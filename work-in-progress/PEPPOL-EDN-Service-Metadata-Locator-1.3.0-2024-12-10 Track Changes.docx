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2"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3" w:author="PH" w:date="2024-11-25T22:46:00Z" w16du:dateUtc="2024-11-25T21:46:00Z">
                                  <w:r w:rsidR="00DD588A" w:rsidDel="00224FBD">
                                    <w:rPr>
                                      <w:sz w:val="36"/>
                                      <w:szCs w:val="36"/>
                                    </w:rPr>
                                    <w:delText>11</w:delText>
                                  </w:r>
                                </w:del>
                                <w:ins w:id="4" w:author="PH" w:date="2024-12-10T09:10:00Z" w16du:dateUtc="2024-12-10T08:10:00Z">
                                  <w:r w:rsidR="0090191E">
                                    <w:rPr>
                                      <w:sz w:val="36"/>
                                      <w:szCs w:val="36"/>
                                    </w:rPr>
                                    <w:t>12-10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5" w:author="PH" w:date="2024-11-11T22:29:00Z" w16du:dateUtc="2024-11-11T21:29:00Z">
                            <w:r w:rsidR="00B13212" w:rsidDel="00631BA1">
                              <w:rPr>
                                <w:sz w:val="36"/>
                                <w:szCs w:val="36"/>
                              </w:rPr>
                              <w:delText>In use</w:delText>
                            </w:r>
                          </w:del>
                          <w:ins w:id="6"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7"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8" w:author="PH" w:date="2024-11-25T22:46:00Z" w16du:dateUtc="2024-11-25T21:46:00Z">
                            <w:r w:rsidR="00DD588A" w:rsidDel="00224FBD">
                              <w:rPr>
                                <w:sz w:val="36"/>
                                <w:szCs w:val="36"/>
                              </w:rPr>
                              <w:delText>11</w:delText>
                            </w:r>
                          </w:del>
                          <w:ins w:id="9" w:author="PH" w:date="2024-12-10T09:10:00Z" w16du:dateUtc="2024-12-10T08:10:00Z">
                            <w:r w:rsidR="0090191E">
                              <w:rPr>
                                <w:sz w:val="36"/>
                                <w:szCs w:val="36"/>
                              </w:rPr>
                              <w:t>12-10</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7AD0A226" w14:textId="18B0FF3F" w:rsidR="00901FC4" w:rsidRDefault="009E4AD5">
          <w:pPr>
            <w:pStyle w:val="Verzeichnis1"/>
            <w:tabs>
              <w:tab w:val="right" w:leader="dot" w:pos="9010"/>
            </w:tabs>
            <w:rPr>
              <w:ins w:id="10" w:author="PH" w:date="2024-11-27T18:59:00Z" w16du:dateUtc="2024-11-27T17:59: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1" w:author="PH" w:date="2024-11-27T18:59:00Z" w16du:dateUtc="2024-11-27T17:59:00Z">
            <w:r w:rsidR="00901FC4" w:rsidRPr="00D44B2E">
              <w:rPr>
                <w:rStyle w:val="Hyperlink"/>
                <w:noProof/>
              </w:rPr>
              <w:fldChar w:fldCharType="begin"/>
            </w:r>
            <w:r w:rsidR="00901FC4" w:rsidRPr="00D44B2E">
              <w:rPr>
                <w:rStyle w:val="Hyperlink"/>
                <w:noProof/>
              </w:rPr>
              <w:instrText xml:space="preserve"> </w:instrText>
            </w:r>
            <w:r w:rsidR="00901FC4">
              <w:rPr>
                <w:noProof/>
              </w:rPr>
              <w:instrText>HYPERLINK \l "_Toc183626386"</w:instrText>
            </w:r>
            <w:r w:rsidR="00901FC4" w:rsidRPr="00D44B2E">
              <w:rPr>
                <w:rStyle w:val="Hyperlink"/>
                <w:noProof/>
              </w:rPr>
              <w:instrText xml:space="preserve"> </w:instrText>
            </w:r>
            <w:r w:rsidR="00901FC4" w:rsidRPr="00D44B2E">
              <w:rPr>
                <w:rStyle w:val="Hyperlink"/>
                <w:noProof/>
              </w:rPr>
            </w:r>
            <w:r w:rsidR="00901FC4" w:rsidRPr="00D44B2E">
              <w:rPr>
                <w:rStyle w:val="Hyperlink"/>
                <w:noProof/>
              </w:rPr>
              <w:fldChar w:fldCharType="separate"/>
            </w:r>
            <w:r w:rsidR="00901FC4" w:rsidRPr="00D44B2E">
              <w:rPr>
                <w:rStyle w:val="Hyperlink"/>
                <w:noProof/>
              </w:rPr>
              <w:t>Revision History</w:t>
            </w:r>
            <w:r w:rsidR="00901FC4">
              <w:rPr>
                <w:noProof/>
                <w:webHidden/>
              </w:rPr>
              <w:tab/>
            </w:r>
            <w:r w:rsidR="00901FC4">
              <w:rPr>
                <w:noProof/>
                <w:webHidden/>
              </w:rPr>
              <w:fldChar w:fldCharType="begin"/>
            </w:r>
            <w:r w:rsidR="00901FC4">
              <w:rPr>
                <w:noProof/>
                <w:webHidden/>
              </w:rPr>
              <w:instrText xml:space="preserve"> PAGEREF _Toc183626386 \h </w:instrText>
            </w:r>
          </w:ins>
          <w:r w:rsidR="00901FC4">
            <w:rPr>
              <w:noProof/>
              <w:webHidden/>
            </w:rPr>
          </w:r>
          <w:r w:rsidR="00901FC4">
            <w:rPr>
              <w:noProof/>
              <w:webHidden/>
            </w:rPr>
            <w:fldChar w:fldCharType="separate"/>
          </w:r>
          <w:ins w:id="12" w:author="PH" w:date="2024-11-27T18:59:00Z" w16du:dateUtc="2024-11-27T17:59:00Z">
            <w:r w:rsidR="00901FC4">
              <w:rPr>
                <w:noProof/>
                <w:webHidden/>
              </w:rPr>
              <w:t>5</w:t>
            </w:r>
            <w:r w:rsidR="00901FC4">
              <w:rPr>
                <w:noProof/>
                <w:webHidden/>
              </w:rPr>
              <w:fldChar w:fldCharType="end"/>
            </w:r>
            <w:r w:rsidR="00901FC4" w:rsidRPr="00D44B2E">
              <w:rPr>
                <w:rStyle w:val="Hyperlink"/>
                <w:noProof/>
              </w:rPr>
              <w:fldChar w:fldCharType="end"/>
            </w:r>
          </w:ins>
        </w:p>
        <w:p w14:paraId="30E98C9C" w14:textId="23DFE0CD" w:rsidR="00901FC4" w:rsidRDefault="00901FC4">
          <w:pPr>
            <w:pStyle w:val="Verzeichnis1"/>
            <w:tabs>
              <w:tab w:val="right" w:leader="dot" w:pos="9010"/>
            </w:tabs>
            <w:rPr>
              <w:ins w:id="13" w:author="PH" w:date="2024-11-27T18:59:00Z" w16du:dateUtc="2024-11-27T17:59:00Z"/>
              <w:rFonts w:asciiTheme="minorHAnsi" w:eastAsiaTheme="minorEastAsia" w:hAnsiTheme="minorHAnsi"/>
              <w:b w:val="0"/>
              <w:noProof/>
              <w:color w:val="auto"/>
              <w:kern w:val="2"/>
              <w:lang w:eastAsia="en-GB"/>
              <w14:ligatures w14:val="standardContextual"/>
            </w:rPr>
          </w:pPr>
          <w:ins w:id="1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Contributors</w:t>
            </w:r>
            <w:r>
              <w:rPr>
                <w:noProof/>
                <w:webHidden/>
              </w:rPr>
              <w:tab/>
            </w:r>
            <w:r>
              <w:rPr>
                <w:noProof/>
                <w:webHidden/>
              </w:rPr>
              <w:fldChar w:fldCharType="begin"/>
            </w:r>
            <w:r>
              <w:rPr>
                <w:noProof/>
                <w:webHidden/>
              </w:rPr>
              <w:instrText xml:space="preserve"> PAGEREF _Toc183626387 \h </w:instrText>
            </w:r>
          </w:ins>
          <w:r>
            <w:rPr>
              <w:noProof/>
              <w:webHidden/>
            </w:rPr>
          </w:r>
          <w:r>
            <w:rPr>
              <w:noProof/>
              <w:webHidden/>
            </w:rPr>
            <w:fldChar w:fldCharType="separate"/>
          </w:r>
          <w:ins w:id="15" w:author="PH" w:date="2024-11-27T18:59:00Z" w16du:dateUtc="2024-11-27T17:59:00Z">
            <w:r>
              <w:rPr>
                <w:noProof/>
                <w:webHidden/>
              </w:rPr>
              <w:t>5</w:t>
            </w:r>
            <w:r>
              <w:rPr>
                <w:noProof/>
                <w:webHidden/>
              </w:rPr>
              <w:fldChar w:fldCharType="end"/>
            </w:r>
            <w:r w:rsidRPr="00D44B2E">
              <w:rPr>
                <w:rStyle w:val="Hyperlink"/>
                <w:noProof/>
              </w:rPr>
              <w:fldChar w:fldCharType="end"/>
            </w:r>
          </w:ins>
        </w:p>
        <w:p w14:paraId="0AC3F971" w14:textId="0F3D6F2C" w:rsidR="00901FC4" w:rsidRDefault="00901FC4">
          <w:pPr>
            <w:pStyle w:val="Verzeichnis2"/>
            <w:tabs>
              <w:tab w:val="right" w:leader="dot" w:pos="9010"/>
            </w:tabs>
            <w:rPr>
              <w:ins w:id="16" w:author="PH" w:date="2024-11-27T18:59:00Z" w16du:dateUtc="2024-11-27T17:59:00Z"/>
              <w:rFonts w:asciiTheme="minorHAnsi" w:eastAsiaTheme="minorEastAsia" w:hAnsiTheme="minorHAnsi"/>
              <w:noProof/>
              <w:color w:val="auto"/>
              <w:kern w:val="2"/>
              <w:lang w:eastAsia="en-GB"/>
              <w14:ligatures w14:val="standardContextual"/>
            </w:rPr>
          </w:pPr>
          <w:ins w:id="1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Organisations</w:t>
            </w:r>
            <w:r>
              <w:rPr>
                <w:noProof/>
                <w:webHidden/>
              </w:rPr>
              <w:tab/>
            </w:r>
            <w:r>
              <w:rPr>
                <w:noProof/>
                <w:webHidden/>
              </w:rPr>
              <w:fldChar w:fldCharType="begin"/>
            </w:r>
            <w:r>
              <w:rPr>
                <w:noProof/>
                <w:webHidden/>
              </w:rPr>
              <w:instrText xml:space="preserve"> PAGEREF _Toc183626388 \h </w:instrText>
            </w:r>
          </w:ins>
          <w:r>
            <w:rPr>
              <w:noProof/>
              <w:webHidden/>
            </w:rPr>
          </w:r>
          <w:r>
            <w:rPr>
              <w:noProof/>
              <w:webHidden/>
            </w:rPr>
            <w:fldChar w:fldCharType="separate"/>
          </w:r>
          <w:ins w:id="18" w:author="PH" w:date="2024-11-27T18:59:00Z" w16du:dateUtc="2024-11-27T17:59:00Z">
            <w:r>
              <w:rPr>
                <w:noProof/>
                <w:webHidden/>
              </w:rPr>
              <w:t>5</w:t>
            </w:r>
            <w:r>
              <w:rPr>
                <w:noProof/>
                <w:webHidden/>
              </w:rPr>
              <w:fldChar w:fldCharType="end"/>
            </w:r>
            <w:r w:rsidRPr="00D44B2E">
              <w:rPr>
                <w:rStyle w:val="Hyperlink"/>
                <w:noProof/>
              </w:rPr>
              <w:fldChar w:fldCharType="end"/>
            </w:r>
          </w:ins>
        </w:p>
        <w:p w14:paraId="1B452371" w14:textId="5B7097E4" w:rsidR="00901FC4" w:rsidRDefault="00901FC4">
          <w:pPr>
            <w:pStyle w:val="Verzeichnis2"/>
            <w:tabs>
              <w:tab w:val="right" w:leader="dot" w:pos="9010"/>
            </w:tabs>
            <w:rPr>
              <w:ins w:id="19" w:author="PH" w:date="2024-11-27T18:59:00Z" w16du:dateUtc="2024-11-27T17:59:00Z"/>
              <w:rFonts w:asciiTheme="minorHAnsi" w:eastAsiaTheme="minorEastAsia" w:hAnsiTheme="minorHAnsi"/>
              <w:noProof/>
              <w:color w:val="auto"/>
              <w:kern w:val="2"/>
              <w:lang w:eastAsia="en-GB"/>
              <w14:ligatures w14:val="standardContextual"/>
            </w:rPr>
          </w:pPr>
          <w:ins w:id="2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Persons</w:t>
            </w:r>
            <w:r>
              <w:rPr>
                <w:noProof/>
                <w:webHidden/>
              </w:rPr>
              <w:tab/>
            </w:r>
            <w:r>
              <w:rPr>
                <w:noProof/>
                <w:webHidden/>
              </w:rPr>
              <w:fldChar w:fldCharType="begin"/>
            </w:r>
            <w:r>
              <w:rPr>
                <w:noProof/>
                <w:webHidden/>
              </w:rPr>
              <w:instrText xml:space="preserve"> PAGEREF _Toc183626389 \h </w:instrText>
            </w:r>
          </w:ins>
          <w:r>
            <w:rPr>
              <w:noProof/>
              <w:webHidden/>
            </w:rPr>
          </w:r>
          <w:r>
            <w:rPr>
              <w:noProof/>
              <w:webHidden/>
            </w:rPr>
            <w:fldChar w:fldCharType="separate"/>
          </w:r>
          <w:ins w:id="21" w:author="PH" w:date="2024-11-27T18:59:00Z" w16du:dateUtc="2024-11-27T17:59:00Z">
            <w:r>
              <w:rPr>
                <w:noProof/>
                <w:webHidden/>
              </w:rPr>
              <w:t>6</w:t>
            </w:r>
            <w:r>
              <w:rPr>
                <w:noProof/>
                <w:webHidden/>
              </w:rPr>
              <w:fldChar w:fldCharType="end"/>
            </w:r>
            <w:r w:rsidRPr="00D44B2E">
              <w:rPr>
                <w:rStyle w:val="Hyperlink"/>
                <w:noProof/>
              </w:rPr>
              <w:fldChar w:fldCharType="end"/>
            </w:r>
          </w:ins>
        </w:p>
        <w:p w14:paraId="466D7327" w14:textId="5731D1DB" w:rsidR="00901FC4" w:rsidRDefault="00901FC4">
          <w:pPr>
            <w:pStyle w:val="Verzeichnis1"/>
            <w:tabs>
              <w:tab w:val="left" w:pos="482"/>
              <w:tab w:val="right" w:leader="dot" w:pos="9010"/>
            </w:tabs>
            <w:rPr>
              <w:ins w:id="22" w:author="PH" w:date="2024-11-27T18:59:00Z" w16du:dateUtc="2024-11-27T17:59:00Z"/>
              <w:rFonts w:asciiTheme="minorHAnsi" w:eastAsiaTheme="minorEastAsia" w:hAnsiTheme="minorHAnsi"/>
              <w:b w:val="0"/>
              <w:noProof/>
              <w:color w:val="auto"/>
              <w:kern w:val="2"/>
              <w:lang w:eastAsia="en-GB"/>
              <w14:ligatures w14:val="standardContextual"/>
            </w:rPr>
          </w:pPr>
          <w:ins w:id="2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w:t>
            </w:r>
            <w:r>
              <w:rPr>
                <w:rFonts w:asciiTheme="minorHAnsi" w:eastAsiaTheme="minorEastAsia" w:hAnsiTheme="minorHAnsi"/>
                <w:b w:val="0"/>
                <w:noProof/>
                <w:color w:val="auto"/>
                <w:kern w:val="2"/>
                <w:lang w:eastAsia="en-GB"/>
                <w14:ligatures w14:val="standardContextual"/>
              </w:rPr>
              <w:tab/>
            </w:r>
            <w:r w:rsidRPr="00D44B2E">
              <w:rPr>
                <w:rStyle w:val="Hyperlink"/>
                <w:noProof/>
              </w:rPr>
              <w:t>Introduction</w:t>
            </w:r>
            <w:r>
              <w:rPr>
                <w:noProof/>
                <w:webHidden/>
              </w:rPr>
              <w:tab/>
            </w:r>
            <w:r>
              <w:rPr>
                <w:noProof/>
                <w:webHidden/>
              </w:rPr>
              <w:fldChar w:fldCharType="begin"/>
            </w:r>
            <w:r>
              <w:rPr>
                <w:noProof/>
                <w:webHidden/>
              </w:rPr>
              <w:instrText xml:space="preserve"> PAGEREF _Toc183626390 \h </w:instrText>
            </w:r>
          </w:ins>
          <w:r>
            <w:rPr>
              <w:noProof/>
              <w:webHidden/>
            </w:rPr>
          </w:r>
          <w:r>
            <w:rPr>
              <w:noProof/>
              <w:webHidden/>
            </w:rPr>
            <w:fldChar w:fldCharType="separate"/>
          </w:r>
          <w:ins w:id="24" w:author="PH" w:date="2024-11-27T18:59:00Z" w16du:dateUtc="2024-11-27T17:59:00Z">
            <w:r>
              <w:rPr>
                <w:noProof/>
                <w:webHidden/>
              </w:rPr>
              <w:t>7</w:t>
            </w:r>
            <w:r>
              <w:rPr>
                <w:noProof/>
                <w:webHidden/>
              </w:rPr>
              <w:fldChar w:fldCharType="end"/>
            </w:r>
            <w:r w:rsidRPr="00D44B2E">
              <w:rPr>
                <w:rStyle w:val="Hyperlink"/>
                <w:noProof/>
              </w:rPr>
              <w:fldChar w:fldCharType="end"/>
            </w:r>
          </w:ins>
        </w:p>
        <w:p w14:paraId="6FE7757C" w14:textId="7E357181" w:rsidR="00901FC4" w:rsidRDefault="00901FC4">
          <w:pPr>
            <w:pStyle w:val="Verzeichnis2"/>
            <w:tabs>
              <w:tab w:val="left" w:pos="960"/>
              <w:tab w:val="right" w:leader="dot" w:pos="9010"/>
            </w:tabs>
            <w:rPr>
              <w:ins w:id="25" w:author="PH" w:date="2024-11-27T18:59:00Z" w16du:dateUtc="2024-11-27T17:59:00Z"/>
              <w:rFonts w:asciiTheme="minorHAnsi" w:eastAsiaTheme="minorEastAsia" w:hAnsiTheme="minorHAnsi"/>
              <w:noProof/>
              <w:color w:val="auto"/>
              <w:kern w:val="2"/>
              <w:lang w:eastAsia="en-GB"/>
              <w14:ligatures w14:val="standardContextual"/>
            </w:rPr>
          </w:pPr>
          <w:ins w:id="2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1.1</w:t>
            </w:r>
            <w:r>
              <w:rPr>
                <w:rFonts w:asciiTheme="minorHAnsi" w:eastAsiaTheme="minorEastAsia" w:hAnsiTheme="minorHAnsi"/>
                <w:noProof/>
                <w:color w:val="auto"/>
                <w:kern w:val="2"/>
                <w:lang w:eastAsia="en-GB"/>
                <w14:ligatures w14:val="standardContextual"/>
              </w:rPr>
              <w:tab/>
            </w:r>
            <w:r w:rsidRPr="00D44B2E">
              <w:rPr>
                <w:rStyle w:val="Hyperlink"/>
                <w:noProof/>
              </w:rPr>
              <w:t>Objective</w:t>
            </w:r>
            <w:r>
              <w:rPr>
                <w:noProof/>
                <w:webHidden/>
              </w:rPr>
              <w:tab/>
            </w:r>
            <w:r>
              <w:rPr>
                <w:noProof/>
                <w:webHidden/>
              </w:rPr>
              <w:fldChar w:fldCharType="begin"/>
            </w:r>
            <w:r>
              <w:rPr>
                <w:noProof/>
                <w:webHidden/>
              </w:rPr>
              <w:instrText xml:space="preserve"> PAGEREF _Toc183626391 \h </w:instrText>
            </w:r>
          </w:ins>
          <w:r>
            <w:rPr>
              <w:noProof/>
              <w:webHidden/>
            </w:rPr>
          </w:r>
          <w:r>
            <w:rPr>
              <w:noProof/>
              <w:webHidden/>
            </w:rPr>
            <w:fldChar w:fldCharType="separate"/>
          </w:r>
          <w:ins w:id="27" w:author="PH" w:date="2024-11-27T18:59:00Z" w16du:dateUtc="2024-11-27T17:59:00Z">
            <w:r>
              <w:rPr>
                <w:noProof/>
                <w:webHidden/>
              </w:rPr>
              <w:t>7</w:t>
            </w:r>
            <w:r>
              <w:rPr>
                <w:noProof/>
                <w:webHidden/>
              </w:rPr>
              <w:fldChar w:fldCharType="end"/>
            </w:r>
            <w:r w:rsidRPr="00D44B2E">
              <w:rPr>
                <w:rStyle w:val="Hyperlink"/>
                <w:noProof/>
              </w:rPr>
              <w:fldChar w:fldCharType="end"/>
            </w:r>
          </w:ins>
        </w:p>
        <w:p w14:paraId="1D92F97B" w14:textId="1E8784C6" w:rsidR="00901FC4" w:rsidRDefault="00901FC4">
          <w:pPr>
            <w:pStyle w:val="Verzeichnis2"/>
            <w:tabs>
              <w:tab w:val="left" w:pos="960"/>
              <w:tab w:val="right" w:leader="dot" w:pos="9010"/>
            </w:tabs>
            <w:rPr>
              <w:ins w:id="28" w:author="PH" w:date="2024-11-27T18:59:00Z" w16du:dateUtc="2024-11-27T17:59:00Z"/>
              <w:rFonts w:asciiTheme="minorHAnsi" w:eastAsiaTheme="minorEastAsia" w:hAnsiTheme="minorHAnsi"/>
              <w:noProof/>
              <w:color w:val="auto"/>
              <w:kern w:val="2"/>
              <w:lang w:eastAsia="en-GB"/>
              <w14:ligatures w14:val="standardContextual"/>
            </w:rPr>
          </w:pPr>
          <w:ins w:id="2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1.2</w:t>
            </w:r>
            <w:r>
              <w:rPr>
                <w:rFonts w:asciiTheme="minorHAnsi" w:eastAsiaTheme="minorEastAsia" w:hAnsiTheme="minorHAnsi"/>
                <w:noProof/>
                <w:color w:val="auto"/>
                <w:kern w:val="2"/>
                <w:lang w:eastAsia="en-GB"/>
                <w14:ligatures w14:val="standardContextual"/>
              </w:rPr>
              <w:tab/>
            </w:r>
            <w:r w:rsidRPr="00D44B2E">
              <w:rPr>
                <w:rStyle w:val="Hyperlink"/>
                <w:noProof/>
              </w:rPr>
              <w:t>Scope</w:t>
            </w:r>
            <w:r>
              <w:rPr>
                <w:noProof/>
                <w:webHidden/>
              </w:rPr>
              <w:tab/>
            </w:r>
            <w:r>
              <w:rPr>
                <w:noProof/>
                <w:webHidden/>
              </w:rPr>
              <w:fldChar w:fldCharType="begin"/>
            </w:r>
            <w:r>
              <w:rPr>
                <w:noProof/>
                <w:webHidden/>
              </w:rPr>
              <w:instrText xml:space="preserve"> PAGEREF _Toc183626392 \h </w:instrText>
            </w:r>
          </w:ins>
          <w:r>
            <w:rPr>
              <w:noProof/>
              <w:webHidden/>
            </w:rPr>
          </w:r>
          <w:r>
            <w:rPr>
              <w:noProof/>
              <w:webHidden/>
            </w:rPr>
            <w:fldChar w:fldCharType="separate"/>
          </w:r>
          <w:ins w:id="30" w:author="PH" w:date="2024-11-27T18:59:00Z" w16du:dateUtc="2024-11-27T17:59:00Z">
            <w:r>
              <w:rPr>
                <w:noProof/>
                <w:webHidden/>
              </w:rPr>
              <w:t>7</w:t>
            </w:r>
            <w:r>
              <w:rPr>
                <w:noProof/>
                <w:webHidden/>
              </w:rPr>
              <w:fldChar w:fldCharType="end"/>
            </w:r>
            <w:r w:rsidRPr="00D44B2E">
              <w:rPr>
                <w:rStyle w:val="Hyperlink"/>
                <w:noProof/>
              </w:rPr>
              <w:fldChar w:fldCharType="end"/>
            </w:r>
          </w:ins>
        </w:p>
        <w:p w14:paraId="2A7998A9" w14:textId="6E1306F3" w:rsidR="00901FC4" w:rsidRDefault="00901FC4">
          <w:pPr>
            <w:pStyle w:val="Verzeichnis2"/>
            <w:tabs>
              <w:tab w:val="left" w:pos="960"/>
              <w:tab w:val="right" w:leader="dot" w:pos="9010"/>
            </w:tabs>
            <w:rPr>
              <w:ins w:id="31" w:author="PH" w:date="2024-11-27T18:59:00Z" w16du:dateUtc="2024-11-27T17:59:00Z"/>
              <w:rFonts w:asciiTheme="minorHAnsi" w:eastAsiaTheme="minorEastAsia" w:hAnsiTheme="minorHAnsi"/>
              <w:noProof/>
              <w:color w:val="auto"/>
              <w:kern w:val="2"/>
              <w:lang w:eastAsia="en-GB"/>
              <w14:ligatures w14:val="standardContextual"/>
            </w:rPr>
          </w:pPr>
          <w:ins w:id="3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Goals and non-goals</w:t>
            </w:r>
            <w:r>
              <w:rPr>
                <w:noProof/>
                <w:webHidden/>
              </w:rPr>
              <w:tab/>
            </w:r>
            <w:r>
              <w:rPr>
                <w:noProof/>
                <w:webHidden/>
              </w:rPr>
              <w:fldChar w:fldCharType="begin"/>
            </w:r>
            <w:r>
              <w:rPr>
                <w:noProof/>
                <w:webHidden/>
              </w:rPr>
              <w:instrText xml:space="preserve"> PAGEREF _Toc183626393 \h </w:instrText>
            </w:r>
          </w:ins>
          <w:r>
            <w:rPr>
              <w:noProof/>
              <w:webHidden/>
            </w:rPr>
          </w:r>
          <w:r>
            <w:rPr>
              <w:noProof/>
              <w:webHidden/>
            </w:rPr>
            <w:fldChar w:fldCharType="separate"/>
          </w:r>
          <w:ins w:id="33" w:author="PH" w:date="2024-11-27T18:59:00Z" w16du:dateUtc="2024-11-27T17:59:00Z">
            <w:r>
              <w:rPr>
                <w:noProof/>
                <w:webHidden/>
              </w:rPr>
              <w:t>8</w:t>
            </w:r>
            <w:r>
              <w:rPr>
                <w:noProof/>
                <w:webHidden/>
              </w:rPr>
              <w:fldChar w:fldCharType="end"/>
            </w:r>
            <w:r w:rsidRPr="00D44B2E">
              <w:rPr>
                <w:rStyle w:val="Hyperlink"/>
                <w:noProof/>
              </w:rPr>
              <w:fldChar w:fldCharType="end"/>
            </w:r>
          </w:ins>
        </w:p>
        <w:p w14:paraId="15E24EFC" w14:textId="0703A240" w:rsidR="00901FC4" w:rsidRDefault="00901FC4">
          <w:pPr>
            <w:pStyle w:val="Verzeichnis2"/>
            <w:tabs>
              <w:tab w:val="left" w:pos="960"/>
              <w:tab w:val="right" w:leader="dot" w:pos="9010"/>
            </w:tabs>
            <w:rPr>
              <w:ins w:id="34" w:author="PH" w:date="2024-11-27T18:59:00Z" w16du:dateUtc="2024-11-27T17:59:00Z"/>
              <w:rFonts w:asciiTheme="minorHAnsi" w:eastAsiaTheme="minorEastAsia" w:hAnsiTheme="minorHAnsi"/>
              <w:noProof/>
              <w:color w:val="auto"/>
              <w:kern w:val="2"/>
              <w:lang w:eastAsia="en-GB"/>
              <w14:ligatures w14:val="standardContextual"/>
            </w:rPr>
          </w:pPr>
          <w:ins w:id="3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Terminology</w:t>
            </w:r>
            <w:r>
              <w:rPr>
                <w:noProof/>
                <w:webHidden/>
              </w:rPr>
              <w:tab/>
            </w:r>
            <w:r>
              <w:rPr>
                <w:noProof/>
                <w:webHidden/>
              </w:rPr>
              <w:fldChar w:fldCharType="begin"/>
            </w:r>
            <w:r>
              <w:rPr>
                <w:noProof/>
                <w:webHidden/>
              </w:rPr>
              <w:instrText xml:space="preserve"> PAGEREF _Toc183626394 \h </w:instrText>
            </w:r>
          </w:ins>
          <w:r>
            <w:rPr>
              <w:noProof/>
              <w:webHidden/>
            </w:rPr>
          </w:r>
          <w:r>
            <w:rPr>
              <w:noProof/>
              <w:webHidden/>
            </w:rPr>
            <w:fldChar w:fldCharType="separate"/>
          </w:r>
          <w:ins w:id="36" w:author="PH" w:date="2024-11-27T18:59:00Z" w16du:dateUtc="2024-11-27T17:59:00Z">
            <w:r>
              <w:rPr>
                <w:noProof/>
                <w:webHidden/>
              </w:rPr>
              <w:t>8</w:t>
            </w:r>
            <w:r>
              <w:rPr>
                <w:noProof/>
                <w:webHidden/>
              </w:rPr>
              <w:fldChar w:fldCharType="end"/>
            </w:r>
            <w:r w:rsidRPr="00D44B2E">
              <w:rPr>
                <w:rStyle w:val="Hyperlink"/>
                <w:noProof/>
              </w:rPr>
              <w:fldChar w:fldCharType="end"/>
            </w:r>
          </w:ins>
        </w:p>
        <w:p w14:paraId="25FCC6E1" w14:textId="2D085DA6" w:rsidR="00901FC4" w:rsidRDefault="00901FC4">
          <w:pPr>
            <w:pStyle w:val="Verzeichnis3"/>
            <w:tabs>
              <w:tab w:val="left" w:pos="1440"/>
              <w:tab w:val="right" w:leader="dot" w:pos="9010"/>
            </w:tabs>
            <w:rPr>
              <w:ins w:id="37" w:author="PH" w:date="2024-11-27T18:59:00Z" w16du:dateUtc="2024-11-27T17:59:00Z"/>
              <w:rFonts w:asciiTheme="minorHAnsi" w:eastAsiaTheme="minorEastAsia" w:hAnsiTheme="minorHAnsi"/>
              <w:noProof/>
              <w:color w:val="auto"/>
              <w:kern w:val="2"/>
              <w:lang w:eastAsia="en-GB"/>
              <w14:ligatures w14:val="standardContextual"/>
            </w:rPr>
          </w:pPr>
          <w:ins w:id="3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1.4.1</w:t>
            </w:r>
            <w:r>
              <w:rPr>
                <w:rFonts w:asciiTheme="minorHAnsi" w:eastAsiaTheme="minorEastAsia" w:hAnsiTheme="minorHAnsi"/>
                <w:noProof/>
                <w:color w:val="auto"/>
                <w:kern w:val="2"/>
                <w:lang w:eastAsia="en-GB"/>
                <w14:ligatures w14:val="standardContextual"/>
              </w:rPr>
              <w:tab/>
            </w:r>
            <w:r w:rsidRPr="00D44B2E">
              <w:rPr>
                <w:rStyle w:val="Hyperlink"/>
                <w:noProof/>
              </w:rPr>
              <w:t>Notational conventions</w:t>
            </w:r>
            <w:r>
              <w:rPr>
                <w:noProof/>
                <w:webHidden/>
              </w:rPr>
              <w:tab/>
            </w:r>
            <w:r>
              <w:rPr>
                <w:noProof/>
                <w:webHidden/>
              </w:rPr>
              <w:fldChar w:fldCharType="begin"/>
            </w:r>
            <w:r>
              <w:rPr>
                <w:noProof/>
                <w:webHidden/>
              </w:rPr>
              <w:instrText xml:space="preserve"> PAGEREF _Toc183626395 \h </w:instrText>
            </w:r>
          </w:ins>
          <w:r>
            <w:rPr>
              <w:noProof/>
              <w:webHidden/>
            </w:rPr>
          </w:r>
          <w:r>
            <w:rPr>
              <w:noProof/>
              <w:webHidden/>
            </w:rPr>
            <w:fldChar w:fldCharType="separate"/>
          </w:r>
          <w:ins w:id="39" w:author="PH" w:date="2024-11-27T18:59:00Z" w16du:dateUtc="2024-11-27T17:59:00Z">
            <w:r>
              <w:rPr>
                <w:noProof/>
                <w:webHidden/>
              </w:rPr>
              <w:t>8</w:t>
            </w:r>
            <w:r>
              <w:rPr>
                <w:noProof/>
                <w:webHidden/>
              </w:rPr>
              <w:fldChar w:fldCharType="end"/>
            </w:r>
            <w:r w:rsidRPr="00D44B2E">
              <w:rPr>
                <w:rStyle w:val="Hyperlink"/>
                <w:noProof/>
              </w:rPr>
              <w:fldChar w:fldCharType="end"/>
            </w:r>
          </w:ins>
        </w:p>
        <w:p w14:paraId="6D667B74" w14:textId="0F4A048B" w:rsidR="00901FC4" w:rsidRDefault="00901FC4">
          <w:pPr>
            <w:pStyle w:val="Verzeichnis3"/>
            <w:tabs>
              <w:tab w:val="left" w:pos="1440"/>
              <w:tab w:val="right" w:leader="dot" w:pos="9010"/>
            </w:tabs>
            <w:rPr>
              <w:ins w:id="40" w:author="PH" w:date="2024-11-27T18:59:00Z" w16du:dateUtc="2024-11-27T17:59:00Z"/>
              <w:rFonts w:asciiTheme="minorHAnsi" w:eastAsiaTheme="minorEastAsia" w:hAnsiTheme="minorHAnsi"/>
              <w:noProof/>
              <w:color w:val="auto"/>
              <w:kern w:val="2"/>
              <w:lang w:eastAsia="en-GB"/>
              <w14:ligatures w14:val="standardContextual"/>
            </w:rPr>
          </w:pPr>
          <w:ins w:id="4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1.4.2</w:t>
            </w:r>
            <w:r>
              <w:rPr>
                <w:rFonts w:asciiTheme="minorHAnsi" w:eastAsiaTheme="minorEastAsia" w:hAnsiTheme="minorHAnsi"/>
                <w:noProof/>
                <w:color w:val="auto"/>
                <w:kern w:val="2"/>
                <w:lang w:eastAsia="en-GB"/>
                <w14:ligatures w14:val="standardContextual"/>
              </w:rPr>
              <w:tab/>
            </w:r>
            <w:r w:rsidRPr="00D44B2E">
              <w:rPr>
                <w:rStyle w:val="Hyperlink"/>
                <w:noProof/>
              </w:rPr>
              <w:t>Normative references</w:t>
            </w:r>
            <w:r>
              <w:rPr>
                <w:noProof/>
                <w:webHidden/>
              </w:rPr>
              <w:tab/>
            </w:r>
            <w:r>
              <w:rPr>
                <w:noProof/>
                <w:webHidden/>
              </w:rPr>
              <w:fldChar w:fldCharType="begin"/>
            </w:r>
            <w:r>
              <w:rPr>
                <w:noProof/>
                <w:webHidden/>
              </w:rPr>
              <w:instrText xml:space="preserve"> PAGEREF _Toc183626396 \h </w:instrText>
            </w:r>
          </w:ins>
          <w:r>
            <w:rPr>
              <w:noProof/>
              <w:webHidden/>
            </w:rPr>
          </w:r>
          <w:r>
            <w:rPr>
              <w:noProof/>
              <w:webHidden/>
            </w:rPr>
            <w:fldChar w:fldCharType="separate"/>
          </w:r>
          <w:ins w:id="42" w:author="PH" w:date="2024-11-27T18:59:00Z" w16du:dateUtc="2024-11-27T17:59:00Z">
            <w:r>
              <w:rPr>
                <w:noProof/>
                <w:webHidden/>
              </w:rPr>
              <w:t>8</w:t>
            </w:r>
            <w:r>
              <w:rPr>
                <w:noProof/>
                <w:webHidden/>
              </w:rPr>
              <w:fldChar w:fldCharType="end"/>
            </w:r>
            <w:r w:rsidRPr="00D44B2E">
              <w:rPr>
                <w:rStyle w:val="Hyperlink"/>
                <w:noProof/>
              </w:rPr>
              <w:fldChar w:fldCharType="end"/>
            </w:r>
          </w:ins>
        </w:p>
        <w:p w14:paraId="0F9B098E" w14:textId="5EF0C658" w:rsidR="00901FC4" w:rsidRDefault="00901FC4">
          <w:pPr>
            <w:pStyle w:val="Verzeichnis3"/>
            <w:tabs>
              <w:tab w:val="left" w:pos="1440"/>
              <w:tab w:val="right" w:leader="dot" w:pos="9010"/>
            </w:tabs>
            <w:rPr>
              <w:ins w:id="43" w:author="PH" w:date="2024-11-27T18:59:00Z" w16du:dateUtc="2024-11-27T17:59:00Z"/>
              <w:rFonts w:asciiTheme="minorHAnsi" w:eastAsiaTheme="minorEastAsia" w:hAnsiTheme="minorHAnsi"/>
              <w:noProof/>
              <w:color w:val="auto"/>
              <w:kern w:val="2"/>
              <w:lang w:eastAsia="en-GB"/>
              <w14:ligatures w14:val="standardContextual"/>
            </w:rPr>
          </w:pPr>
          <w:ins w:id="4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1.4.3</w:t>
            </w:r>
            <w:r>
              <w:rPr>
                <w:rFonts w:asciiTheme="minorHAnsi" w:eastAsiaTheme="minorEastAsia" w:hAnsiTheme="minorHAnsi"/>
                <w:noProof/>
                <w:color w:val="auto"/>
                <w:kern w:val="2"/>
                <w:lang w:eastAsia="en-GB"/>
                <w14:ligatures w14:val="standardContextual"/>
              </w:rPr>
              <w:tab/>
            </w:r>
            <w:r w:rsidRPr="00D44B2E">
              <w:rPr>
                <w:rStyle w:val="Hyperlink"/>
                <w:noProof/>
              </w:rPr>
              <w:t>Non-normative references</w:t>
            </w:r>
            <w:r>
              <w:rPr>
                <w:noProof/>
                <w:webHidden/>
              </w:rPr>
              <w:tab/>
            </w:r>
            <w:r>
              <w:rPr>
                <w:noProof/>
                <w:webHidden/>
              </w:rPr>
              <w:fldChar w:fldCharType="begin"/>
            </w:r>
            <w:r>
              <w:rPr>
                <w:noProof/>
                <w:webHidden/>
              </w:rPr>
              <w:instrText xml:space="preserve"> PAGEREF _Toc183626397 \h </w:instrText>
            </w:r>
          </w:ins>
          <w:r>
            <w:rPr>
              <w:noProof/>
              <w:webHidden/>
            </w:rPr>
          </w:r>
          <w:r>
            <w:rPr>
              <w:noProof/>
              <w:webHidden/>
            </w:rPr>
            <w:fldChar w:fldCharType="separate"/>
          </w:r>
          <w:ins w:id="45" w:author="PH" w:date="2024-11-27T18:59:00Z" w16du:dateUtc="2024-11-27T17:59:00Z">
            <w:r>
              <w:rPr>
                <w:noProof/>
                <w:webHidden/>
              </w:rPr>
              <w:t>9</w:t>
            </w:r>
            <w:r>
              <w:rPr>
                <w:noProof/>
                <w:webHidden/>
              </w:rPr>
              <w:fldChar w:fldCharType="end"/>
            </w:r>
            <w:r w:rsidRPr="00D44B2E">
              <w:rPr>
                <w:rStyle w:val="Hyperlink"/>
                <w:noProof/>
              </w:rPr>
              <w:fldChar w:fldCharType="end"/>
            </w:r>
          </w:ins>
        </w:p>
        <w:p w14:paraId="49CA3C2A" w14:textId="5DC96235" w:rsidR="00901FC4" w:rsidRDefault="00901FC4">
          <w:pPr>
            <w:pStyle w:val="Verzeichnis2"/>
            <w:tabs>
              <w:tab w:val="left" w:pos="960"/>
              <w:tab w:val="right" w:leader="dot" w:pos="9010"/>
            </w:tabs>
            <w:rPr>
              <w:ins w:id="46" w:author="PH" w:date="2024-11-27T18:59:00Z" w16du:dateUtc="2024-11-27T17:59:00Z"/>
              <w:rFonts w:asciiTheme="minorHAnsi" w:eastAsiaTheme="minorEastAsia" w:hAnsiTheme="minorHAnsi"/>
              <w:noProof/>
              <w:color w:val="auto"/>
              <w:kern w:val="2"/>
              <w:lang w:eastAsia="en-GB"/>
              <w14:ligatures w14:val="standardContextual"/>
            </w:rPr>
          </w:pPr>
          <w:ins w:id="4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1.5</w:t>
            </w:r>
            <w:r>
              <w:rPr>
                <w:rFonts w:asciiTheme="minorHAnsi" w:eastAsiaTheme="minorEastAsia" w:hAnsiTheme="minorHAnsi"/>
                <w:noProof/>
                <w:color w:val="auto"/>
                <w:kern w:val="2"/>
                <w:lang w:eastAsia="en-GB"/>
                <w14:ligatures w14:val="standardContextual"/>
              </w:rPr>
              <w:tab/>
            </w:r>
            <w:r w:rsidRPr="00D44B2E">
              <w:rPr>
                <w:rStyle w:val="Hyperlink"/>
                <w:noProof/>
              </w:rPr>
              <w:t>Namespaces</w:t>
            </w:r>
            <w:r>
              <w:rPr>
                <w:noProof/>
                <w:webHidden/>
              </w:rPr>
              <w:tab/>
            </w:r>
            <w:r>
              <w:rPr>
                <w:noProof/>
                <w:webHidden/>
              </w:rPr>
              <w:fldChar w:fldCharType="begin"/>
            </w:r>
            <w:r>
              <w:rPr>
                <w:noProof/>
                <w:webHidden/>
              </w:rPr>
              <w:instrText xml:space="preserve"> PAGEREF _Toc183626399 \h </w:instrText>
            </w:r>
          </w:ins>
          <w:r>
            <w:rPr>
              <w:noProof/>
              <w:webHidden/>
            </w:rPr>
          </w:r>
          <w:r>
            <w:rPr>
              <w:noProof/>
              <w:webHidden/>
            </w:rPr>
            <w:fldChar w:fldCharType="separate"/>
          </w:r>
          <w:ins w:id="48" w:author="PH" w:date="2024-11-27T18:59:00Z" w16du:dateUtc="2024-11-27T17:59:00Z">
            <w:r>
              <w:rPr>
                <w:noProof/>
                <w:webHidden/>
              </w:rPr>
              <w:t>9</w:t>
            </w:r>
            <w:r>
              <w:rPr>
                <w:noProof/>
                <w:webHidden/>
              </w:rPr>
              <w:fldChar w:fldCharType="end"/>
            </w:r>
            <w:r w:rsidRPr="00D44B2E">
              <w:rPr>
                <w:rStyle w:val="Hyperlink"/>
                <w:noProof/>
              </w:rPr>
              <w:fldChar w:fldCharType="end"/>
            </w:r>
          </w:ins>
        </w:p>
        <w:p w14:paraId="6E72FE35" w14:textId="14682BAA" w:rsidR="00901FC4" w:rsidRDefault="00901FC4">
          <w:pPr>
            <w:pStyle w:val="Verzeichnis1"/>
            <w:tabs>
              <w:tab w:val="left" w:pos="482"/>
              <w:tab w:val="right" w:leader="dot" w:pos="9010"/>
            </w:tabs>
            <w:rPr>
              <w:ins w:id="49" w:author="PH" w:date="2024-11-27T18:59:00Z" w16du:dateUtc="2024-11-27T17:59:00Z"/>
              <w:rFonts w:asciiTheme="minorHAnsi" w:eastAsiaTheme="minorEastAsia" w:hAnsiTheme="minorHAnsi"/>
              <w:b w:val="0"/>
              <w:noProof/>
              <w:color w:val="auto"/>
              <w:kern w:val="2"/>
              <w:lang w:eastAsia="en-GB"/>
              <w14:ligatures w14:val="standardContextual"/>
            </w:rPr>
          </w:pPr>
          <w:ins w:id="5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The Service Discovery Process</w:t>
            </w:r>
            <w:r>
              <w:rPr>
                <w:noProof/>
                <w:webHidden/>
              </w:rPr>
              <w:tab/>
            </w:r>
            <w:r>
              <w:rPr>
                <w:noProof/>
                <w:webHidden/>
              </w:rPr>
              <w:fldChar w:fldCharType="begin"/>
            </w:r>
            <w:r>
              <w:rPr>
                <w:noProof/>
                <w:webHidden/>
              </w:rPr>
              <w:instrText xml:space="preserve"> PAGEREF _Toc183626400 \h </w:instrText>
            </w:r>
          </w:ins>
          <w:r>
            <w:rPr>
              <w:noProof/>
              <w:webHidden/>
            </w:rPr>
          </w:r>
          <w:r>
            <w:rPr>
              <w:noProof/>
              <w:webHidden/>
            </w:rPr>
            <w:fldChar w:fldCharType="separate"/>
          </w:r>
          <w:ins w:id="51" w:author="PH" w:date="2024-11-27T18:59:00Z" w16du:dateUtc="2024-11-27T17:59:00Z">
            <w:r>
              <w:rPr>
                <w:noProof/>
                <w:webHidden/>
              </w:rPr>
              <w:t>10</w:t>
            </w:r>
            <w:r>
              <w:rPr>
                <w:noProof/>
                <w:webHidden/>
              </w:rPr>
              <w:fldChar w:fldCharType="end"/>
            </w:r>
            <w:r w:rsidRPr="00D44B2E">
              <w:rPr>
                <w:rStyle w:val="Hyperlink"/>
                <w:noProof/>
              </w:rPr>
              <w:fldChar w:fldCharType="end"/>
            </w:r>
          </w:ins>
        </w:p>
        <w:p w14:paraId="4C8F271F" w14:textId="15F35B86" w:rsidR="00901FC4" w:rsidRDefault="00901FC4">
          <w:pPr>
            <w:pStyle w:val="Verzeichnis2"/>
            <w:tabs>
              <w:tab w:val="left" w:pos="960"/>
              <w:tab w:val="right" w:leader="dot" w:pos="9010"/>
            </w:tabs>
            <w:rPr>
              <w:ins w:id="52" w:author="PH" w:date="2024-11-27T18:59:00Z" w16du:dateUtc="2024-11-27T17:59:00Z"/>
              <w:rFonts w:asciiTheme="minorHAnsi" w:eastAsiaTheme="minorEastAsia" w:hAnsiTheme="minorHAnsi"/>
              <w:noProof/>
              <w:color w:val="auto"/>
              <w:kern w:val="2"/>
              <w:lang w:eastAsia="en-GB"/>
              <w14:ligatures w14:val="standardContextual"/>
            </w:rPr>
          </w:pPr>
          <w:ins w:id="5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w:t>
            </w:r>
            <w:r>
              <w:rPr>
                <w:rFonts w:asciiTheme="minorHAnsi" w:eastAsiaTheme="minorEastAsia" w:hAnsiTheme="minorHAnsi"/>
                <w:noProof/>
                <w:color w:val="auto"/>
                <w:kern w:val="2"/>
                <w:lang w:eastAsia="en-GB"/>
                <w14:ligatures w14:val="standardContextual"/>
              </w:rPr>
              <w:tab/>
            </w:r>
            <w:r w:rsidRPr="00D44B2E">
              <w:rPr>
                <w:rStyle w:val="Hyperlink"/>
                <w:noProof/>
              </w:rPr>
              <w:t>Discovery flow</w:t>
            </w:r>
            <w:r>
              <w:rPr>
                <w:noProof/>
                <w:webHidden/>
              </w:rPr>
              <w:tab/>
            </w:r>
            <w:r>
              <w:rPr>
                <w:noProof/>
                <w:webHidden/>
              </w:rPr>
              <w:fldChar w:fldCharType="begin"/>
            </w:r>
            <w:r>
              <w:rPr>
                <w:noProof/>
                <w:webHidden/>
              </w:rPr>
              <w:instrText xml:space="preserve"> PAGEREF _Toc183626401 \h </w:instrText>
            </w:r>
          </w:ins>
          <w:r>
            <w:rPr>
              <w:noProof/>
              <w:webHidden/>
            </w:rPr>
          </w:r>
          <w:r>
            <w:rPr>
              <w:noProof/>
              <w:webHidden/>
            </w:rPr>
            <w:fldChar w:fldCharType="separate"/>
          </w:r>
          <w:ins w:id="54" w:author="PH" w:date="2024-11-27T18:59:00Z" w16du:dateUtc="2024-11-27T17:59:00Z">
            <w:r>
              <w:rPr>
                <w:noProof/>
                <w:webHidden/>
              </w:rPr>
              <w:t>10</w:t>
            </w:r>
            <w:r>
              <w:rPr>
                <w:noProof/>
                <w:webHidden/>
              </w:rPr>
              <w:fldChar w:fldCharType="end"/>
            </w:r>
            <w:r w:rsidRPr="00D44B2E">
              <w:rPr>
                <w:rStyle w:val="Hyperlink"/>
                <w:noProof/>
              </w:rPr>
              <w:fldChar w:fldCharType="end"/>
            </w:r>
          </w:ins>
        </w:p>
        <w:p w14:paraId="2ADCB172" w14:textId="3959E3E3" w:rsidR="00901FC4" w:rsidRDefault="00901FC4">
          <w:pPr>
            <w:pStyle w:val="Verzeichnis3"/>
            <w:tabs>
              <w:tab w:val="left" w:pos="1440"/>
              <w:tab w:val="right" w:leader="dot" w:pos="9010"/>
            </w:tabs>
            <w:rPr>
              <w:ins w:id="55" w:author="PH" w:date="2024-11-27T18:59:00Z" w16du:dateUtc="2024-11-27T17:59:00Z"/>
              <w:rFonts w:asciiTheme="minorHAnsi" w:eastAsiaTheme="minorEastAsia" w:hAnsiTheme="minorHAnsi"/>
              <w:noProof/>
              <w:color w:val="auto"/>
              <w:kern w:val="2"/>
              <w:lang w:eastAsia="en-GB"/>
              <w14:ligatures w14:val="standardContextual"/>
            </w:rPr>
          </w:pPr>
          <w:ins w:id="5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2.1.1</w:t>
            </w:r>
            <w:r>
              <w:rPr>
                <w:rFonts w:asciiTheme="minorHAnsi" w:eastAsiaTheme="minorEastAsia" w:hAnsiTheme="minorHAnsi"/>
                <w:noProof/>
                <w:color w:val="auto"/>
                <w:kern w:val="2"/>
                <w:lang w:eastAsia="en-GB"/>
                <w14:ligatures w14:val="standardContextual"/>
              </w:rPr>
              <w:tab/>
            </w:r>
            <w:r w:rsidRPr="00D44B2E">
              <w:rPr>
                <w:rStyle w:val="Hyperlink"/>
                <w:noProof/>
              </w:rPr>
              <w:t>U-NAPTR Resource Records</w:t>
            </w:r>
            <w:r>
              <w:rPr>
                <w:noProof/>
                <w:webHidden/>
              </w:rPr>
              <w:tab/>
            </w:r>
            <w:r>
              <w:rPr>
                <w:noProof/>
                <w:webHidden/>
              </w:rPr>
              <w:fldChar w:fldCharType="begin"/>
            </w:r>
            <w:r>
              <w:rPr>
                <w:noProof/>
                <w:webHidden/>
              </w:rPr>
              <w:instrText xml:space="preserve"> PAGEREF _Toc183626402 \h </w:instrText>
            </w:r>
          </w:ins>
          <w:r>
            <w:rPr>
              <w:noProof/>
              <w:webHidden/>
            </w:rPr>
          </w:r>
          <w:r>
            <w:rPr>
              <w:noProof/>
              <w:webHidden/>
            </w:rPr>
            <w:fldChar w:fldCharType="separate"/>
          </w:r>
          <w:ins w:id="57" w:author="PH" w:date="2024-11-27T18:59:00Z" w16du:dateUtc="2024-11-27T17:59:00Z">
            <w:r>
              <w:rPr>
                <w:noProof/>
                <w:webHidden/>
              </w:rPr>
              <w:t>12</w:t>
            </w:r>
            <w:r>
              <w:rPr>
                <w:noProof/>
                <w:webHidden/>
              </w:rPr>
              <w:fldChar w:fldCharType="end"/>
            </w:r>
            <w:r w:rsidRPr="00D44B2E">
              <w:rPr>
                <w:rStyle w:val="Hyperlink"/>
                <w:noProof/>
              </w:rPr>
              <w:fldChar w:fldCharType="end"/>
            </w:r>
          </w:ins>
        </w:p>
        <w:p w14:paraId="6F902C71" w14:textId="77D72B1C" w:rsidR="00901FC4" w:rsidRDefault="00901FC4">
          <w:pPr>
            <w:pStyle w:val="Verzeichnis2"/>
            <w:tabs>
              <w:tab w:val="left" w:pos="960"/>
              <w:tab w:val="right" w:leader="dot" w:pos="9010"/>
            </w:tabs>
            <w:rPr>
              <w:ins w:id="58" w:author="PH" w:date="2024-11-27T18:59:00Z" w16du:dateUtc="2024-11-27T17:59:00Z"/>
              <w:rFonts w:asciiTheme="minorHAnsi" w:eastAsiaTheme="minorEastAsia" w:hAnsiTheme="minorHAnsi"/>
              <w:noProof/>
              <w:color w:val="auto"/>
              <w:kern w:val="2"/>
              <w:lang w:eastAsia="en-GB"/>
              <w14:ligatures w14:val="standardContextual"/>
            </w:rPr>
          </w:pPr>
          <w:ins w:id="5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2.2</w:t>
            </w:r>
            <w:r>
              <w:rPr>
                <w:rFonts w:asciiTheme="minorHAnsi" w:eastAsiaTheme="minorEastAsia" w:hAnsiTheme="minorHAnsi"/>
                <w:noProof/>
                <w:color w:val="auto"/>
                <w:kern w:val="2"/>
                <w:lang w:eastAsia="en-GB"/>
                <w14:ligatures w14:val="standardContextual"/>
              </w:rPr>
              <w:tab/>
            </w:r>
            <w:r w:rsidRPr="00D44B2E">
              <w:rPr>
                <w:rStyle w:val="Hyperlink"/>
                <w:noProof/>
              </w:rPr>
              <w:t>Flows Relating to Service Metadata Publishers</w:t>
            </w:r>
            <w:r>
              <w:rPr>
                <w:noProof/>
                <w:webHidden/>
              </w:rPr>
              <w:tab/>
            </w:r>
            <w:r>
              <w:rPr>
                <w:noProof/>
                <w:webHidden/>
              </w:rPr>
              <w:fldChar w:fldCharType="begin"/>
            </w:r>
            <w:r>
              <w:rPr>
                <w:noProof/>
                <w:webHidden/>
              </w:rPr>
              <w:instrText xml:space="preserve"> PAGEREF _Toc183626403 \h </w:instrText>
            </w:r>
          </w:ins>
          <w:r>
            <w:rPr>
              <w:noProof/>
              <w:webHidden/>
            </w:rPr>
          </w:r>
          <w:r>
            <w:rPr>
              <w:noProof/>
              <w:webHidden/>
            </w:rPr>
            <w:fldChar w:fldCharType="separate"/>
          </w:r>
          <w:ins w:id="60" w:author="PH" w:date="2024-11-27T18:59:00Z" w16du:dateUtc="2024-11-27T17:59:00Z">
            <w:r>
              <w:rPr>
                <w:noProof/>
                <w:webHidden/>
              </w:rPr>
              <w:t>12</w:t>
            </w:r>
            <w:r>
              <w:rPr>
                <w:noProof/>
                <w:webHidden/>
              </w:rPr>
              <w:fldChar w:fldCharType="end"/>
            </w:r>
            <w:r w:rsidRPr="00D44B2E">
              <w:rPr>
                <w:rStyle w:val="Hyperlink"/>
                <w:noProof/>
              </w:rPr>
              <w:fldChar w:fldCharType="end"/>
            </w:r>
          </w:ins>
        </w:p>
        <w:p w14:paraId="0905D694" w14:textId="381AC231" w:rsidR="00901FC4" w:rsidRDefault="00901FC4">
          <w:pPr>
            <w:pStyle w:val="Verzeichnis1"/>
            <w:tabs>
              <w:tab w:val="left" w:pos="482"/>
              <w:tab w:val="right" w:leader="dot" w:pos="9010"/>
            </w:tabs>
            <w:rPr>
              <w:ins w:id="61" w:author="PH" w:date="2024-11-27T18:59:00Z" w16du:dateUtc="2024-11-27T17:59:00Z"/>
              <w:rFonts w:asciiTheme="minorHAnsi" w:eastAsiaTheme="minorEastAsia" w:hAnsiTheme="minorHAnsi"/>
              <w:b w:val="0"/>
              <w:noProof/>
              <w:color w:val="auto"/>
              <w:kern w:val="2"/>
              <w:lang w:eastAsia="en-GB"/>
              <w14:ligatures w14:val="standardContextual"/>
            </w:rPr>
          </w:pPr>
          <w:ins w:id="6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Interfaces and Data Model</w:t>
            </w:r>
            <w:r>
              <w:rPr>
                <w:noProof/>
                <w:webHidden/>
              </w:rPr>
              <w:tab/>
            </w:r>
            <w:r>
              <w:rPr>
                <w:noProof/>
                <w:webHidden/>
              </w:rPr>
              <w:fldChar w:fldCharType="begin"/>
            </w:r>
            <w:r>
              <w:rPr>
                <w:noProof/>
                <w:webHidden/>
              </w:rPr>
              <w:instrText xml:space="preserve"> PAGEREF _Toc183626404 \h </w:instrText>
            </w:r>
          </w:ins>
          <w:r>
            <w:rPr>
              <w:noProof/>
              <w:webHidden/>
            </w:rPr>
          </w:r>
          <w:r>
            <w:rPr>
              <w:noProof/>
              <w:webHidden/>
            </w:rPr>
            <w:fldChar w:fldCharType="separate"/>
          </w:r>
          <w:ins w:id="63" w:author="PH" w:date="2024-11-27T18:59:00Z" w16du:dateUtc="2024-11-27T17:59:00Z">
            <w:r>
              <w:rPr>
                <w:noProof/>
                <w:webHidden/>
              </w:rPr>
              <w:t>16</w:t>
            </w:r>
            <w:r>
              <w:rPr>
                <w:noProof/>
                <w:webHidden/>
              </w:rPr>
              <w:fldChar w:fldCharType="end"/>
            </w:r>
            <w:r w:rsidRPr="00D44B2E">
              <w:rPr>
                <w:rStyle w:val="Hyperlink"/>
                <w:noProof/>
              </w:rPr>
              <w:fldChar w:fldCharType="end"/>
            </w:r>
          </w:ins>
        </w:p>
        <w:p w14:paraId="4005920E" w14:textId="02DFCCBC" w:rsidR="00901FC4" w:rsidRDefault="00901FC4">
          <w:pPr>
            <w:pStyle w:val="Verzeichnis2"/>
            <w:tabs>
              <w:tab w:val="left" w:pos="960"/>
              <w:tab w:val="right" w:leader="dot" w:pos="9010"/>
            </w:tabs>
            <w:rPr>
              <w:ins w:id="64" w:author="PH" w:date="2024-11-27T18:59:00Z" w16du:dateUtc="2024-11-27T17:59:00Z"/>
              <w:rFonts w:asciiTheme="minorHAnsi" w:eastAsiaTheme="minorEastAsia" w:hAnsiTheme="minorHAnsi"/>
              <w:noProof/>
              <w:color w:val="auto"/>
              <w:kern w:val="2"/>
              <w:lang w:eastAsia="en-GB"/>
              <w14:ligatures w14:val="standardContextual"/>
            </w:rPr>
          </w:pPr>
          <w:ins w:id="6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_Toc183626405 \h </w:instrText>
            </w:r>
          </w:ins>
          <w:r>
            <w:rPr>
              <w:noProof/>
              <w:webHidden/>
            </w:rPr>
          </w:r>
          <w:r>
            <w:rPr>
              <w:noProof/>
              <w:webHidden/>
            </w:rPr>
            <w:fldChar w:fldCharType="separate"/>
          </w:r>
          <w:ins w:id="66" w:author="PH" w:date="2024-11-27T18:59:00Z" w16du:dateUtc="2024-11-27T17:59:00Z">
            <w:r>
              <w:rPr>
                <w:noProof/>
                <w:webHidden/>
              </w:rPr>
              <w:t>16</w:t>
            </w:r>
            <w:r>
              <w:rPr>
                <w:noProof/>
                <w:webHidden/>
              </w:rPr>
              <w:fldChar w:fldCharType="end"/>
            </w:r>
            <w:r w:rsidRPr="00D44B2E">
              <w:rPr>
                <w:rStyle w:val="Hyperlink"/>
                <w:noProof/>
              </w:rPr>
              <w:fldChar w:fldCharType="end"/>
            </w:r>
          </w:ins>
        </w:p>
        <w:p w14:paraId="30C0F5F5" w14:textId="6E178064" w:rsidR="00901FC4" w:rsidRDefault="00901FC4">
          <w:pPr>
            <w:pStyle w:val="Verzeichnis3"/>
            <w:tabs>
              <w:tab w:val="left" w:pos="1440"/>
              <w:tab w:val="right" w:leader="dot" w:pos="9010"/>
            </w:tabs>
            <w:rPr>
              <w:ins w:id="67" w:author="PH" w:date="2024-11-27T18:59:00Z" w16du:dateUtc="2024-11-27T17:59:00Z"/>
              <w:rFonts w:asciiTheme="minorHAnsi" w:eastAsiaTheme="minorEastAsia" w:hAnsiTheme="minorHAnsi"/>
              <w:noProof/>
              <w:color w:val="auto"/>
              <w:kern w:val="2"/>
              <w:lang w:eastAsia="en-GB"/>
              <w14:ligatures w14:val="standardContextual"/>
            </w:rPr>
          </w:pPr>
          <w:ins w:id="6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_Toc183626406 \h </w:instrText>
            </w:r>
          </w:ins>
          <w:r>
            <w:rPr>
              <w:noProof/>
              <w:webHidden/>
            </w:rPr>
          </w:r>
          <w:r>
            <w:rPr>
              <w:noProof/>
              <w:webHidden/>
            </w:rPr>
            <w:fldChar w:fldCharType="separate"/>
          </w:r>
          <w:ins w:id="69" w:author="PH" w:date="2024-11-27T18:59:00Z" w16du:dateUtc="2024-11-27T17:59:00Z">
            <w:r>
              <w:rPr>
                <w:noProof/>
                <w:webHidden/>
              </w:rPr>
              <w:t>17</w:t>
            </w:r>
            <w:r>
              <w:rPr>
                <w:noProof/>
                <w:webHidden/>
              </w:rPr>
              <w:fldChar w:fldCharType="end"/>
            </w:r>
            <w:r w:rsidRPr="00D44B2E">
              <w:rPr>
                <w:rStyle w:val="Hyperlink"/>
                <w:noProof/>
              </w:rPr>
              <w:fldChar w:fldCharType="end"/>
            </w:r>
          </w:ins>
        </w:p>
        <w:p w14:paraId="75A88DCB" w14:textId="3B5D0203" w:rsidR="00901FC4" w:rsidRDefault="00901FC4">
          <w:pPr>
            <w:pStyle w:val="Verzeichnis3"/>
            <w:tabs>
              <w:tab w:val="left" w:pos="1440"/>
              <w:tab w:val="right" w:leader="dot" w:pos="9010"/>
            </w:tabs>
            <w:rPr>
              <w:ins w:id="70" w:author="PH" w:date="2024-11-27T18:59:00Z" w16du:dateUtc="2024-11-27T17:59:00Z"/>
              <w:rFonts w:asciiTheme="minorHAnsi" w:eastAsiaTheme="minorEastAsia" w:hAnsiTheme="minorHAnsi"/>
              <w:noProof/>
              <w:color w:val="auto"/>
              <w:kern w:val="2"/>
              <w:lang w:eastAsia="en-GB"/>
              <w14:ligatures w14:val="standardContextual"/>
            </w:rPr>
          </w:pPr>
          <w:ins w:id="7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interface</w:t>
            </w:r>
            <w:r>
              <w:rPr>
                <w:noProof/>
                <w:webHidden/>
              </w:rPr>
              <w:tab/>
            </w:r>
            <w:r>
              <w:rPr>
                <w:noProof/>
                <w:webHidden/>
              </w:rPr>
              <w:fldChar w:fldCharType="begin"/>
            </w:r>
            <w:r>
              <w:rPr>
                <w:noProof/>
                <w:webHidden/>
              </w:rPr>
              <w:instrText xml:space="preserve"> PAGEREF _Toc183626407 \h </w:instrText>
            </w:r>
          </w:ins>
          <w:r>
            <w:rPr>
              <w:noProof/>
              <w:webHidden/>
            </w:rPr>
          </w:r>
          <w:r>
            <w:rPr>
              <w:noProof/>
              <w:webHidden/>
            </w:rPr>
            <w:fldChar w:fldCharType="separate"/>
          </w:r>
          <w:ins w:id="72" w:author="PH" w:date="2024-11-27T18:59:00Z" w16du:dateUtc="2024-11-27T17:59:00Z">
            <w:r>
              <w:rPr>
                <w:noProof/>
                <w:webHidden/>
              </w:rPr>
              <w:t>17</w:t>
            </w:r>
            <w:r>
              <w:rPr>
                <w:noProof/>
                <w:webHidden/>
              </w:rPr>
              <w:fldChar w:fldCharType="end"/>
            </w:r>
            <w:r w:rsidRPr="00D44B2E">
              <w:rPr>
                <w:rStyle w:val="Hyperlink"/>
                <w:noProof/>
              </w:rPr>
              <w:fldChar w:fldCharType="end"/>
            </w:r>
          </w:ins>
        </w:p>
        <w:p w14:paraId="5E54A41F" w14:textId="0278F738" w:rsidR="00901FC4" w:rsidRDefault="00901FC4">
          <w:pPr>
            <w:pStyle w:val="Verzeichnis4"/>
            <w:tabs>
              <w:tab w:val="left" w:pos="1920"/>
              <w:tab w:val="right" w:leader="dot" w:pos="9010"/>
            </w:tabs>
            <w:rPr>
              <w:ins w:id="73" w:author="PH" w:date="2024-11-27T18:59:00Z" w16du:dateUtc="2024-11-27T17:59:00Z"/>
              <w:rFonts w:asciiTheme="minorHAnsi" w:eastAsiaTheme="minorEastAsia" w:hAnsiTheme="minorHAnsi"/>
              <w:noProof/>
              <w:color w:val="auto"/>
              <w:kern w:val="2"/>
              <w:lang w:eastAsia="en-GB"/>
              <w14:ligatures w14:val="standardContextual"/>
            </w:rPr>
          </w:pPr>
          <w:ins w:id="7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_Toc183626408 \h </w:instrText>
            </w:r>
          </w:ins>
          <w:r>
            <w:rPr>
              <w:noProof/>
              <w:webHidden/>
            </w:rPr>
          </w:r>
          <w:r>
            <w:rPr>
              <w:noProof/>
              <w:webHidden/>
            </w:rPr>
            <w:fldChar w:fldCharType="separate"/>
          </w:r>
          <w:ins w:id="75" w:author="PH" w:date="2024-11-27T18:59:00Z" w16du:dateUtc="2024-11-27T17:59:00Z">
            <w:r>
              <w:rPr>
                <w:noProof/>
                <w:webHidden/>
              </w:rPr>
              <w:t>18</w:t>
            </w:r>
            <w:r>
              <w:rPr>
                <w:noProof/>
                <w:webHidden/>
              </w:rPr>
              <w:fldChar w:fldCharType="end"/>
            </w:r>
            <w:r w:rsidRPr="00D44B2E">
              <w:rPr>
                <w:rStyle w:val="Hyperlink"/>
                <w:noProof/>
              </w:rPr>
              <w:fldChar w:fldCharType="end"/>
            </w:r>
          </w:ins>
        </w:p>
        <w:p w14:paraId="7029315F" w14:textId="5BCCA10B" w:rsidR="00901FC4" w:rsidRDefault="00901FC4">
          <w:pPr>
            <w:pStyle w:val="Verzeichnis4"/>
            <w:tabs>
              <w:tab w:val="left" w:pos="1920"/>
              <w:tab w:val="right" w:leader="dot" w:pos="9010"/>
            </w:tabs>
            <w:rPr>
              <w:ins w:id="76" w:author="PH" w:date="2024-11-27T18:59:00Z" w16du:dateUtc="2024-11-27T17:59:00Z"/>
              <w:rFonts w:asciiTheme="minorHAnsi" w:eastAsiaTheme="minorEastAsia" w:hAnsiTheme="minorHAnsi"/>
              <w:noProof/>
              <w:color w:val="auto"/>
              <w:kern w:val="2"/>
              <w:lang w:eastAsia="en-GB"/>
              <w14:ligatures w14:val="standardContextual"/>
            </w:rPr>
          </w:pPr>
          <w:ins w:id="7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3.1.2.2</w:t>
            </w:r>
            <w:r>
              <w:rPr>
                <w:rFonts w:asciiTheme="minorHAnsi" w:eastAsiaTheme="minorEastAsia" w:hAnsiTheme="minorHAnsi"/>
                <w:noProof/>
                <w:color w:val="auto"/>
                <w:kern w:val="2"/>
                <w:lang w:eastAsia="en-GB"/>
                <w14:ligatures w14:val="standardContextual"/>
              </w:rPr>
              <w:tab/>
            </w:r>
            <w:r w:rsidRPr="00D44B2E">
              <w:rPr>
                <w:rStyle w:val="Hyperlink"/>
                <w:noProof/>
              </w:rPr>
              <w:t>CreateList()</w:t>
            </w:r>
            <w:r>
              <w:rPr>
                <w:noProof/>
                <w:webHidden/>
              </w:rPr>
              <w:tab/>
            </w:r>
            <w:r>
              <w:rPr>
                <w:noProof/>
                <w:webHidden/>
              </w:rPr>
              <w:fldChar w:fldCharType="begin"/>
            </w:r>
            <w:r>
              <w:rPr>
                <w:noProof/>
                <w:webHidden/>
              </w:rPr>
              <w:instrText xml:space="preserve"> PAGEREF _Toc183626409 \h </w:instrText>
            </w:r>
          </w:ins>
          <w:r>
            <w:rPr>
              <w:noProof/>
              <w:webHidden/>
            </w:rPr>
          </w:r>
          <w:r>
            <w:rPr>
              <w:noProof/>
              <w:webHidden/>
            </w:rPr>
            <w:fldChar w:fldCharType="separate"/>
          </w:r>
          <w:ins w:id="78" w:author="PH" w:date="2024-11-27T18:59:00Z" w16du:dateUtc="2024-11-27T17:59:00Z">
            <w:r>
              <w:rPr>
                <w:noProof/>
                <w:webHidden/>
              </w:rPr>
              <w:t>18</w:t>
            </w:r>
            <w:r>
              <w:rPr>
                <w:noProof/>
                <w:webHidden/>
              </w:rPr>
              <w:fldChar w:fldCharType="end"/>
            </w:r>
            <w:r w:rsidRPr="00D44B2E">
              <w:rPr>
                <w:rStyle w:val="Hyperlink"/>
                <w:noProof/>
              </w:rPr>
              <w:fldChar w:fldCharType="end"/>
            </w:r>
          </w:ins>
        </w:p>
        <w:p w14:paraId="7757E9DE" w14:textId="677B2295" w:rsidR="00901FC4" w:rsidRDefault="00901FC4">
          <w:pPr>
            <w:pStyle w:val="Verzeichnis4"/>
            <w:tabs>
              <w:tab w:val="left" w:pos="1920"/>
              <w:tab w:val="right" w:leader="dot" w:pos="9010"/>
            </w:tabs>
            <w:rPr>
              <w:ins w:id="79" w:author="PH" w:date="2024-11-27T18:59:00Z" w16du:dateUtc="2024-11-27T17:59:00Z"/>
              <w:rFonts w:asciiTheme="minorHAnsi" w:eastAsiaTheme="minorEastAsia" w:hAnsiTheme="minorHAnsi"/>
              <w:noProof/>
              <w:color w:val="auto"/>
              <w:kern w:val="2"/>
              <w:lang w:eastAsia="en-GB"/>
              <w14:ligatures w14:val="standardContextual"/>
            </w:rPr>
          </w:pPr>
          <w:ins w:id="8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3.1.2.3</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_Toc183626410 \h </w:instrText>
            </w:r>
          </w:ins>
          <w:r>
            <w:rPr>
              <w:noProof/>
              <w:webHidden/>
            </w:rPr>
          </w:r>
          <w:r>
            <w:rPr>
              <w:noProof/>
              <w:webHidden/>
            </w:rPr>
            <w:fldChar w:fldCharType="separate"/>
          </w:r>
          <w:ins w:id="81" w:author="PH" w:date="2024-11-27T18:59:00Z" w16du:dateUtc="2024-11-27T17:59:00Z">
            <w:r>
              <w:rPr>
                <w:noProof/>
                <w:webHidden/>
              </w:rPr>
              <w:t>19</w:t>
            </w:r>
            <w:r>
              <w:rPr>
                <w:noProof/>
                <w:webHidden/>
              </w:rPr>
              <w:fldChar w:fldCharType="end"/>
            </w:r>
            <w:r w:rsidRPr="00D44B2E">
              <w:rPr>
                <w:rStyle w:val="Hyperlink"/>
                <w:noProof/>
              </w:rPr>
              <w:fldChar w:fldCharType="end"/>
            </w:r>
          </w:ins>
        </w:p>
        <w:p w14:paraId="02B3DA45" w14:textId="1A805411" w:rsidR="00901FC4" w:rsidRDefault="00901FC4">
          <w:pPr>
            <w:pStyle w:val="Verzeichnis4"/>
            <w:tabs>
              <w:tab w:val="left" w:pos="1920"/>
              <w:tab w:val="right" w:leader="dot" w:pos="9010"/>
            </w:tabs>
            <w:rPr>
              <w:ins w:id="82" w:author="PH" w:date="2024-11-27T18:59:00Z" w16du:dateUtc="2024-11-27T17:59:00Z"/>
              <w:rFonts w:asciiTheme="minorHAnsi" w:eastAsiaTheme="minorEastAsia" w:hAnsiTheme="minorHAnsi"/>
              <w:noProof/>
              <w:color w:val="auto"/>
              <w:kern w:val="2"/>
              <w:lang w:eastAsia="en-GB"/>
              <w14:ligatures w14:val="standardContextual"/>
            </w:rPr>
          </w:pPr>
          <w:ins w:id="8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3.1.2.4</w:t>
            </w:r>
            <w:r>
              <w:rPr>
                <w:rFonts w:asciiTheme="minorHAnsi" w:eastAsiaTheme="minorEastAsia" w:hAnsiTheme="minorHAnsi"/>
                <w:noProof/>
                <w:color w:val="auto"/>
                <w:kern w:val="2"/>
                <w:lang w:eastAsia="en-GB"/>
                <w14:ligatures w14:val="standardContextual"/>
              </w:rPr>
              <w:tab/>
            </w:r>
            <w:r w:rsidRPr="00D44B2E">
              <w:rPr>
                <w:rStyle w:val="Hyperlink"/>
                <w:noProof/>
              </w:rPr>
              <w:t>DeleteList()</w:t>
            </w:r>
            <w:r>
              <w:rPr>
                <w:noProof/>
                <w:webHidden/>
              </w:rPr>
              <w:tab/>
            </w:r>
            <w:r>
              <w:rPr>
                <w:noProof/>
                <w:webHidden/>
              </w:rPr>
              <w:fldChar w:fldCharType="begin"/>
            </w:r>
            <w:r>
              <w:rPr>
                <w:noProof/>
                <w:webHidden/>
              </w:rPr>
              <w:instrText xml:space="preserve"> PAGEREF _Toc183626411 \h </w:instrText>
            </w:r>
          </w:ins>
          <w:r>
            <w:rPr>
              <w:noProof/>
              <w:webHidden/>
            </w:rPr>
          </w:r>
          <w:r>
            <w:rPr>
              <w:noProof/>
              <w:webHidden/>
            </w:rPr>
            <w:fldChar w:fldCharType="separate"/>
          </w:r>
          <w:ins w:id="84" w:author="PH" w:date="2024-11-27T18:59:00Z" w16du:dateUtc="2024-11-27T17:59:00Z">
            <w:r>
              <w:rPr>
                <w:noProof/>
                <w:webHidden/>
              </w:rPr>
              <w:t>19</w:t>
            </w:r>
            <w:r>
              <w:rPr>
                <w:noProof/>
                <w:webHidden/>
              </w:rPr>
              <w:fldChar w:fldCharType="end"/>
            </w:r>
            <w:r w:rsidRPr="00D44B2E">
              <w:rPr>
                <w:rStyle w:val="Hyperlink"/>
                <w:noProof/>
              </w:rPr>
              <w:fldChar w:fldCharType="end"/>
            </w:r>
          </w:ins>
        </w:p>
        <w:p w14:paraId="48C93CD7" w14:textId="61F65B2C" w:rsidR="00901FC4" w:rsidRDefault="00901FC4">
          <w:pPr>
            <w:pStyle w:val="Verzeichnis4"/>
            <w:tabs>
              <w:tab w:val="left" w:pos="1920"/>
              <w:tab w:val="right" w:leader="dot" w:pos="9010"/>
            </w:tabs>
            <w:rPr>
              <w:ins w:id="85" w:author="PH" w:date="2024-11-27T18:59:00Z" w16du:dateUtc="2024-11-27T17:59:00Z"/>
              <w:rFonts w:asciiTheme="minorHAnsi" w:eastAsiaTheme="minorEastAsia" w:hAnsiTheme="minorHAnsi"/>
              <w:noProof/>
              <w:color w:val="auto"/>
              <w:kern w:val="2"/>
              <w:lang w:eastAsia="en-GB"/>
              <w14:ligatures w14:val="standardContextual"/>
            </w:rPr>
          </w:pPr>
          <w:ins w:id="8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3.1.2.5</w:t>
            </w:r>
            <w:r>
              <w:rPr>
                <w:rFonts w:asciiTheme="minorHAnsi" w:eastAsiaTheme="minorEastAsia" w:hAnsiTheme="minorHAnsi"/>
                <w:noProof/>
                <w:color w:val="auto"/>
                <w:kern w:val="2"/>
                <w:lang w:eastAsia="en-GB"/>
                <w14:ligatures w14:val="standardContextual"/>
              </w:rPr>
              <w:tab/>
            </w:r>
            <w:r w:rsidRPr="00D44B2E">
              <w:rPr>
                <w:rStyle w:val="Hyperlink"/>
                <w:noProof/>
              </w:rPr>
              <w:t>PrepareToMigrate()</w:t>
            </w:r>
            <w:r>
              <w:rPr>
                <w:noProof/>
                <w:webHidden/>
              </w:rPr>
              <w:tab/>
            </w:r>
            <w:r>
              <w:rPr>
                <w:noProof/>
                <w:webHidden/>
              </w:rPr>
              <w:fldChar w:fldCharType="begin"/>
            </w:r>
            <w:r>
              <w:rPr>
                <w:noProof/>
                <w:webHidden/>
              </w:rPr>
              <w:instrText xml:space="preserve"> PAGEREF _Toc183626412 \h </w:instrText>
            </w:r>
          </w:ins>
          <w:r>
            <w:rPr>
              <w:noProof/>
              <w:webHidden/>
            </w:rPr>
          </w:r>
          <w:r>
            <w:rPr>
              <w:noProof/>
              <w:webHidden/>
            </w:rPr>
            <w:fldChar w:fldCharType="separate"/>
          </w:r>
          <w:ins w:id="87" w:author="PH" w:date="2024-11-27T18:59:00Z" w16du:dateUtc="2024-11-27T17:59:00Z">
            <w:r>
              <w:rPr>
                <w:noProof/>
                <w:webHidden/>
              </w:rPr>
              <w:t>20</w:t>
            </w:r>
            <w:r>
              <w:rPr>
                <w:noProof/>
                <w:webHidden/>
              </w:rPr>
              <w:fldChar w:fldCharType="end"/>
            </w:r>
            <w:r w:rsidRPr="00D44B2E">
              <w:rPr>
                <w:rStyle w:val="Hyperlink"/>
                <w:noProof/>
              </w:rPr>
              <w:fldChar w:fldCharType="end"/>
            </w:r>
          </w:ins>
        </w:p>
        <w:p w14:paraId="6B2FF1A7" w14:textId="79300E5E" w:rsidR="00901FC4" w:rsidRDefault="00901FC4">
          <w:pPr>
            <w:pStyle w:val="Verzeichnis4"/>
            <w:tabs>
              <w:tab w:val="left" w:pos="1920"/>
              <w:tab w:val="right" w:leader="dot" w:pos="9010"/>
            </w:tabs>
            <w:rPr>
              <w:ins w:id="88" w:author="PH" w:date="2024-11-27T18:59:00Z" w16du:dateUtc="2024-11-27T17:59:00Z"/>
              <w:rFonts w:asciiTheme="minorHAnsi" w:eastAsiaTheme="minorEastAsia" w:hAnsiTheme="minorHAnsi"/>
              <w:noProof/>
              <w:color w:val="auto"/>
              <w:kern w:val="2"/>
              <w:lang w:eastAsia="en-GB"/>
              <w14:ligatures w14:val="standardContextual"/>
            </w:rPr>
          </w:pPr>
          <w:ins w:id="8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3.1.2.6</w:t>
            </w:r>
            <w:r>
              <w:rPr>
                <w:rFonts w:asciiTheme="minorHAnsi" w:eastAsiaTheme="minorEastAsia" w:hAnsiTheme="minorHAnsi"/>
                <w:noProof/>
                <w:color w:val="auto"/>
                <w:kern w:val="2"/>
                <w:lang w:eastAsia="en-GB"/>
                <w14:ligatures w14:val="standardContextual"/>
              </w:rPr>
              <w:tab/>
            </w:r>
            <w:r w:rsidRPr="00D44B2E">
              <w:rPr>
                <w:rStyle w:val="Hyperlink"/>
                <w:noProof/>
              </w:rPr>
              <w:t>Migrate()</w:t>
            </w:r>
            <w:r>
              <w:rPr>
                <w:noProof/>
                <w:webHidden/>
              </w:rPr>
              <w:tab/>
            </w:r>
            <w:r>
              <w:rPr>
                <w:noProof/>
                <w:webHidden/>
              </w:rPr>
              <w:fldChar w:fldCharType="begin"/>
            </w:r>
            <w:r>
              <w:rPr>
                <w:noProof/>
                <w:webHidden/>
              </w:rPr>
              <w:instrText xml:space="preserve"> PAGEREF _Toc183626413 \h </w:instrText>
            </w:r>
          </w:ins>
          <w:r>
            <w:rPr>
              <w:noProof/>
              <w:webHidden/>
            </w:rPr>
          </w:r>
          <w:r>
            <w:rPr>
              <w:noProof/>
              <w:webHidden/>
            </w:rPr>
            <w:fldChar w:fldCharType="separate"/>
          </w:r>
          <w:ins w:id="90" w:author="PH" w:date="2024-11-27T18:59:00Z" w16du:dateUtc="2024-11-27T17:59:00Z">
            <w:r>
              <w:rPr>
                <w:noProof/>
                <w:webHidden/>
              </w:rPr>
              <w:t>21</w:t>
            </w:r>
            <w:r>
              <w:rPr>
                <w:noProof/>
                <w:webHidden/>
              </w:rPr>
              <w:fldChar w:fldCharType="end"/>
            </w:r>
            <w:r w:rsidRPr="00D44B2E">
              <w:rPr>
                <w:rStyle w:val="Hyperlink"/>
                <w:noProof/>
              </w:rPr>
              <w:fldChar w:fldCharType="end"/>
            </w:r>
          </w:ins>
        </w:p>
        <w:p w14:paraId="29567394" w14:textId="034E7C90" w:rsidR="00901FC4" w:rsidRDefault="00901FC4">
          <w:pPr>
            <w:pStyle w:val="Verzeichnis4"/>
            <w:tabs>
              <w:tab w:val="left" w:pos="1920"/>
              <w:tab w:val="right" w:leader="dot" w:pos="9010"/>
            </w:tabs>
            <w:rPr>
              <w:ins w:id="91" w:author="PH" w:date="2024-11-27T18:59:00Z" w16du:dateUtc="2024-11-27T17:59:00Z"/>
              <w:rFonts w:asciiTheme="minorHAnsi" w:eastAsiaTheme="minorEastAsia" w:hAnsiTheme="minorHAnsi"/>
              <w:noProof/>
              <w:color w:val="auto"/>
              <w:kern w:val="2"/>
              <w:lang w:eastAsia="en-GB"/>
              <w14:ligatures w14:val="standardContextual"/>
            </w:rPr>
          </w:pPr>
          <w:ins w:id="9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3.1.2.7</w:t>
            </w:r>
            <w:r>
              <w:rPr>
                <w:rFonts w:asciiTheme="minorHAnsi" w:eastAsiaTheme="minorEastAsia" w:hAnsiTheme="minorHAnsi"/>
                <w:noProof/>
                <w:color w:val="auto"/>
                <w:kern w:val="2"/>
                <w:lang w:eastAsia="en-GB"/>
                <w14:ligatures w14:val="standardContextual"/>
              </w:rPr>
              <w:tab/>
            </w:r>
            <w:r w:rsidRPr="00D44B2E">
              <w:rPr>
                <w:rStyle w:val="Hyperlink"/>
                <w:noProof/>
              </w:rPr>
              <w:t>List()</w:t>
            </w:r>
            <w:r>
              <w:rPr>
                <w:noProof/>
                <w:webHidden/>
              </w:rPr>
              <w:tab/>
            </w:r>
            <w:r>
              <w:rPr>
                <w:noProof/>
                <w:webHidden/>
              </w:rPr>
              <w:fldChar w:fldCharType="begin"/>
            </w:r>
            <w:r>
              <w:rPr>
                <w:noProof/>
                <w:webHidden/>
              </w:rPr>
              <w:instrText xml:space="preserve"> PAGEREF _Toc183626414 \h </w:instrText>
            </w:r>
          </w:ins>
          <w:r>
            <w:rPr>
              <w:noProof/>
              <w:webHidden/>
            </w:rPr>
          </w:r>
          <w:r>
            <w:rPr>
              <w:noProof/>
              <w:webHidden/>
            </w:rPr>
            <w:fldChar w:fldCharType="separate"/>
          </w:r>
          <w:ins w:id="93" w:author="PH" w:date="2024-11-27T18:59:00Z" w16du:dateUtc="2024-11-27T17:59:00Z">
            <w:r>
              <w:rPr>
                <w:noProof/>
                <w:webHidden/>
              </w:rPr>
              <w:t>21</w:t>
            </w:r>
            <w:r>
              <w:rPr>
                <w:noProof/>
                <w:webHidden/>
              </w:rPr>
              <w:fldChar w:fldCharType="end"/>
            </w:r>
            <w:r w:rsidRPr="00D44B2E">
              <w:rPr>
                <w:rStyle w:val="Hyperlink"/>
                <w:noProof/>
              </w:rPr>
              <w:fldChar w:fldCharType="end"/>
            </w:r>
          </w:ins>
        </w:p>
        <w:p w14:paraId="749CBB6C" w14:textId="4AD10196" w:rsidR="00901FC4" w:rsidRDefault="00901FC4">
          <w:pPr>
            <w:pStyle w:val="Verzeichnis3"/>
            <w:tabs>
              <w:tab w:val="left" w:pos="1440"/>
              <w:tab w:val="right" w:leader="dot" w:pos="9010"/>
            </w:tabs>
            <w:rPr>
              <w:ins w:id="94" w:author="PH" w:date="2024-11-27T18:59:00Z" w16du:dateUtc="2024-11-27T17:59:00Z"/>
              <w:rFonts w:asciiTheme="minorHAnsi" w:eastAsiaTheme="minorEastAsia" w:hAnsiTheme="minorHAnsi"/>
              <w:noProof/>
              <w:color w:val="auto"/>
              <w:kern w:val="2"/>
              <w:lang w:eastAsia="en-GB"/>
              <w14:ligatures w14:val="standardContextual"/>
            </w:rPr>
          </w:pPr>
          <w:ins w:id="9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interface</w:t>
            </w:r>
            <w:r>
              <w:rPr>
                <w:noProof/>
                <w:webHidden/>
              </w:rPr>
              <w:tab/>
            </w:r>
            <w:r>
              <w:rPr>
                <w:noProof/>
                <w:webHidden/>
              </w:rPr>
              <w:fldChar w:fldCharType="begin"/>
            </w:r>
            <w:r>
              <w:rPr>
                <w:noProof/>
                <w:webHidden/>
              </w:rPr>
              <w:instrText xml:space="preserve"> PAGEREF _Toc183626415 \h </w:instrText>
            </w:r>
          </w:ins>
          <w:r>
            <w:rPr>
              <w:noProof/>
              <w:webHidden/>
            </w:rPr>
          </w:r>
          <w:r>
            <w:rPr>
              <w:noProof/>
              <w:webHidden/>
            </w:rPr>
            <w:fldChar w:fldCharType="separate"/>
          </w:r>
          <w:ins w:id="96" w:author="PH" w:date="2024-11-27T18:59:00Z" w16du:dateUtc="2024-11-27T17:59:00Z">
            <w:r>
              <w:rPr>
                <w:noProof/>
                <w:webHidden/>
              </w:rPr>
              <w:t>22</w:t>
            </w:r>
            <w:r>
              <w:rPr>
                <w:noProof/>
                <w:webHidden/>
              </w:rPr>
              <w:fldChar w:fldCharType="end"/>
            </w:r>
            <w:r w:rsidRPr="00D44B2E">
              <w:rPr>
                <w:rStyle w:val="Hyperlink"/>
                <w:noProof/>
              </w:rPr>
              <w:fldChar w:fldCharType="end"/>
            </w:r>
          </w:ins>
        </w:p>
        <w:p w14:paraId="3BCF0317" w14:textId="508811C8" w:rsidR="00901FC4" w:rsidRDefault="00901FC4">
          <w:pPr>
            <w:pStyle w:val="Verzeichnis4"/>
            <w:tabs>
              <w:tab w:val="left" w:pos="1920"/>
              <w:tab w:val="right" w:leader="dot" w:pos="9010"/>
            </w:tabs>
            <w:rPr>
              <w:ins w:id="97" w:author="PH" w:date="2024-11-27T18:59:00Z" w16du:dateUtc="2024-11-27T17:59:00Z"/>
              <w:rFonts w:asciiTheme="minorHAnsi" w:eastAsiaTheme="minorEastAsia" w:hAnsiTheme="minorHAnsi"/>
              <w:noProof/>
              <w:color w:val="auto"/>
              <w:kern w:val="2"/>
              <w:lang w:eastAsia="en-GB"/>
              <w14:ligatures w14:val="standardContextual"/>
            </w:rPr>
          </w:pPr>
          <w:ins w:id="9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_Toc183626416 \h </w:instrText>
            </w:r>
          </w:ins>
          <w:r>
            <w:rPr>
              <w:noProof/>
              <w:webHidden/>
            </w:rPr>
          </w:r>
          <w:r>
            <w:rPr>
              <w:noProof/>
              <w:webHidden/>
            </w:rPr>
            <w:fldChar w:fldCharType="separate"/>
          </w:r>
          <w:ins w:id="99" w:author="PH" w:date="2024-11-27T18:59:00Z" w16du:dateUtc="2024-11-27T17:59:00Z">
            <w:r>
              <w:rPr>
                <w:noProof/>
                <w:webHidden/>
              </w:rPr>
              <w:t>22</w:t>
            </w:r>
            <w:r>
              <w:rPr>
                <w:noProof/>
                <w:webHidden/>
              </w:rPr>
              <w:fldChar w:fldCharType="end"/>
            </w:r>
            <w:r w:rsidRPr="00D44B2E">
              <w:rPr>
                <w:rStyle w:val="Hyperlink"/>
                <w:noProof/>
              </w:rPr>
              <w:fldChar w:fldCharType="end"/>
            </w:r>
          </w:ins>
        </w:p>
        <w:p w14:paraId="0FB64FB7" w14:textId="2CD83E66" w:rsidR="00901FC4" w:rsidRDefault="00901FC4">
          <w:pPr>
            <w:pStyle w:val="Verzeichnis4"/>
            <w:tabs>
              <w:tab w:val="left" w:pos="1920"/>
              <w:tab w:val="right" w:leader="dot" w:pos="9010"/>
            </w:tabs>
            <w:rPr>
              <w:ins w:id="100" w:author="PH" w:date="2024-11-27T18:59:00Z" w16du:dateUtc="2024-11-27T17:59:00Z"/>
              <w:rFonts w:asciiTheme="minorHAnsi" w:eastAsiaTheme="minorEastAsia" w:hAnsiTheme="minorHAnsi"/>
              <w:noProof/>
              <w:color w:val="auto"/>
              <w:kern w:val="2"/>
              <w:lang w:eastAsia="en-GB"/>
              <w14:ligatures w14:val="standardContextual"/>
            </w:rPr>
          </w:pPr>
          <w:ins w:id="101" w:author="PH" w:date="2024-11-27T18:59:00Z" w16du:dateUtc="2024-11-27T17:59:00Z">
            <w:r w:rsidRPr="00D44B2E">
              <w:rPr>
                <w:rStyle w:val="Hyperlink"/>
                <w:noProof/>
              </w:rPr>
              <w:lastRenderedPageBreak/>
              <w:fldChar w:fldCharType="begin"/>
            </w:r>
            <w:r w:rsidRPr="00D44B2E">
              <w:rPr>
                <w:rStyle w:val="Hyperlink"/>
                <w:noProof/>
              </w:rPr>
              <w:instrText xml:space="preserve"> </w:instrText>
            </w:r>
            <w:r>
              <w:rPr>
                <w:noProof/>
              </w:rPr>
              <w:instrText>HYPERLINK \l "_Toc183626417"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3.1.3.2</w:t>
            </w:r>
            <w:r>
              <w:rPr>
                <w:rFonts w:asciiTheme="minorHAnsi" w:eastAsiaTheme="minorEastAsia" w:hAnsiTheme="minorHAnsi"/>
                <w:noProof/>
                <w:color w:val="auto"/>
                <w:kern w:val="2"/>
                <w:lang w:eastAsia="en-GB"/>
                <w14:ligatures w14:val="standardContextual"/>
              </w:rPr>
              <w:tab/>
            </w:r>
            <w:r w:rsidRPr="00D44B2E">
              <w:rPr>
                <w:rStyle w:val="Hyperlink"/>
                <w:noProof/>
              </w:rPr>
              <w:t>Read()</w:t>
            </w:r>
            <w:r>
              <w:rPr>
                <w:noProof/>
                <w:webHidden/>
              </w:rPr>
              <w:tab/>
            </w:r>
            <w:r>
              <w:rPr>
                <w:noProof/>
                <w:webHidden/>
              </w:rPr>
              <w:fldChar w:fldCharType="begin"/>
            </w:r>
            <w:r>
              <w:rPr>
                <w:noProof/>
                <w:webHidden/>
              </w:rPr>
              <w:instrText xml:space="preserve"> PAGEREF _Toc183626417 \h </w:instrText>
            </w:r>
          </w:ins>
          <w:r>
            <w:rPr>
              <w:noProof/>
              <w:webHidden/>
            </w:rPr>
          </w:r>
          <w:r>
            <w:rPr>
              <w:noProof/>
              <w:webHidden/>
            </w:rPr>
            <w:fldChar w:fldCharType="separate"/>
          </w:r>
          <w:ins w:id="102" w:author="PH" w:date="2024-11-27T18:59:00Z" w16du:dateUtc="2024-11-27T17:59:00Z">
            <w:r>
              <w:rPr>
                <w:noProof/>
                <w:webHidden/>
              </w:rPr>
              <w:t>23</w:t>
            </w:r>
            <w:r>
              <w:rPr>
                <w:noProof/>
                <w:webHidden/>
              </w:rPr>
              <w:fldChar w:fldCharType="end"/>
            </w:r>
            <w:r w:rsidRPr="00D44B2E">
              <w:rPr>
                <w:rStyle w:val="Hyperlink"/>
                <w:noProof/>
              </w:rPr>
              <w:fldChar w:fldCharType="end"/>
            </w:r>
          </w:ins>
        </w:p>
        <w:p w14:paraId="601CE876" w14:textId="7CDD87C1" w:rsidR="00901FC4" w:rsidRDefault="00901FC4">
          <w:pPr>
            <w:pStyle w:val="Verzeichnis4"/>
            <w:tabs>
              <w:tab w:val="left" w:pos="1920"/>
              <w:tab w:val="right" w:leader="dot" w:pos="9010"/>
            </w:tabs>
            <w:rPr>
              <w:ins w:id="103" w:author="PH" w:date="2024-11-27T18:59:00Z" w16du:dateUtc="2024-11-27T17:59:00Z"/>
              <w:rFonts w:asciiTheme="minorHAnsi" w:eastAsiaTheme="minorEastAsia" w:hAnsiTheme="minorHAnsi"/>
              <w:noProof/>
              <w:color w:val="auto"/>
              <w:kern w:val="2"/>
              <w:lang w:eastAsia="en-GB"/>
              <w14:ligatures w14:val="standardContextual"/>
            </w:rPr>
          </w:pPr>
          <w:ins w:id="10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3.1.3.3</w:t>
            </w:r>
            <w:r>
              <w:rPr>
                <w:rFonts w:asciiTheme="minorHAnsi" w:eastAsiaTheme="minorEastAsia" w:hAnsiTheme="minorHAnsi"/>
                <w:noProof/>
                <w:color w:val="auto"/>
                <w:kern w:val="2"/>
                <w:lang w:eastAsia="en-GB"/>
                <w14:ligatures w14:val="standardContextual"/>
              </w:rPr>
              <w:tab/>
            </w:r>
            <w:r w:rsidRPr="00D44B2E">
              <w:rPr>
                <w:rStyle w:val="Hyperlink"/>
                <w:noProof/>
              </w:rPr>
              <w:t>Update()</w:t>
            </w:r>
            <w:r>
              <w:rPr>
                <w:noProof/>
                <w:webHidden/>
              </w:rPr>
              <w:tab/>
            </w:r>
            <w:r>
              <w:rPr>
                <w:noProof/>
                <w:webHidden/>
              </w:rPr>
              <w:fldChar w:fldCharType="begin"/>
            </w:r>
            <w:r>
              <w:rPr>
                <w:noProof/>
                <w:webHidden/>
              </w:rPr>
              <w:instrText xml:space="preserve"> PAGEREF _Toc183626418 \h </w:instrText>
            </w:r>
          </w:ins>
          <w:r>
            <w:rPr>
              <w:noProof/>
              <w:webHidden/>
            </w:rPr>
          </w:r>
          <w:r>
            <w:rPr>
              <w:noProof/>
              <w:webHidden/>
            </w:rPr>
            <w:fldChar w:fldCharType="separate"/>
          </w:r>
          <w:ins w:id="105" w:author="PH" w:date="2024-11-27T18:59:00Z" w16du:dateUtc="2024-11-27T17:59:00Z">
            <w:r>
              <w:rPr>
                <w:noProof/>
                <w:webHidden/>
              </w:rPr>
              <w:t>23</w:t>
            </w:r>
            <w:r>
              <w:rPr>
                <w:noProof/>
                <w:webHidden/>
              </w:rPr>
              <w:fldChar w:fldCharType="end"/>
            </w:r>
            <w:r w:rsidRPr="00D44B2E">
              <w:rPr>
                <w:rStyle w:val="Hyperlink"/>
                <w:noProof/>
              </w:rPr>
              <w:fldChar w:fldCharType="end"/>
            </w:r>
          </w:ins>
        </w:p>
        <w:p w14:paraId="500ECD8F" w14:textId="0864B914" w:rsidR="00901FC4" w:rsidRDefault="00901FC4">
          <w:pPr>
            <w:pStyle w:val="Verzeichnis4"/>
            <w:tabs>
              <w:tab w:val="left" w:pos="1920"/>
              <w:tab w:val="right" w:leader="dot" w:pos="9010"/>
            </w:tabs>
            <w:rPr>
              <w:ins w:id="106" w:author="PH" w:date="2024-11-27T18:59:00Z" w16du:dateUtc="2024-11-27T17:59:00Z"/>
              <w:rFonts w:asciiTheme="minorHAnsi" w:eastAsiaTheme="minorEastAsia" w:hAnsiTheme="minorHAnsi"/>
              <w:noProof/>
              <w:color w:val="auto"/>
              <w:kern w:val="2"/>
              <w:lang w:eastAsia="en-GB"/>
              <w14:ligatures w14:val="standardContextual"/>
            </w:rPr>
          </w:pPr>
          <w:ins w:id="10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3.1.3.4</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_Toc183626419 \h </w:instrText>
            </w:r>
          </w:ins>
          <w:r>
            <w:rPr>
              <w:noProof/>
              <w:webHidden/>
            </w:rPr>
          </w:r>
          <w:r>
            <w:rPr>
              <w:noProof/>
              <w:webHidden/>
            </w:rPr>
            <w:fldChar w:fldCharType="separate"/>
          </w:r>
          <w:ins w:id="108" w:author="PH" w:date="2024-11-27T18:59:00Z" w16du:dateUtc="2024-11-27T17:59:00Z">
            <w:r>
              <w:rPr>
                <w:noProof/>
                <w:webHidden/>
              </w:rPr>
              <w:t>24</w:t>
            </w:r>
            <w:r>
              <w:rPr>
                <w:noProof/>
                <w:webHidden/>
              </w:rPr>
              <w:fldChar w:fldCharType="end"/>
            </w:r>
            <w:r w:rsidRPr="00D44B2E">
              <w:rPr>
                <w:rStyle w:val="Hyperlink"/>
                <w:noProof/>
              </w:rPr>
              <w:fldChar w:fldCharType="end"/>
            </w:r>
          </w:ins>
        </w:p>
        <w:p w14:paraId="62F0C6DB" w14:textId="2A917AA8" w:rsidR="00901FC4" w:rsidRDefault="00901FC4">
          <w:pPr>
            <w:pStyle w:val="Verzeichnis3"/>
            <w:tabs>
              <w:tab w:val="left" w:pos="1440"/>
              <w:tab w:val="right" w:leader="dot" w:pos="9010"/>
            </w:tabs>
            <w:rPr>
              <w:ins w:id="109" w:author="PH" w:date="2024-11-27T18:59:00Z" w16du:dateUtc="2024-11-27T17:59:00Z"/>
              <w:rFonts w:asciiTheme="minorHAnsi" w:eastAsiaTheme="minorEastAsia" w:hAnsiTheme="minorHAnsi"/>
              <w:noProof/>
              <w:color w:val="auto"/>
              <w:kern w:val="2"/>
              <w:lang w:eastAsia="en-GB"/>
              <w14:ligatures w14:val="standardContextual"/>
            </w:rPr>
          </w:pPr>
          <w:ins w:id="11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w:t>
            </w:r>
            <w:r>
              <w:rPr>
                <w:rFonts w:asciiTheme="minorHAnsi" w:eastAsiaTheme="minorEastAsia" w:hAnsiTheme="minorHAnsi"/>
                <w:noProof/>
                <w:color w:val="auto"/>
                <w:kern w:val="2"/>
                <w:lang w:eastAsia="en-GB"/>
                <w14:ligatures w14:val="standardContextual"/>
              </w:rPr>
              <w:tab/>
            </w:r>
            <w:r w:rsidRPr="00D44B2E">
              <w:rPr>
                <w:rStyle w:val="Hyperlink"/>
                <w:noProof/>
              </w:rPr>
              <w:t>Fault Descriptions</w:t>
            </w:r>
            <w:r>
              <w:rPr>
                <w:noProof/>
                <w:webHidden/>
              </w:rPr>
              <w:tab/>
            </w:r>
            <w:r>
              <w:rPr>
                <w:noProof/>
                <w:webHidden/>
              </w:rPr>
              <w:fldChar w:fldCharType="begin"/>
            </w:r>
            <w:r>
              <w:rPr>
                <w:noProof/>
                <w:webHidden/>
              </w:rPr>
              <w:instrText xml:space="preserve"> PAGEREF _Toc183626420 \h </w:instrText>
            </w:r>
          </w:ins>
          <w:r>
            <w:rPr>
              <w:noProof/>
              <w:webHidden/>
            </w:rPr>
          </w:r>
          <w:r>
            <w:rPr>
              <w:noProof/>
              <w:webHidden/>
            </w:rPr>
            <w:fldChar w:fldCharType="separate"/>
          </w:r>
          <w:ins w:id="111" w:author="PH" w:date="2024-11-27T18:59:00Z" w16du:dateUtc="2024-11-27T17:59:00Z">
            <w:r>
              <w:rPr>
                <w:noProof/>
                <w:webHidden/>
              </w:rPr>
              <w:t>24</w:t>
            </w:r>
            <w:r>
              <w:rPr>
                <w:noProof/>
                <w:webHidden/>
              </w:rPr>
              <w:fldChar w:fldCharType="end"/>
            </w:r>
            <w:r w:rsidRPr="00D44B2E">
              <w:rPr>
                <w:rStyle w:val="Hyperlink"/>
                <w:noProof/>
              </w:rPr>
              <w:fldChar w:fldCharType="end"/>
            </w:r>
          </w:ins>
        </w:p>
        <w:p w14:paraId="4A09AC94" w14:textId="10111B0B" w:rsidR="00901FC4" w:rsidRDefault="00901FC4">
          <w:pPr>
            <w:pStyle w:val="Verzeichnis4"/>
            <w:tabs>
              <w:tab w:val="left" w:pos="1920"/>
              <w:tab w:val="right" w:leader="dot" w:pos="9010"/>
            </w:tabs>
            <w:rPr>
              <w:ins w:id="112" w:author="PH" w:date="2024-11-27T18:59:00Z" w16du:dateUtc="2024-11-27T17:59:00Z"/>
              <w:rFonts w:asciiTheme="minorHAnsi" w:eastAsiaTheme="minorEastAsia" w:hAnsiTheme="minorHAnsi"/>
              <w:noProof/>
              <w:color w:val="auto"/>
              <w:kern w:val="2"/>
              <w:lang w:eastAsia="en-GB"/>
              <w14:ligatures w14:val="standardContextual"/>
            </w:rPr>
          </w:pPr>
          <w:ins w:id="11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3.1.4.1</w:t>
            </w:r>
            <w:r>
              <w:rPr>
                <w:rFonts w:asciiTheme="minorHAnsi" w:eastAsiaTheme="minorEastAsia" w:hAnsiTheme="minorHAnsi"/>
                <w:noProof/>
                <w:color w:val="auto"/>
                <w:kern w:val="2"/>
                <w:lang w:eastAsia="en-GB"/>
                <w14:ligatures w14:val="standardContextual"/>
              </w:rPr>
              <w:tab/>
            </w:r>
            <w:r w:rsidRPr="00D44B2E">
              <w:rPr>
                <w:rStyle w:val="Hyperlink"/>
                <w:noProof/>
              </w:rPr>
              <w:t>SMP Not Found Fault</w:t>
            </w:r>
            <w:r>
              <w:rPr>
                <w:noProof/>
                <w:webHidden/>
              </w:rPr>
              <w:tab/>
            </w:r>
            <w:r>
              <w:rPr>
                <w:noProof/>
                <w:webHidden/>
              </w:rPr>
              <w:fldChar w:fldCharType="begin"/>
            </w:r>
            <w:r>
              <w:rPr>
                <w:noProof/>
                <w:webHidden/>
              </w:rPr>
              <w:instrText xml:space="preserve"> PAGEREF _Toc183626421 \h </w:instrText>
            </w:r>
          </w:ins>
          <w:r>
            <w:rPr>
              <w:noProof/>
              <w:webHidden/>
            </w:rPr>
          </w:r>
          <w:r>
            <w:rPr>
              <w:noProof/>
              <w:webHidden/>
            </w:rPr>
            <w:fldChar w:fldCharType="separate"/>
          </w:r>
          <w:ins w:id="114" w:author="PH" w:date="2024-11-27T18:59:00Z" w16du:dateUtc="2024-11-27T17:59:00Z">
            <w:r>
              <w:rPr>
                <w:noProof/>
                <w:webHidden/>
              </w:rPr>
              <w:t>24</w:t>
            </w:r>
            <w:r>
              <w:rPr>
                <w:noProof/>
                <w:webHidden/>
              </w:rPr>
              <w:fldChar w:fldCharType="end"/>
            </w:r>
            <w:r w:rsidRPr="00D44B2E">
              <w:rPr>
                <w:rStyle w:val="Hyperlink"/>
                <w:noProof/>
              </w:rPr>
              <w:fldChar w:fldCharType="end"/>
            </w:r>
          </w:ins>
        </w:p>
        <w:p w14:paraId="702E8E9E" w14:textId="7178DC29" w:rsidR="00901FC4" w:rsidRDefault="00901FC4">
          <w:pPr>
            <w:pStyle w:val="Verzeichnis4"/>
            <w:tabs>
              <w:tab w:val="left" w:pos="1920"/>
              <w:tab w:val="right" w:leader="dot" w:pos="9010"/>
            </w:tabs>
            <w:rPr>
              <w:ins w:id="115" w:author="PH" w:date="2024-11-27T18:59:00Z" w16du:dateUtc="2024-11-27T17:59:00Z"/>
              <w:rFonts w:asciiTheme="minorHAnsi" w:eastAsiaTheme="minorEastAsia" w:hAnsiTheme="minorHAnsi"/>
              <w:noProof/>
              <w:color w:val="auto"/>
              <w:kern w:val="2"/>
              <w:lang w:eastAsia="en-GB"/>
              <w14:ligatures w14:val="standardContextual"/>
            </w:rPr>
          </w:pPr>
          <w:ins w:id="11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3.1.4.2</w:t>
            </w:r>
            <w:r>
              <w:rPr>
                <w:rFonts w:asciiTheme="minorHAnsi" w:eastAsiaTheme="minorEastAsia" w:hAnsiTheme="minorHAnsi"/>
                <w:noProof/>
                <w:color w:val="auto"/>
                <w:kern w:val="2"/>
                <w:lang w:eastAsia="en-GB"/>
                <w14:ligatures w14:val="standardContextual"/>
              </w:rPr>
              <w:tab/>
            </w:r>
            <w:r w:rsidRPr="00D44B2E">
              <w:rPr>
                <w:rStyle w:val="Hyperlink"/>
                <w:noProof/>
              </w:rPr>
              <w:t>Unauthorized Fault</w:t>
            </w:r>
            <w:r>
              <w:rPr>
                <w:noProof/>
                <w:webHidden/>
              </w:rPr>
              <w:tab/>
            </w:r>
            <w:r>
              <w:rPr>
                <w:noProof/>
                <w:webHidden/>
              </w:rPr>
              <w:fldChar w:fldCharType="begin"/>
            </w:r>
            <w:r>
              <w:rPr>
                <w:noProof/>
                <w:webHidden/>
              </w:rPr>
              <w:instrText xml:space="preserve"> PAGEREF _Toc183626422 \h </w:instrText>
            </w:r>
          </w:ins>
          <w:r>
            <w:rPr>
              <w:noProof/>
              <w:webHidden/>
            </w:rPr>
          </w:r>
          <w:r>
            <w:rPr>
              <w:noProof/>
              <w:webHidden/>
            </w:rPr>
            <w:fldChar w:fldCharType="separate"/>
          </w:r>
          <w:ins w:id="117" w:author="PH" w:date="2024-11-27T18:59:00Z" w16du:dateUtc="2024-11-27T17:59:00Z">
            <w:r>
              <w:rPr>
                <w:noProof/>
                <w:webHidden/>
              </w:rPr>
              <w:t>25</w:t>
            </w:r>
            <w:r>
              <w:rPr>
                <w:noProof/>
                <w:webHidden/>
              </w:rPr>
              <w:fldChar w:fldCharType="end"/>
            </w:r>
            <w:r w:rsidRPr="00D44B2E">
              <w:rPr>
                <w:rStyle w:val="Hyperlink"/>
                <w:noProof/>
              </w:rPr>
              <w:fldChar w:fldCharType="end"/>
            </w:r>
          </w:ins>
        </w:p>
        <w:p w14:paraId="45222FF8" w14:textId="198A327E" w:rsidR="00901FC4" w:rsidRDefault="00901FC4">
          <w:pPr>
            <w:pStyle w:val="Verzeichnis4"/>
            <w:tabs>
              <w:tab w:val="left" w:pos="1920"/>
              <w:tab w:val="right" w:leader="dot" w:pos="9010"/>
            </w:tabs>
            <w:rPr>
              <w:ins w:id="118" w:author="PH" w:date="2024-11-27T18:59:00Z" w16du:dateUtc="2024-11-27T17:59:00Z"/>
              <w:rFonts w:asciiTheme="minorHAnsi" w:eastAsiaTheme="minorEastAsia" w:hAnsiTheme="minorHAnsi"/>
              <w:noProof/>
              <w:color w:val="auto"/>
              <w:kern w:val="2"/>
              <w:lang w:eastAsia="en-GB"/>
              <w14:ligatures w14:val="standardContextual"/>
            </w:rPr>
          </w:pPr>
          <w:ins w:id="11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3.1.4.3</w:t>
            </w:r>
            <w:r>
              <w:rPr>
                <w:rFonts w:asciiTheme="minorHAnsi" w:eastAsiaTheme="minorEastAsia" w:hAnsiTheme="minorHAnsi"/>
                <w:noProof/>
                <w:color w:val="auto"/>
                <w:kern w:val="2"/>
                <w:lang w:eastAsia="en-GB"/>
                <w14:ligatures w14:val="standardContextual"/>
              </w:rPr>
              <w:tab/>
            </w:r>
            <w:r w:rsidRPr="00D44B2E">
              <w:rPr>
                <w:rStyle w:val="Hyperlink"/>
                <w:noProof/>
              </w:rPr>
              <w:t>Bad Request Fault</w:t>
            </w:r>
            <w:r>
              <w:rPr>
                <w:noProof/>
                <w:webHidden/>
              </w:rPr>
              <w:tab/>
            </w:r>
            <w:r>
              <w:rPr>
                <w:noProof/>
                <w:webHidden/>
              </w:rPr>
              <w:fldChar w:fldCharType="begin"/>
            </w:r>
            <w:r>
              <w:rPr>
                <w:noProof/>
                <w:webHidden/>
              </w:rPr>
              <w:instrText xml:space="preserve"> PAGEREF _Toc183626423 \h </w:instrText>
            </w:r>
          </w:ins>
          <w:r>
            <w:rPr>
              <w:noProof/>
              <w:webHidden/>
            </w:rPr>
          </w:r>
          <w:r>
            <w:rPr>
              <w:noProof/>
              <w:webHidden/>
            </w:rPr>
            <w:fldChar w:fldCharType="separate"/>
          </w:r>
          <w:ins w:id="120" w:author="PH" w:date="2024-11-27T18:59:00Z" w16du:dateUtc="2024-11-27T17:59:00Z">
            <w:r>
              <w:rPr>
                <w:noProof/>
                <w:webHidden/>
              </w:rPr>
              <w:t>25</w:t>
            </w:r>
            <w:r>
              <w:rPr>
                <w:noProof/>
                <w:webHidden/>
              </w:rPr>
              <w:fldChar w:fldCharType="end"/>
            </w:r>
            <w:r w:rsidRPr="00D44B2E">
              <w:rPr>
                <w:rStyle w:val="Hyperlink"/>
                <w:noProof/>
              </w:rPr>
              <w:fldChar w:fldCharType="end"/>
            </w:r>
          </w:ins>
        </w:p>
        <w:p w14:paraId="4B971E93" w14:textId="1DFFE5BC" w:rsidR="00901FC4" w:rsidRDefault="00901FC4">
          <w:pPr>
            <w:pStyle w:val="Verzeichnis4"/>
            <w:tabs>
              <w:tab w:val="left" w:pos="1920"/>
              <w:tab w:val="right" w:leader="dot" w:pos="9010"/>
            </w:tabs>
            <w:rPr>
              <w:ins w:id="121" w:author="PH" w:date="2024-11-27T18:59:00Z" w16du:dateUtc="2024-11-27T17:59:00Z"/>
              <w:rFonts w:asciiTheme="minorHAnsi" w:eastAsiaTheme="minorEastAsia" w:hAnsiTheme="minorHAnsi"/>
              <w:noProof/>
              <w:color w:val="auto"/>
              <w:kern w:val="2"/>
              <w:lang w:eastAsia="en-GB"/>
              <w14:ligatures w14:val="standardContextual"/>
            </w:rPr>
          </w:pPr>
          <w:ins w:id="12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3.1.4.4</w:t>
            </w:r>
            <w:r>
              <w:rPr>
                <w:rFonts w:asciiTheme="minorHAnsi" w:eastAsiaTheme="minorEastAsia" w:hAnsiTheme="minorHAnsi"/>
                <w:noProof/>
                <w:color w:val="auto"/>
                <w:kern w:val="2"/>
                <w:lang w:eastAsia="en-GB"/>
                <w14:ligatures w14:val="standardContextual"/>
              </w:rPr>
              <w:tab/>
            </w:r>
            <w:r w:rsidRPr="00D44B2E">
              <w:rPr>
                <w:rStyle w:val="Hyperlink"/>
                <w:noProof/>
              </w:rPr>
              <w:t>Internal Error Fault</w:t>
            </w:r>
            <w:r>
              <w:rPr>
                <w:noProof/>
                <w:webHidden/>
              </w:rPr>
              <w:tab/>
            </w:r>
            <w:r>
              <w:rPr>
                <w:noProof/>
                <w:webHidden/>
              </w:rPr>
              <w:fldChar w:fldCharType="begin"/>
            </w:r>
            <w:r>
              <w:rPr>
                <w:noProof/>
                <w:webHidden/>
              </w:rPr>
              <w:instrText xml:space="preserve"> PAGEREF _Toc183626424 \h </w:instrText>
            </w:r>
          </w:ins>
          <w:r>
            <w:rPr>
              <w:noProof/>
              <w:webHidden/>
            </w:rPr>
          </w:r>
          <w:r>
            <w:rPr>
              <w:noProof/>
              <w:webHidden/>
            </w:rPr>
            <w:fldChar w:fldCharType="separate"/>
          </w:r>
          <w:ins w:id="123" w:author="PH" w:date="2024-11-27T18:59:00Z" w16du:dateUtc="2024-11-27T17:59:00Z">
            <w:r>
              <w:rPr>
                <w:noProof/>
                <w:webHidden/>
              </w:rPr>
              <w:t>25</w:t>
            </w:r>
            <w:r>
              <w:rPr>
                <w:noProof/>
                <w:webHidden/>
              </w:rPr>
              <w:fldChar w:fldCharType="end"/>
            </w:r>
            <w:r w:rsidRPr="00D44B2E">
              <w:rPr>
                <w:rStyle w:val="Hyperlink"/>
                <w:noProof/>
              </w:rPr>
              <w:fldChar w:fldCharType="end"/>
            </w:r>
          </w:ins>
        </w:p>
        <w:p w14:paraId="7F7CD34D" w14:textId="70011F58" w:rsidR="00901FC4" w:rsidRDefault="00901FC4">
          <w:pPr>
            <w:pStyle w:val="Verzeichnis2"/>
            <w:tabs>
              <w:tab w:val="left" w:pos="960"/>
              <w:tab w:val="right" w:leader="dot" w:pos="9010"/>
            </w:tabs>
            <w:rPr>
              <w:ins w:id="124" w:author="PH" w:date="2024-11-27T18:59:00Z" w16du:dateUtc="2024-11-27T17:59:00Z"/>
              <w:rFonts w:asciiTheme="minorHAnsi" w:eastAsiaTheme="minorEastAsia" w:hAnsiTheme="minorHAnsi"/>
              <w:noProof/>
              <w:color w:val="auto"/>
              <w:kern w:val="2"/>
              <w:lang w:eastAsia="en-GB"/>
              <w14:ligatures w14:val="standardContextual"/>
            </w:rPr>
          </w:pPr>
          <w:ins w:id="12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w:t>
            </w:r>
            <w:r>
              <w:rPr>
                <w:rFonts w:asciiTheme="minorHAnsi" w:eastAsiaTheme="minorEastAsia" w:hAnsiTheme="minorHAnsi"/>
                <w:noProof/>
                <w:color w:val="auto"/>
                <w:kern w:val="2"/>
                <w:lang w:eastAsia="en-GB"/>
                <w14:ligatures w14:val="standardContextual"/>
              </w:rPr>
              <w:tab/>
            </w:r>
            <w:r w:rsidRPr="00D44B2E">
              <w:rPr>
                <w:rStyle w:val="Hyperlink"/>
                <w:noProof/>
              </w:rPr>
              <w:t>Service Metadata Locator - data model</w:t>
            </w:r>
            <w:r>
              <w:rPr>
                <w:noProof/>
                <w:webHidden/>
              </w:rPr>
              <w:tab/>
            </w:r>
            <w:r>
              <w:rPr>
                <w:noProof/>
                <w:webHidden/>
              </w:rPr>
              <w:fldChar w:fldCharType="begin"/>
            </w:r>
            <w:r>
              <w:rPr>
                <w:noProof/>
                <w:webHidden/>
              </w:rPr>
              <w:instrText xml:space="preserve"> PAGEREF _Toc183626425 \h </w:instrText>
            </w:r>
          </w:ins>
          <w:r>
            <w:rPr>
              <w:noProof/>
              <w:webHidden/>
            </w:rPr>
          </w:r>
          <w:r>
            <w:rPr>
              <w:noProof/>
              <w:webHidden/>
            </w:rPr>
            <w:fldChar w:fldCharType="separate"/>
          </w:r>
          <w:ins w:id="126" w:author="PH" w:date="2024-11-27T18:59:00Z" w16du:dateUtc="2024-11-27T17:59:00Z">
            <w:r>
              <w:rPr>
                <w:noProof/>
                <w:webHidden/>
              </w:rPr>
              <w:t>25</w:t>
            </w:r>
            <w:r>
              <w:rPr>
                <w:noProof/>
                <w:webHidden/>
              </w:rPr>
              <w:fldChar w:fldCharType="end"/>
            </w:r>
            <w:r w:rsidRPr="00D44B2E">
              <w:rPr>
                <w:rStyle w:val="Hyperlink"/>
                <w:noProof/>
              </w:rPr>
              <w:fldChar w:fldCharType="end"/>
            </w:r>
          </w:ins>
        </w:p>
        <w:p w14:paraId="72C3325F" w14:textId="18E0CDE0" w:rsidR="00901FC4" w:rsidRDefault="00901FC4">
          <w:pPr>
            <w:pStyle w:val="Verzeichnis3"/>
            <w:tabs>
              <w:tab w:val="left" w:pos="1440"/>
              <w:tab w:val="right" w:leader="dot" w:pos="9010"/>
            </w:tabs>
            <w:rPr>
              <w:ins w:id="127" w:author="PH" w:date="2024-11-27T18:59:00Z" w16du:dateUtc="2024-11-27T17:59:00Z"/>
              <w:rFonts w:asciiTheme="minorHAnsi" w:eastAsiaTheme="minorEastAsia" w:hAnsiTheme="minorHAnsi"/>
              <w:noProof/>
              <w:color w:val="auto"/>
              <w:kern w:val="2"/>
              <w:lang w:eastAsia="en-GB"/>
              <w14:ligatures w14:val="standardContextual"/>
            </w:rPr>
          </w:pPr>
          <w:ins w:id="12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3.2.1</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 datatype</w:t>
            </w:r>
            <w:r>
              <w:rPr>
                <w:noProof/>
                <w:webHidden/>
              </w:rPr>
              <w:tab/>
            </w:r>
            <w:r>
              <w:rPr>
                <w:noProof/>
                <w:webHidden/>
              </w:rPr>
              <w:fldChar w:fldCharType="begin"/>
            </w:r>
            <w:r>
              <w:rPr>
                <w:noProof/>
                <w:webHidden/>
              </w:rPr>
              <w:instrText xml:space="preserve"> PAGEREF _Toc183626426 \h </w:instrText>
            </w:r>
          </w:ins>
          <w:r>
            <w:rPr>
              <w:noProof/>
              <w:webHidden/>
            </w:rPr>
          </w:r>
          <w:r>
            <w:rPr>
              <w:noProof/>
              <w:webHidden/>
            </w:rPr>
            <w:fldChar w:fldCharType="separate"/>
          </w:r>
          <w:ins w:id="129" w:author="PH" w:date="2024-11-27T18:59:00Z" w16du:dateUtc="2024-11-27T17:59:00Z">
            <w:r>
              <w:rPr>
                <w:noProof/>
                <w:webHidden/>
              </w:rPr>
              <w:t>26</w:t>
            </w:r>
            <w:r>
              <w:rPr>
                <w:noProof/>
                <w:webHidden/>
              </w:rPr>
              <w:fldChar w:fldCharType="end"/>
            </w:r>
            <w:r w:rsidRPr="00D44B2E">
              <w:rPr>
                <w:rStyle w:val="Hyperlink"/>
                <w:noProof/>
              </w:rPr>
              <w:fldChar w:fldCharType="end"/>
            </w:r>
          </w:ins>
        </w:p>
        <w:p w14:paraId="45705B06" w14:textId="33B4BEC6" w:rsidR="00901FC4" w:rsidRDefault="00901FC4">
          <w:pPr>
            <w:pStyle w:val="Verzeichnis3"/>
            <w:tabs>
              <w:tab w:val="left" w:pos="1440"/>
              <w:tab w:val="right" w:leader="dot" w:pos="9010"/>
            </w:tabs>
            <w:rPr>
              <w:ins w:id="130" w:author="PH" w:date="2024-11-27T18:59:00Z" w16du:dateUtc="2024-11-27T17:59:00Z"/>
              <w:rFonts w:asciiTheme="minorHAnsi" w:eastAsiaTheme="minorEastAsia" w:hAnsiTheme="minorHAnsi"/>
              <w:noProof/>
              <w:color w:val="auto"/>
              <w:kern w:val="2"/>
              <w:lang w:eastAsia="en-GB"/>
              <w14:ligatures w14:val="standardContextual"/>
            </w:rPr>
          </w:pPr>
          <w:ins w:id="13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3.2.2</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_Toc183626427 \h </w:instrText>
            </w:r>
          </w:ins>
          <w:r>
            <w:rPr>
              <w:noProof/>
              <w:webHidden/>
            </w:rPr>
          </w:r>
          <w:r>
            <w:rPr>
              <w:noProof/>
              <w:webHidden/>
            </w:rPr>
            <w:fldChar w:fldCharType="separate"/>
          </w:r>
          <w:ins w:id="132" w:author="PH" w:date="2024-11-27T18:59:00Z" w16du:dateUtc="2024-11-27T17:59:00Z">
            <w:r>
              <w:rPr>
                <w:noProof/>
                <w:webHidden/>
              </w:rPr>
              <w:t>26</w:t>
            </w:r>
            <w:r>
              <w:rPr>
                <w:noProof/>
                <w:webHidden/>
              </w:rPr>
              <w:fldChar w:fldCharType="end"/>
            </w:r>
            <w:r w:rsidRPr="00D44B2E">
              <w:rPr>
                <w:rStyle w:val="Hyperlink"/>
                <w:noProof/>
              </w:rPr>
              <w:fldChar w:fldCharType="end"/>
            </w:r>
          </w:ins>
        </w:p>
        <w:p w14:paraId="0260E068" w14:textId="50558996" w:rsidR="00901FC4" w:rsidRDefault="00901FC4">
          <w:pPr>
            <w:pStyle w:val="Verzeichnis3"/>
            <w:tabs>
              <w:tab w:val="left" w:pos="1440"/>
              <w:tab w:val="right" w:leader="dot" w:pos="9010"/>
            </w:tabs>
            <w:rPr>
              <w:ins w:id="133" w:author="PH" w:date="2024-11-27T18:59:00Z" w16du:dateUtc="2024-11-27T17:59:00Z"/>
              <w:rFonts w:asciiTheme="minorHAnsi" w:eastAsiaTheme="minorEastAsia" w:hAnsiTheme="minorHAnsi"/>
              <w:noProof/>
              <w:color w:val="auto"/>
              <w:kern w:val="2"/>
              <w:lang w:eastAsia="en-GB"/>
              <w14:ligatures w14:val="standardContextual"/>
            </w:rPr>
          </w:pPr>
          <w:ins w:id="13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3.2.3</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datatype</w:t>
            </w:r>
            <w:r>
              <w:rPr>
                <w:noProof/>
                <w:webHidden/>
              </w:rPr>
              <w:tab/>
            </w:r>
            <w:r>
              <w:rPr>
                <w:noProof/>
                <w:webHidden/>
              </w:rPr>
              <w:fldChar w:fldCharType="begin"/>
            </w:r>
            <w:r>
              <w:rPr>
                <w:noProof/>
                <w:webHidden/>
              </w:rPr>
              <w:instrText xml:space="preserve"> PAGEREF _Toc183626428 \h </w:instrText>
            </w:r>
          </w:ins>
          <w:r>
            <w:rPr>
              <w:noProof/>
              <w:webHidden/>
            </w:rPr>
          </w:r>
          <w:r>
            <w:rPr>
              <w:noProof/>
              <w:webHidden/>
            </w:rPr>
            <w:fldChar w:fldCharType="separate"/>
          </w:r>
          <w:ins w:id="135" w:author="PH" w:date="2024-11-27T18:59:00Z" w16du:dateUtc="2024-11-27T17:59:00Z">
            <w:r>
              <w:rPr>
                <w:noProof/>
                <w:webHidden/>
              </w:rPr>
              <w:t>27</w:t>
            </w:r>
            <w:r>
              <w:rPr>
                <w:noProof/>
                <w:webHidden/>
              </w:rPr>
              <w:fldChar w:fldCharType="end"/>
            </w:r>
            <w:r w:rsidRPr="00D44B2E">
              <w:rPr>
                <w:rStyle w:val="Hyperlink"/>
                <w:noProof/>
              </w:rPr>
              <w:fldChar w:fldCharType="end"/>
            </w:r>
          </w:ins>
        </w:p>
        <w:p w14:paraId="598DA67C" w14:textId="6ED872F2" w:rsidR="00901FC4" w:rsidRDefault="00901FC4">
          <w:pPr>
            <w:pStyle w:val="Verzeichnis3"/>
            <w:tabs>
              <w:tab w:val="left" w:pos="1440"/>
              <w:tab w:val="right" w:leader="dot" w:pos="9010"/>
            </w:tabs>
            <w:rPr>
              <w:ins w:id="136" w:author="PH" w:date="2024-11-27T18:59:00Z" w16du:dateUtc="2024-11-27T17:59:00Z"/>
              <w:rFonts w:asciiTheme="minorHAnsi" w:eastAsiaTheme="minorEastAsia" w:hAnsiTheme="minorHAnsi"/>
              <w:noProof/>
              <w:color w:val="auto"/>
              <w:kern w:val="2"/>
              <w:lang w:eastAsia="en-GB"/>
              <w14:ligatures w14:val="standardContextual"/>
            </w:rPr>
          </w:pPr>
          <w:ins w:id="13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3.2.4</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format</w:t>
            </w:r>
            <w:r>
              <w:rPr>
                <w:noProof/>
                <w:webHidden/>
              </w:rPr>
              <w:tab/>
            </w:r>
            <w:r>
              <w:rPr>
                <w:noProof/>
                <w:webHidden/>
              </w:rPr>
              <w:fldChar w:fldCharType="begin"/>
            </w:r>
            <w:r>
              <w:rPr>
                <w:noProof/>
                <w:webHidden/>
              </w:rPr>
              <w:instrText xml:space="preserve"> PAGEREF _Toc183626429 \h </w:instrText>
            </w:r>
          </w:ins>
          <w:r>
            <w:rPr>
              <w:noProof/>
              <w:webHidden/>
            </w:rPr>
          </w:r>
          <w:r>
            <w:rPr>
              <w:noProof/>
              <w:webHidden/>
            </w:rPr>
            <w:fldChar w:fldCharType="separate"/>
          </w:r>
          <w:ins w:id="138" w:author="PH" w:date="2024-11-27T18:59:00Z" w16du:dateUtc="2024-11-27T17:59:00Z">
            <w:r>
              <w:rPr>
                <w:noProof/>
                <w:webHidden/>
              </w:rPr>
              <w:t>27</w:t>
            </w:r>
            <w:r>
              <w:rPr>
                <w:noProof/>
                <w:webHidden/>
              </w:rPr>
              <w:fldChar w:fldCharType="end"/>
            </w:r>
            <w:r w:rsidRPr="00D44B2E">
              <w:rPr>
                <w:rStyle w:val="Hyperlink"/>
                <w:noProof/>
              </w:rPr>
              <w:fldChar w:fldCharType="end"/>
            </w:r>
          </w:ins>
        </w:p>
        <w:p w14:paraId="2A38BF70" w14:textId="1F8040B5" w:rsidR="00901FC4" w:rsidRDefault="00901FC4">
          <w:pPr>
            <w:pStyle w:val="Verzeichnis3"/>
            <w:tabs>
              <w:tab w:val="left" w:pos="1440"/>
              <w:tab w:val="right" w:leader="dot" w:pos="9010"/>
            </w:tabs>
            <w:rPr>
              <w:ins w:id="139" w:author="PH" w:date="2024-11-27T18:59:00Z" w16du:dateUtc="2024-11-27T17:59:00Z"/>
              <w:rFonts w:asciiTheme="minorHAnsi" w:eastAsiaTheme="minorEastAsia" w:hAnsiTheme="minorHAnsi"/>
              <w:noProof/>
              <w:color w:val="auto"/>
              <w:kern w:val="2"/>
              <w:lang w:eastAsia="en-GB"/>
              <w14:ligatures w14:val="standardContextual"/>
            </w:rPr>
          </w:pPr>
          <w:ins w:id="14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3.2.5</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ParticipantIdentifierPage datatype</w:t>
            </w:r>
            <w:r>
              <w:rPr>
                <w:noProof/>
                <w:webHidden/>
              </w:rPr>
              <w:tab/>
            </w:r>
            <w:r>
              <w:rPr>
                <w:noProof/>
                <w:webHidden/>
              </w:rPr>
              <w:fldChar w:fldCharType="begin"/>
            </w:r>
            <w:r>
              <w:rPr>
                <w:noProof/>
                <w:webHidden/>
              </w:rPr>
              <w:instrText xml:space="preserve"> PAGEREF _Toc183626430 \h </w:instrText>
            </w:r>
          </w:ins>
          <w:r>
            <w:rPr>
              <w:noProof/>
              <w:webHidden/>
            </w:rPr>
          </w:r>
          <w:r>
            <w:rPr>
              <w:noProof/>
              <w:webHidden/>
            </w:rPr>
            <w:fldChar w:fldCharType="separate"/>
          </w:r>
          <w:ins w:id="141" w:author="PH" w:date="2024-11-27T18:59:00Z" w16du:dateUtc="2024-11-27T17:59:00Z">
            <w:r>
              <w:rPr>
                <w:noProof/>
                <w:webHidden/>
              </w:rPr>
              <w:t>27</w:t>
            </w:r>
            <w:r>
              <w:rPr>
                <w:noProof/>
                <w:webHidden/>
              </w:rPr>
              <w:fldChar w:fldCharType="end"/>
            </w:r>
            <w:r w:rsidRPr="00D44B2E">
              <w:rPr>
                <w:rStyle w:val="Hyperlink"/>
                <w:noProof/>
              </w:rPr>
              <w:fldChar w:fldCharType="end"/>
            </w:r>
          </w:ins>
        </w:p>
        <w:p w14:paraId="5E14F4BE" w14:textId="353BB121" w:rsidR="00901FC4" w:rsidRDefault="00901FC4">
          <w:pPr>
            <w:pStyle w:val="Verzeichnis3"/>
            <w:tabs>
              <w:tab w:val="left" w:pos="1440"/>
              <w:tab w:val="right" w:leader="dot" w:pos="9010"/>
            </w:tabs>
            <w:rPr>
              <w:ins w:id="142" w:author="PH" w:date="2024-11-27T18:59:00Z" w16du:dateUtc="2024-11-27T17:59:00Z"/>
              <w:rFonts w:asciiTheme="minorHAnsi" w:eastAsiaTheme="minorEastAsia" w:hAnsiTheme="minorHAnsi"/>
              <w:noProof/>
              <w:color w:val="auto"/>
              <w:kern w:val="2"/>
              <w:lang w:eastAsia="en-GB"/>
              <w14:ligatures w14:val="standardContextual"/>
            </w:rPr>
          </w:pPr>
          <w:ins w:id="14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3.2.6</w:t>
            </w:r>
            <w:r>
              <w:rPr>
                <w:rFonts w:asciiTheme="minorHAnsi" w:eastAsiaTheme="minorEastAsia" w:hAnsiTheme="minorHAnsi"/>
                <w:noProof/>
                <w:color w:val="auto"/>
                <w:kern w:val="2"/>
                <w:lang w:eastAsia="en-GB"/>
                <w14:ligatures w14:val="standardContextual"/>
              </w:rPr>
              <w:tab/>
            </w:r>
            <w:r w:rsidRPr="00D44B2E">
              <w:rPr>
                <w:rStyle w:val="Hyperlink"/>
                <w:noProof/>
              </w:rPr>
              <w:t>MigrationRecord</w:t>
            </w:r>
            <w:r>
              <w:rPr>
                <w:noProof/>
                <w:webHidden/>
              </w:rPr>
              <w:tab/>
            </w:r>
            <w:r>
              <w:rPr>
                <w:noProof/>
                <w:webHidden/>
              </w:rPr>
              <w:fldChar w:fldCharType="begin"/>
            </w:r>
            <w:r>
              <w:rPr>
                <w:noProof/>
                <w:webHidden/>
              </w:rPr>
              <w:instrText xml:space="preserve"> PAGEREF _Toc183626431 \h </w:instrText>
            </w:r>
          </w:ins>
          <w:r>
            <w:rPr>
              <w:noProof/>
              <w:webHidden/>
            </w:rPr>
          </w:r>
          <w:r>
            <w:rPr>
              <w:noProof/>
              <w:webHidden/>
            </w:rPr>
            <w:fldChar w:fldCharType="separate"/>
          </w:r>
          <w:ins w:id="144" w:author="PH" w:date="2024-11-27T18:59:00Z" w16du:dateUtc="2024-11-27T17:59:00Z">
            <w:r>
              <w:rPr>
                <w:noProof/>
                <w:webHidden/>
              </w:rPr>
              <w:t>28</w:t>
            </w:r>
            <w:r>
              <w:rPr>
                <w:noProof/>
                <w:webHidden/>
              </w:rPr>
              <w:fldChar w:fldCharType="end"/>
            </w:r>
            <w:r w:rsidRPr="00D44B2E">
              <w:rPr>
                <w:rStyle w:val="Hyperlink"/>
                <w:noProof/>
              </w:rPr>
              <w:fldChar w:fldCharType="end"/>
            </w:r>
          </w:ins>
        </w:p>
        <w:p w14:paraId="64FDFAAF" w14:textId="6D94DDF5" w:rsidR="00901FC4" w:rsidRDefault="00901FC4">
          <w:pPr>
            <w:pStyle w:val="Verzeichnis1"/>
            <w:tabs>
              <w:tab w:val="left" w:pos="482"/>
              <w:tab w:val="right" w:leader="dot" w:pos="9010"/>
            </w:tabs>
            <w:rPr>
              <w:ins w:id="145" w:author="PH" w:date="2024-11-27T18:59:00Z" w16du:dateUtc="2024-11-27T17:59:00Z"/>
              <w:rFonts w:asciiTheme="minorHAnsi" w:eastAsiaTheme="minorEastAsia" w:hAnsiTheme="minorHAnsi"/>
              <w:b w:val="0"/>
              <w:noProof/>
              <w:color w:val="auto"/>
              <w:kern w:val="2"/>
              <w:lang w:eastAsia="en-GB"/>
              <w14:ligatures w14:val="standardContextual"/>
            </w:rPr>
          </w:pPr>
          <w:ins w:id="14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w:t>
            </w:r>
            <w:r>
              <w:rPr>
                <w:rFonts w:asciiTheme="minorHAnsi" w:eastAsiaTheme="minorEastAsia" w:hAnsiTheme="minorHAnsi"/>
                <w:b w:val="0"/>
                <w:noProof/>
                <w:color w:val="auto"/>
                <w:kern w:val="2"/>
                <w:lang w:eastAsia="en-GB"/>
                <w14:ligatures w14:val="standardContextual"/>
              </w:rPr>
              <w:tab/>
            </w:r>
            <w:r w:rsidRPr="00D44B2E">
              <w:rPr>
                <w:rStyle w:val="Hyperlink"/>
                <w:noProof/>
              </w:rPr>
              <w:t>Service Bindings</w:t>
            </w:r>
            <w:r>
              <w:rPr>
                <w:noProof/>
                <w:webHidden/>
              </w:rPr>
              <w:tab/>
            </w:r>
            <w:r>
              <w:rPr>
                <w:noProof/>
                <w:webHidden/>
              </w:rPr>
              <w:fldChar w:fldCharType="begin"/>
            </w:r>
            <w:r>
              <w:rPr>
                <w:noProof/>
                <w:webHidden/>
              </w:rPr>
              <w:instrText xml:space="preserve"> PAGEREF _Toc183626432 \h </w:instrText>
            </w:r>
          </w:ins>
          <w:r>
            <w:rPr>
              <w:noProof/>
              <w:webHidden/>
            </w:rPr>
          </w:r>
          <w:r>
            <w:rPr>
              <w:noProof/>
              <w:webHidden/>
            </w:rPr>
            <w:fldChar w:fldCharType="separate"/>
          </w:r>
          <w:ins w:id="147" w:author="PH" w:date="2024-11-27T18:59:00Z" w16du:dateUtc="2024-11-27T17:59:00Z">
            <w:r>
              <w:rPr>
                <w:noProof/>
                <w:webHidden/>
              </w:rPr>
              <w:t>28</w:t>
            </w:r>
            <w:r>
              <w:rPr>
                <w:noProof/>
                <w:webHidden/>
              </w:rPr>
              <w:fldChar w:fldCharType="end"/>
            </w:r>
            <w:r w:rsidRPr="00D44B2E">
              <w:rPr>
                <w:rStyle w:val="Hyperlink"/>
                <w:noProof/>
              </w:rPr>
              <w:fldChar w:fldCharType="end"/>
            </w:r>
          </w:ins>
        </w:p>
        <w:p w14:paraId="7E86E75C" w14:textId="6B060B38" w:rsidR="00901FC4" w:rsidRDefault="00901FC4">
          <w:pPr>
            <w:pStyle w:val="Verzeichnis2"/>
            <w:tabs>
              <w:tab w:val="left" w:pos="960"/>
              <w:tab w:val="right" w:leader="dot" w:pos="9010"/>
            </w:tabs>
            <w:rPr>
              <w:ins w:id="148" w:author="PH" w:date="2024-11-27T18:59:00Z" w16du:dateUtc="2024-11-27T17:59:00Z"/>
              <w:rFonts w:asciiTheme="minorHAnsi" w:eastAsiaTheme="minorEastAsia" w:hAnsiTheme="minorHAnsi"/>
              <w:noProof/>
              <w:color w:val="auto"/>
              <w:kern w:val="2"/>
              <w:lang w:eastAsia="en-GB"/>
              <w14:ligatures w14:val="standardContextual"/>
            </w:rPr>
          </w:pPr>
          <w:ins w:id="14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4.1</w:t>
            </w:r>
            <w:r>
              <w:rPr>
                <w:rFonts w:asciiTheme="minorHAnsi" w:eastAsiaTheme="minorEastAsia" w:hAnsiTheme="minorHAnsi"/>
                <w:noProof/>
                <w:color w:val="auto"/>
                <w:kern w:val="2"/>
                <w:lang w:eastAsia="en-GB"/>
                <w14:ligatures w14:val="standardContextual"/>
              </w:rPr>
              <w:tab/>
            </w:r>
            <w:r w:rsidRPr="00D44B2E">
              <w:rPr>
                <w:rStyle w:val="Hyperlink"/>
                <w:noProof/>
              </w:rPr>
              <w:t>Services Provided as Web services - characteristics</w:t>
            </w:r>
            <w:r>
              <w:rPr>
                <w:noProof/>
                <w:webHidden/>
              </w:rPr>
              <w:tab/>
            </w:r>
            <w:r>
              <w:rPr>
                <w:noProof/>
                <w:webHidden/>
              </w:rPr>
              <w:fldChar w:fldCharType="begin"/>
            </w:r>
            <w:r>
              <w:rPr>
                <w:noProof/>
                <w:webHidden/>
              </w:rPr>
              <w:instrText xml:space="preserve"> PAGEREF _Toc183626433 \h </w:instrText>
            </w:r>
          </w:ins>
          <w:r>
            <w:rPr>
              <w:noProof/>
              <w:webHidden/>
            </w:rPr>
          </w:r>
          <w:r>
            <w:rPr>
              <w:noProof/>
              <w:webHidden/>
            </w:rPr>
            <w:fldChar w:fldCharType="separate"/>
          </w:r>
          <w:ins w:id="150" w:author="PH" w:date="2024-11-27T18:59:00Z" w16du:dateUtc="2024-11-27T17:59:00Z">
            <w:r>
              <w:rPr>
                <w:noProof/>
                <w:webHidden/>
              </w:rPr>
              <w:t>28</w:t>
            </w:r>
            <w:r>
              <w:rPr>
                <w:noProof/>
                <w:webHidden/>
              </w:rPr>
              <w:fldChar w:fldCharType="end"/>
            </w:r>
            <w:r w:rsidRPr="00D44B2E">
              <w:rPr>
                <w:rStyle w:val="Hyperlink"/>
                <w:noProof/>
              </w:rPr>
              <w:fldChar w:fldCharType="end"/>
            </w:r>
          </w:ins>
        </w:p>
        <w:p w14:paraId="1866A1D2" w14:textId="02192C91" w:rsidR="00901FC4" w:rsidRDefault="00901FC4">
          <w:pPr>
            <w:pStyle w:val="Verzeichnis2"/>
            <w:tabs>
              <w:tab w:val="left" w:pos="960"/>
              <w:tab w:val="right" w:leader="dot" w:pos="9010"/>
            </w:tabs>
            <w:rPr>
              <w:ins w:id="151" w:author="PH" w:date="2024-11-27T18:59:00Z" w16du:dateUtc="2024-11-27T17:59:00Z"/>
              <w:rFonts w:asciiTheme="minorHAnsi" w:eastAsiaTheme="minorEastAsia" w:hAnsiTheme="minorHAnsi"/>
              <w:noProof/>
              <w:color w:val="auto"/>
              <w:kern w:val="2"/>
              <w:lang w:eastAsia="en-GB"/>
              <w14:ligatures w14:val="standardContextual"/>
            </w:rPr>
          </w:pPr>
          <w:ins w:id="15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service - binding</w:t>
            </w:r>
            <w:r>
              <w:rPr>
                <w:noProof/>
                <w:webHidden/>
              </w:rPr>
              <w:tab/>
            </w:r>
            <w:r>
              <w:rPr>
                <w:noProof/>
                <w:webHidden/>
              </w:rPr>
              <w:fldChar w:fldCharType="begin"/>
            </w:r>
            <w:r>
              <w:rPr>
                <w:noProof/>
                <w:webHidden/>
              </w:rPr>
              <w:instrText xml:space="preserve"> PAGEREF _Toc183626434 \h </w:instrText>
            </w:r>
          </w:ins>
          <w:r>
            <w:rPr>
              <w:noProof/>
              <w:webHidden/>
            </w:rPr>
          </w:r>
          <w:r>
            <w:rPr>
              <w:noProof/>
              <w:webHidden/>
            </w:rPr>
            <w:fldChar w:fldCharType="separate"/>
          </w:r>
          <w:ins w:id="153" w:author="PH" w:date="2024-11-27T18:59:00Z" w16du:dateUtc="2024-11-27T17:59:00Z">
            <w:r>
              <w:rPr>
                <w:noProof/>
                <w:webHidden/>
              </w:rPr>
              <w:t>28</w:t>
            </w:r>
            <w:r>
              <w:rPr>
                <w:noProof/>
                <w:webHidden/>
              </w:rPr>
              <w:fldChar w:fldCharType="end"/>
            </w:r>
            <w:r w:rsidRPr="00D44B2E">
              <w:rPr>
                <w:rStyle w:val="Hyperlink"/>
                <w:noProof/>
              </w:rPr>
              <w:fldChar w:fldCharType="end"/>
            </w:r>
          </w:ins>
        </w:p>
        <w:p w14:paraId="345AB042" w14:textId="21E43046" w:rsidR="00901FC4" w:rsidRDefault="00901FC4">
          <w:pPr>
            <w:pStyle w:val="Verzeichnis3"/>
            <w:tabs>
              <w:tab w:val="left" w:pos="1440"/>
              <w:tab w:val="right" w:leader="dot" w:pos="9010"/>
            </w:tabs>
            <w:rPr>
              <w:ins w:id="154" w:author="PH" w:date="2024-11-27T18:59:00Z" w16du:dateUtc="2024-11-27T17:59:00Z"/>
              <w:rFonts w:asciiTheme="minorHAnsi" w:eastAsiaTheme="minorEastAsia" w:hAnsiTheme="minorHAnsi"/>
              <w:noProof/>
              <w:color w:val="auto"/>
              <w:kern w:val="2"/>
              <w:lang w:eastAsia="en-GB"/>
              <w14:ligatures w14:val="standardContextual"/>
            </w:rPr>
          </w:pPr>
          <w:ins w:id="15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_Toc183626435 \h </w:instrText>
            </w:r>
          </w:ins>
          <w:r>
            <w:rPr>
              <w:noProof/>
              <w:webHidden/>
            </w:rPr>
          </w:r>
          <w:r>
            <w:rPr>
              <w:noProof/>
              <w:webHidden/>
            </w:rPr>
            <w:fldChar w:fldCharType="separate"/>
          </w:r>
          <w:ins w:id="156" w:author="PH" w:date="2024-11-27T18:59:00Z" w16du:dateUtc="2024-11-27T17:59:00Z">
            <w:r>
              <w:rPr>
                <w:noProof/>
                <w:webHidden/>
              </w:rPr>
              <w:t>29</w:t>
            </w:r>
            <w:r>
              <w:rPr>
                <w:noProof/>
                <w:webHidden/>
              </w:rPr>
              <w:fldChar w:fldCharType="end"/>
            </w:r>
            <w:r w:rsidRPr="00D44B2E">
              <w:rPr>
                <w:rStyle w:val="Hyperlink"/>
                <w:noProof/>
              </w:rPr>
              <w:fldChar w:fldCharType="end"/>
            </w:r>
          </w:ins>
        </w:p>
        <w:p w14:paraId="1628ABF2" w14:textId="47766523" w:rsidR="00901FC4" w:rsidRDefault="00901FC4">
          <w:pPr>
            <w:pStyle w:val="Verzeichnis3"/>
            <w:tabs>
              <w:tab w:val="left" w:pos="1440"/>
              <w:tab w:val="right" w:leader="dot" w:pos="9010"/>
            </w:tabs>
            <w:rPr>
              <w:ins w:id="157" w:author="PH" w:date="2024-11-27T18:59:00Z" w16du:dateUtc="2024-11-27T17:59:00Z"/>
              <w:rFonts w:asciiTheme="minorHAnsi" w:eastAsiaTheme="minorEastAsia" w:hAnsiTheme="minorHAnsi"/>
              <w:noProof/>
              <w:color w:val="auto"/>
              <w:kern w:val="2"/>
              <w:lang w:eastAsia="en-GB"/>
              <w14:ligatures w14:val="standardContextual"/>
            </w:rPr>
          </w:pPr>
          <w:ins w:id="15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_Toc183626436 \h </w:instrText>
            </w:r>
          </w:ins>
          <w:r>
            <w:rPr>
              <w:noProof/>
              <w:webHidden/>
            </w:rPr>
          </w:r>
          <w:r>
            <w:rPr>
              <w:noProof/>
              <w:webHidden/>
            </w:rPr>
            <w:fldChar w:fldCharType="separate"/>
          </w:r>
          <w:ins w:id="159" w:author="PH" w:date="2024-11-27T18:59:00Z" w16du:dateUtc="2024-11-27T17:59:00Z">
            <w:r>
              <w:rPr>
                <w:noProof/>
                <w:webHidden/>
              </w:rPr>
              <w:t>29</w:t>
            </w:r>
            <w:r>
              <w:rPr>
                <w:noProof/>
                <w:webHidden/>
              </w:rPr>
              <w:fldChar w:fldCharType="end"/>
            </w:r>
            <w:r w:rsidRPr="00D44B2E">
              <w:rPr>
                <w:rStyle w:val="Hyperlink"/>
                <w:noProof/>
              </w:rPr>
              <w:fldChar w:fldCharType="end"/>
            </w:r>
          </w:ins>
        </w:p>
        <w:p w14:paraId="31591FD5" w14:textId="718C50C8" w:rsidR="00901FC4" w:rsidRDefault="00901FC4">
          <w:pPr>
            <w:pStyle w:val="Verzeichnis2"/>
            <w:tabs>
              <w:tab w:val="left" w:pos="960"/>
              <w:tab w:val="right" w:leader="dot" w:pos="9010"/>
            </w:tabs>
            <w:rPr>
              <w:ins w:id="160" w:author="PH" w:date="2024-11-27T18:59:00Z" w16du:dateUtc="2024-11-27T17:59:00Z"/>
              <w:rFonts w:asciiTheme="minorHAnsi" w:eastAsiaTheme="minorEastAsia" w:hAnsiTheme="minorHAnsi"/>
              <w:noProof/>
              <w:color w:val="auto"/>
              <w:kern w:val="2"/>
              <w:lang w:eastAsia="en-GB"/>
              <w14:ligatures w14:val="standardContextual"/>
            </w:rPr>
          </w:pPr>
          <w:ins w:id="16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service - binding</w:t>
            </w:r>
            <w:r>
              <w:rPr>
                <w:noProof/>
                <w:webHidden/>
              </w:rPr>
              <w:tab/>
            </w:r>
            <w:r>
              <w:rPr>
                <w:noProof/>
                <w:webHidden/>
              </w:rPr>
              <w:fldChar w:fldCharType="begin"/>
            </w:r>
            <w:r>
              <w:rPr>
                <w:noProof/>
                <w:webHidden/>
              </w:rPr>
              <w:instrText xml:space="preserve"> PAGEREF _Toc183626437 \h </w:instrText>
            </w:r>
          </w:ins>
          <w:r>
            <w:rPr>
              <w:noProof/>
              <w:webHidden/>
            </w:rPr>
          </w:r>
          <w:r>
            <w:rPr>
              <w:noProof/>
              <w:webHidden/>
            </w:rPr>
            <w:fldChar w:fldCharType="separate"/>
          </w:r>
          <w:ins w:id="162" w:author="PH" w:date="2024-11-27T18:59:00Z" w16du:dateUtc="2024-11-27T17:59:00Z">
            <w:r>
              <w:rPr>
                <w:noProof/>
                <w:webHidden/>
              </w:rPr>
              <w:t>29</w:t>
            </w:r>
            <w:r>
              <w:rPr>
                <w:noProof/>
                <w:webHidden/>
              </w:rPr>
              <w:fldChar w:fldCharType="end"/>
            </w:r>
            <w:r w:rsidRPr="00D44B2E">
              <w:rPr>
                <w:rStyle w:val="Hyperlink"/>
                <w:noProof/>
              </w:rPr>
              <w:fldChar w:fldCharType="end"/>
            </w:r>
          </w:ins>
        </w:p>
        <w:p w14:paraId="4326FBB4" w14:textId="3AF8DB87" w:rsidR="00901FC4" w:rsidRDefault="00901FC4">
          <w:pPr>
            <w:pStyle w:val="Verzeichnis3"/>
            <w:tabs>
              <w:tab w:val="left" w:pos="1440"/>
              <w:tab w:val="right" w:leader="dot" w:pos="9010"/>
            </w:tabs>
            <w:rPr>
              <w:ins w:id="163" w:author="PH" w:date="2024-11-27T18:59:00Z" w16du:dateUtc="2024-11-27T17:59:00Z"/>
              <w:rFonts w:asciiTheme="minorHAnsi" w:eastAsiaTheme="minorEastAsia" w:hAnsiTheme="minorHAnsi"/>
              <w:noProof/>
              <w:color w:val="auto"/>
              <w:kern w:val="2"/>
              <w:lang w:eastAsia="en-GB"/>
              <w14:ligatures w14:val="standardContextual"/>
            </w:rPr>
          </w:pPr>
          <w:ins w:id="16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_Toc183626438 \h </w:instrText>
            </w:r>
          </w:ins>
          <w:r>
            <w:rPr>
              <w:noProof/>
              <w:webHidden/>
            </w:rPr>
          </w:r>
          <w:r>
            <w:rPr>
              <w:noProof/>
              <w:webHidden/>
            </w:rPr>
            <w:fldChar w:fldCharType="separate"/>
          </w:r>
          <w:ins w:id="165" w:author="PH" w:date="2024-11-27T18:59:00Z" w16du:dateUtc="2024-11-27T17:59:00Z">
            <w:r>
              <w:rPr>
                <w:noProof/>
                <w:webHidden/>
              </w:rPr>
              <w:t>29</w:t>
            </w:r>
            <w:r>
              <w:rPr>
                <w:noProof/>
                <w:webHidden/>
              </w:rPr>
              <w:fldChar w:fldCharType="end"/>
            </w:r>
            <w:r w:rsidRPr="00D44B2E">
              <w:rPr>
                <w:rStyle w:val="Hyperlink"/>
                <w:noProof/>
              </w:rPr>
              <w:fldChar w:fldCharType="end"/>
            </w:r>
          </w:ins>
        </w:p>
        <w:p w14:paraId="4993139D" w14:textId="57BF9C9A" w:rsidR="00901FC4" w:rsidRDefault="00901FC4">
          <w:pPr>
            <w:pStyle w:val="Verzeichnis3"/>
            <w:tabs>
              <w:tab w:val="left" w:pos="1440"/>
              <w:tab w:val="right" w:leader="dot" w:pos="9010"/>
            </w:tabs>
            <w:rPr>
              <w:ins w:id="166" w:author="PH" w:date="2024-11-27T18:59:00Z" w16du:dateUtc="2024-11-27T17:59:00Z"/>
              <w:rFonts w:asciiTheme="minorHAnsi" w:eastAsiaTheme="minorEastAsia" w:hAnsiTheme="minorHAnsi"/>
              <w:noProof/>
              <w:color w:val="auto"/>
              <w:kern w:val="2"/>
              <w:lang w:eastAsia="en-GB"/>
              <w14:ligatures w14:val="standardContextual"/>
            </w:rPr>
          </w:pPr>
          <w:ins w:id="16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_Toc183626439 \h </w:instrText>
            </w:r>
          </w:ins>
          <w:r>
            <w:rPr>
              <w:noProof/>
              <w:webHidden/>
            </w:rPr>
          </w:r>
          <w:r>
            <w:rPr>
              <w:noProof/>
              <w:webHidden/>
            </w:rPr>
            <w:fldChar w:fldCharType="separate"/>
          </w:r>
          <w:ins w:id="168" w:author="PH" w:date="2024-11-27T18:59:00Z" w16du:dateUtc="2024-11-27T17:59:00Z">
            <w:r>
              <w:rPr>
                <w:noProof/>
                <w:webHidden/>
              </w:rPr>
              <w:t>29</w:t>
            </w:r>
            <w:r>
              <w:rPr>
                <w:noProof/>
                <w:webHidden/>
              </w:rPr>
              <w:fldChar w:fldCharType="end"/>
            </w:r>
            <w:r w:rsidRPr="00D44B2E">
              <w:rPr>
                <w:rStyle w:val="Hyperlink"/>
                <w:noProof/>
              </w:rPr>
              <w:fldChar w:fldCharType="end"/>
            </w:r>
          </w:ins>
        </w:p>
        <w:p w14:paraId="2A64451A" w14:textId="4C514223" w:rsidR="00901FC4" w:rsidRDefault="00901FC4">
          <w:pPr>
            <w:pStyle w:val="Verzeichnis1"/>
            <w:tabs>
              <w:tab w:val="left" w:pos="482"/>
              <w:tab w:val="right" w:leader="dot" w:pos="9010"/>
            </w:tabs>
            <w:rPr>
              <w:ins w:id="169" w:author="PH" w:date="2024-11-27T18:59:00Z" w16du:dateUtc="2024-11-27T17:59:00Z"/>
              <w:rFonts w:asciiTheme="minorHAnsi" w:eastAsiaTheme="minorEastAsia" w:hAnsiTheme="minorHAnsi"/>
              <w:b w:val="0"/>
              <w:noProof/>
              <w:color w:val="auto"/>
              <w:kern w:val="2"/>
              <w:lang w:eastAsia="en-GB"/>
              <w14:ligatures w14:val="standardContextual"/>
            </w:rPr>
          </w:pPr>
          <w:ins w:id="17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"_Toc183626440"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5</w:t>
            </w:r>
            <w:r>
              <w:rPr>
                <w:rFonts w:asciiTheme="minorHAnsi" w:eastAsiaTheme="minorEastAsia" w:hAnsiTheme="minorHAnsi"/>
                <w:b w:val="0"/>
                <w:noProof/>
                <w:color w:val="auto"/>
                <w:kern w:val="2"/>
                <w:lang w:eastAsia="en-GB"/>
                <w14:ligatures w14:val="standardContextual"/>
              </w:rPr>
              <w:tab/>
            </w:r>
            <w:r w:rsidRPr="00D44B2E">
              <w:rPr>
                <w:rStyle w:val="Hyperlink"/>
                <w:noProof/>
              </w:rPr>
              <w:t>DNS Spoof Mitigation</w:t>
            </w:r>
            <w:r>
              <w:rPr>
                <w:noProof/>
                <w:webHidden/>
              </w:rPr>
              <w:tab/>
            </w:r>
            <w:r>
              <w:rPr>
                <w:noProof/>
                <w:webHidden/>
              </w:rPr>
              <w:fldChar w:fldCharType="begin"/>
            </w:r>
            <w:r>
              <w:rPr>
                <w:noProof/>
                <w:webHidden/>
              </w:rPr>
              <w:instrText xml:space="preserve"> PAGEREF _Toc183626440 \h </w:instrText>
            </w:r>
          </w:ins>
          <w:r>
            <w:rPr>
              <w:noProof/>
              <w:webHidden/>
            </w:rPr>
          </w:r>
          <w:r>
            <w:rPr>
              <w:noProof/>
              <w:webHidden/>
            </w:rPr>
            <w:fldChar w:fldCharType="separate"/>
          </w:r>
          <w:ins w:id="171" w:author="PH" w:date="2024-11-27T18:59:00Z" w16du:dateUtc="2024-11-27T17:59:00Z">
            <w:r>
              <w:rPr>
                <w:noProof/>
                <w:webHidden/>
              </w:rPr>
              <w:t>29</w:t>
            </w:r>
            <w:r>
              <w:rPr>
                <w:noProof/>
                <w:webHidden/>
              </w:rPr>
              <w:fldChar w:fldCharType="end"/>
            </w:r>
            <w:r w:rsidRPr="00D44B2E">
              <w:rPr>
                <w:rStyle w:val="Hyperlink"/>
                <w:noProof/>
              </w:rPr>
              <w:fldChar w:fldCharType="end"/>
            </w:r>
          </w:ins>
        </w:p>
        <w:p w14:paraId="4260E0B7" w14:textId="63BBD2D4" w:rsidR="00A54D82" w:rsidDel="00D112DD" w:rsidRDefault="00A54D82">
          <w:pPr>
            <w:pStyle w:val="Verzeichnis1"/>
            <w:tabs>
              <w:tab w:val="right" w:leader="dot" w:pos="9010"/>
            </w:tabs>
            <w:rPr>
              <w:del w:id="172" w:author="PH" w:date="2024-11-11T22:13:00Z" w16du:dateUtc="2024-11-11T21:13:00Z"/>
              <w:rFonts w:asciiTheme="minorHAnsi" w:eastAsiaTheme="minorEastAsia" w:hAnsiTheme="minorHAnsi"/>
              <w:b w:val="0"/>
              <w:noProof/>
              <w:color w:val="auto"/>
              <w:kern w:val="2"/>
              <w:lang w:eastAsia="en-GB"/>
              <w14:ligatures w14:val="standardContextual"/>
            </w:rPr>
          </w:pPr>
          <w:del w:id="173" w:author="PH" w:date="2024-11-11T22:13:00Z" w16du:dateUtc="2024-11-11T21:13:00Z">
            <w:r w:rsidRPr="00D112DD" w:rsidDel="00D112DD">
              <w:rPr>
                <w:rPrChange w:id="174" w:author="PH" w:date="2024-11-11T22:13:00Z" w16du:dateUtc="2024-11-11T21:13:00Z">
                  <w:rPr>
                    <w:rStyle w:val="Hyperlink"/>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75" w:author="PH" w:date="2024-11-11T22:13:00Z" w16du:dateUtc="2024-11-11T21:13:00Z"/>
              <w:rFonts w:asciiTheme="minorHAnsi" w:eastAsiaTheme="minorEastAsia" w:hAnsiTheme="minorHAnsi"/>
              <w:b w:val="0"/>
              <w:noProof/>
              <w:color w:val="auto"/>
              <w:kern w:val="2"/>
              <w:lang w:eastAsia="en-GB"/>
              <w14:ligatures w14:val="standardContextual"/>
            </w:rPr>
          </w:pPr>
          <w:del w:id="176" w:author="PH" w:date="2024-11-11T22:13:00Z" w16du:dateUtc="2024-11-11T21:13:00Z">
            <w:r w:rsidRPr="00D112DD" w:rsidDel="00D112DD">
              <w:rPr>
                <w:rPrChange w:id="177" w:author="PH" w:date="2024-11-11T22:13:00Z" w16du:dateUtc="2024-11-11T21:13:00Z">
                  <w:rPr>
                    <w:rStyle w:val="Hyperlink"/>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rPrChange w:id="180"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81" w:author="PH" w:date="2024-11-11T22:13:00Z" w16du:dateUtc="2024-11-11T21:13:00Z"/>
              <w:rFonts w:asciiTheme="minorHAnsi" w:eastAsiaTheme="minorEastAsia" w:hAnsiTheme="minorHAnsi"/>
              <w:noProof/>
              <w:color w:val="auto"/>
              <w:kern w:val="2"/>
              <w:lang w:eastAsia="en-GB"/>
              <w14:ligatures w14:val="standardContextual"/>
            </w:rPr>
          </w:pPr>
          <w:del w:id="182" w:author="PH" w:date="2024-11-11T22:13:00Z" w16du:dateUtc="2024-11-11T21:13:00Z">
            <w:r w:rsidRPr="00D112DD" w:rsidDel="00D112DD">
              <w:rPr>
                <w:rPrChange w:id="183"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84" w:author="PH" w:date="2024-11-11T22:13:00Z" w16du:dateUtc="2024-11-11T21:13:00Z"/>
              <w:rFonts w:asciiTheme="minorHAnsi" w:eastAsiaTheme="minorEastAsia" w:hAnsiTheme="minorHAnsi"/>
              <w:b w:val="0"/>
              <w:noProof/>
              <w:color w:val="auto"/>
              <w:kern w:val="2"/>
              <w:lang w:eastAsia="en-GB"/>
              <w14:ligatures w14:val="standardContextual"/>
            </w:rPr>
          </w:pPr>
          <w:del w:id="185" w:author="PH" w:date="2024-11-11T22:13:00Z" w16du:dateUtc="2024-11-11T21:13:00Z">
            <w:r w:rsidRPr="00D112DD" w:rsidDel="00D112DD">
              <w:rPr>
                <w:rPrChange w:id="186" w:author="PH" w:date="2024-11-11T22:13:00Z" w16du:dateUtc="2024-11-11T21:13:00Z">
                  <w:rPr>
                    <w:rStyle w:val="Hyperlink"/>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87" w:author="PH" w:date="2024-11-11T22:13:00Z" w16du:dateUtc="2024-11-11T21:13:00Z">
                  <w:rPr>
                    <w:rStyle w:val="Hyperlink"/>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rPrChange w:id="190"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1"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rPrChange w:id="194"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5"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rPrChange w:id="198" w:author="PH" w:date="2024-11-11T22:13:00Z" w16du:dateUtc="2024-11-11T21:13:00Z">
                  <w:rPr>
                    <w:rStyle w:val="Hyperlink"/>
                    <w:noProof/>
                    <w:lang w:eastAsia="nb-NO"/>
                  </w:rPr>
                </w:rPrChange>
              </w:rPr>
              <w:lastRenderedPageBreak/>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9"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200" w:author="PH" w:date="2024-11-11T22:13:00Z" w16du:dateUtc="2024-11-11T21:13:00Z"/>
              <w:rFonts w:asciiTheme="minorHAnsi" w:eastAsiaTheme="minorEastAsia" w:hAnsiTheme="minorHAnsi"/>
              <w:noProof/>
              <w:color w:val="auto"/>
              <w:kern w:val="2"/>
              <w:lang w:eastAsia="en-GB"/>
              <w14:ligatures w14:val="standardContextual"/>
            </w:rPr>
          </w:pPr>
          <w:del w:id="201" w:author="PH" w:date="2024-11-11T22:13:00Z" w16du:dateUtc="2024-11-11T21:13:00Z">
            <w:r w:rsidRPr="00D112DD" w:rsidDel="00D112DD">
              <w:rPr>
                <w:rPrChange w:id="202"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3"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rPrChange w:id="206"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7"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208" w:author="PH" w:date="2024-11-11T22:13:00Z" w16du:dateUtc="2024-11-11T21:13:00Z"/>
              <w:rFonts w:asciiTheme="minorHAnsi" w:eastAsiaTheme="minorEastAsia" w:hAnsiTheme="minorHAnsi"/>
              <w:noProof/>
              <w:color w:val="auto"/>
              <w:kern w:val="2"/>
              <w:lang w:eastAsia="en-GB"/>
              <w14:ligatures w14:val="standardContextual"/>
            </w:rPr>
          </w:pPr>
          <w:del w:id="209" w:author="PH" w:date="2024-11-11T22:13:00Z" w16du:dateUtc="2024-11-11T21:13:00Z">
            <w:r w:rsidRPr="00D112DD" w:rsidDel="00D112DD">
              <w:rPr>
                <w:rPrChange w:id="210"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1"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12" w:author="PH" w:date="2024-11-11T22:13:00Z" w16du:dateUtc="2024-11-11T21:13:00Z"/>
              <w:rFonts w:asciiTheme="minorHAnsi" w:eastAsiaTheme="minorEastAsia" w:hAnsiTheme="minorHAnsi"/>
              <w:noProof/>
              <w:color w:val="auto"/>
              <w:kern w:val="2"/>
              <w:lang w:eastAsia="en-GB"/>
              <w14:ligatures w14:val="standardContextual"/>
            </w:rPr>
          </w:pPr>
          <w:del w:id="213" w:author="PH" w:date="2024-11-11T22:13:00Z" w16du:dateUtc="2024-11-11T21:13:00Z">
            <w:r w:rsidRPr="00D112DD" w:rsidDel="00D112DD">
              <w:rPr>
                <w:rPrChange w:id="214" w:author="PH" w:date="2024-11-11T22:13:00Z" w16du:dateUtc="2024-11-11T21:13:00Z">
                  <w:rPr>
                    <w:rStyle w:val="Hyperlink"/>
                    <w:noProof/>
                  </w:rPr>
                </w:rPrChange>
              </w:rPr>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5"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rPrChange w:id="218"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9"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20" w:author="PH" w:date="2024-11-11T22:13:00Z" w16du:dateUtc="2024-11-11T21:13:00Z"/>
              <w:rFonts w:asciiTheme="minorHAnsi" w:eastAsiaTheme="minorEastAsia" w:hAnsiTheme="minorHAnsi"/>
              <w:b w:val="0"/>
              <w:noProof/>
              <w:color w:val="auto"/>
              <w:kern w:val="2"/>
              <w:lang w:eastAsia="en-GB"/>
              <w14:ligatures w14:val="standardContextual"/>
            </w:rPr>
          </w:pPr>
          <w:del w:id="221" w:author="PH" w:date="2024-11-11T22:13:00Z" w16du:dateUtc="2024-11-11T21:13:00Z">
            <w:r w:rsidRPr="00D112DD" w:rsidDel="00D112DD">
              <w:rPr>
                <w:rPrChange w:id="222" w:author="PH" w:date="2024-11-11T22:13:00Z" w16du:dateUtc="2024-11-11T21:13:00Z">
                  <w:rPr>
                    <w:rStyle w:val="Hyperlink"/>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3" w:author="PH" w:date="2024-11-11T22:13:00Z" w16du:dateUtc="2024-11-11T21:13:00Z">
                  <w:rPr>
                    <w:rStyle w:val="Hyperlink"/>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rPrChange w:id="226"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7"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rPrChange w:id="230"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1"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32" w:author="PH" w:date="2024-11-11T22:13:00Z" w16du:dateUtc="2024-11-11T21:13:00Z"/>
              <w:rFonts w:asciiTheme="minorHAnsi" w:eastAsiaTheme="minorEastAsia" w:hAnsiTheme="minorHAnsi"/>
              <w:b w:val="0"/>
              <w:noProof/>
              <w:color w:val="auto"/>
              <w:kern w:val="2"/>
              <w:lang w:eastAsia="en-GB"/>
              <w14:ligatures w14:val="standardContextual"/>
            </w:rPr>
          </w:pPr>
          <w:del w:id="233" w:author="PH" w:date="2024-11-11T22:13:00Z" w16du:dateUtc="2024-11-11T21:13:00Z">
            <w:r w:rsidRPr="00D112DD" w:rsidDel="00D112DD">
              <w:rPr>
                <w:rPrChange w:id="234" w:author="PH" w:date="2024-11-11T22:13:00Z" w16du:dateUtc="2024-11-11T21:13:00Z">
                  <w:rPr>
                    <w:rStyle w:val="Hyperlink"/>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35" w:author="PH" w:date="2024-11-11T22:13:00Z" w16du:dateUtc="2024-11-11T21:13:00Z">
                  <w:rPr>
                    <w:rStyle w:val="Hyperlink"/>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rPrChange w:id="238"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9"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rPrChange w:id="242"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3"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rPrChange w:id="246"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7"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rPrChange w:id="250"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1"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rPrChange w:id="254"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5"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rPrChange w:id="258"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9"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rPrChange w:id="262"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3"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rPrChange w:id="266"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7"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rPrChange w:id="270"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1"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rPrChange w:id="274"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5"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rPrChange w:id="278"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9"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rPrChange w:id="282"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3"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rPrChange w:id="286"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7"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rPrChange w:id="290"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1"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rPrChange w:id="294"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5"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rPrChange w:id="298"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9"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rPrChange w:id="302"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3"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rPrChange w:id="306"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7"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308" w:author="PH" w:date="2024-11-11T22:13:00Z" w16du:dateUtc="2024-11-11T21:13:00Z"/>
              <w:rFonts w:asciiTheme="minorHAnsi" w:eastAsiaTheme="minorEastAsia" w:hAnsiTheme="minorHAnsi"/>
              <w:noProof/>
              <w:color w:val="auto"/>
              <w:kern w:val="2"/>
              <w:lang w:eastAsia="en-GB"/>
              <w14:ligatures w14:val="standardContextual"/>
            </w:rPr>
          </w:pPr>
          <w:del w:id="309" w:author="PH" w:date="2024-11-11T22:13:00Z" w16du:dateUtc="2024-11-11T21:13:00Z">
            <w:r w:rsidRPr="00D112DD" w:rsidDel="00D112DD">
              <w:rPr>
                <w:rPrChange w:id="310"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1"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rPrChange w:id="314"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5"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16" w:author="PH" w:date="2024-11-11T22:13:00Z" w16du:dateUtc="2024-11-11T21:13:00Z"/>
              <w:rFonts w:asciiTheme="minorHAnsi" w:eastAsiaTheme="minorEastAsia" w:hAnsiTheme="minorHAnsi"/>
              <w:noProof/>
              <w:color w:val="auto"/>
              <w:kern w:val="2"/>
              <w:lang w:eastAsia="en-GB"/>
              <w14:ligatures w14:val="standardContextual"/>
            </w:rPr>
          </w:pPr>
          <w:del w:id="317" w:author="PH" w:date="2024-11-11T22:13:00Z" w16du:dateUtc="2024-11-11T21:13:00Z">
            <w:r w:rsidRPr="00D112DD" w:rsidDel="00D112DD">
              <w:rPr>
                <w:rPrChange w:id="318"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9"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rPrChange w:id="322" w:author="PH" w:date="2024-11-11T22:13:00Z" w16du:dateUtc="2024-11-11T21:13:00Z">
                  <w:rPr>
                    <w:rStyle w:val="Hyperlink"/>
                    <w:noProof/>
                  </w:rPr>
                </w:rPrChange>
              </w:rPr>
              <w:lastRenderedPageBreak/>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3"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rPrChange w:id="326"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7"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28" w:author="PH" w:date="2024-11-11T22:13:00Z" w16du:dateUtc="2024-11-11T21:13:00Z"/>
              <w:rFonts w:asciiTheme="minorHAnsi" w:eastAsiaTheme="minorEastAsia" w:hAnsiTheme="minorHAnsi"/>
              <w:b w:val="0"/>
              <w:noProof/>
              <w:color w:val="auto"/>
              <w:kern w:val="2"/>
              <w:lang w:eastAsia="en-GB"/>
              <w14:ligatures w14:val="standardContextual"/>
            </w:rPr>
          </w:pPr>
          <w:del w:id="329" w:author="PH" w:date="2024-11-11T22:13:00Z" w16du:dateUtc="2024-11-11T21:13:00Z">
            <w:r w:rsidRPr="00D112DD" w:rsidDel="00D112DD">
              <w:rPr>
                <w:rPrChange w:id="330" w:author="PH" w:date="2024-11-11T22:13:00Z" w16du:dateUtc="2024-11-11T21:13:00Z">
                  <w:rPr>
                    <w:rStyle w:val="Hyperlink"/>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31" w:author="PH" w:date="2024-11-11T22:13:00Z" w16du:dateUtc="2024-11-11T21:13:00Z">
                  <w:rPr>
                    <w:rStyle w:val="Hyperlink"/>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rPrChange w:id="334"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5"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rPrChange w:id="338" w:author="PH" w:date="2024-11-11T22:13:00Z" w16du:dateUtc="2024-11-11T21:13:00Z">
                  <w:rPr>
                    <w:rStyle w:val="Hyperlink"/>
                    <w:noProof/>
                  </w:rPr>
                </w:rPrChange>
              </w:rPr>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9"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40" w:author="PH" w:date="2024-11-11T22:13:00Z" w16du:dateUtc="2024-11-11T21:13:00Z"/>
              <w:rFonts w:asciiTheme="minorHAnsi" w:eastAsiaTheme="minorEastAsia" w:hAnsiTheme="minorHAnsi"/>
              <w:noProof/>
              <w:color w:val="auto"/>
              <w:kern w:val="2"/>
              <w:lang w:eastAsia="en-GB"/>
              <w14:ligatures w14:val="standardContextual"/>
            </w:rPr>
          </w:pPr>
          <w:del w:id="341" w:author="PH" w:date="2024-11-11T22:13:00Z" w16du:dateUtc="2024-11-11T21:13:00Z">
            <w:r w:rsidRPr="00D112DD" w:rsidDel="00D112DD">
              <w:rPr>
                <w:rPrChange w:id="342"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3"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44" w:author="PH" w:date="2024-11-11T22:13:00Z" w16du:dateUtc="2024-11-11T21:13:00Z"/>
              <w:rFonts w:asciiTheme="minorHAnsi" w:eastAsiaTheme="minorEastAsia" w:hAnsiTheme="minorHAnsi"/>
              <w:noProof/>
              <w:color w:val="auto"/>
              <w:kern w:val="2"/>
              <w:lang w:eastAsia="en-GB"/>
              <w14:ligatures w14:val="standardContextual"/>
            </w:rPr>
          </w:pPr>
          <w:del w:id="345" w:author="PH" w:date="2024-11-11T22:13:00Z" w16du:dateUtc="2024-11-11T21:13:00Z">
            <w:r w:rsidRPr="00D112DD" w:rsidDel="00D112DD">
              <w:rPr>
                <w:rPrChange w:id="346"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7"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48" w:author="PH" w:date="2024-11-11T22:13:00Z" w16du:dateUtc="2024-11-11T21:13:00Z"/>
              <w:rFonts w:asciiTheme="minorHAnsi" w:eastAsiaTheme="minorEastAsia" w:hAnsiTheme="minorHAnsi"/>
              <w:noProof/>
              <w:color w:val="auto"/>
              <w:kern w:val="2"/>
              <w:lang w:eastAsia="en-GB"/>
              <w14:ligatures w14:val="standardContextual"/>
            </w:rPr>
          </w:pPr>
          <w:del w:id="349" w:author="PH" w:date="2024-11-11T22:13:00Z" w16du:dateUtc="2024-11-11T21:13:00Z">
            <w:r w:rsidRPr="00D112DD" w:rsidDel="00D112DD">
              <w:rPr>
                <w:rPrChange w:id="350"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1"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52" w:author="PH" w:date="2024-11-11T22:13:00Z" w16du:dateUtc="2024-11-11T21:13:00Z"/>
              <w:rFonts w:asciiTheme="minorHAnsi" w:eastAsiaTheme="minorEastAsia" w:hAnsiTheme="minorHAnsi"/>
              <w:noProof/>
              <w:color w:val="auto"/>
              <w:kern w:val="2"/>
              <w:lang w:eastAsia="en-GB"/>
              <w14:ligatures w14:val="standardContextual"/>
            </w:rPr>
          </w:pPr>
          <w:del w:id="353" w:author="PH" w:date="2024-11-11T22:13:00Z" w16du:dateUtc="2024-11-11T21:13:00Z">
            <w:r w:rsidRPr="00D112DD" w:rsidDel="00D112DD">
              <w:rPr>
                <w:rPrChange w:id="354"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5"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56" w:author="PH" w:date="2024-11-11T22:13:00Z" w16du:dateUtc="2024-11-11T21:13:00Z"/>
              <w:rFonts w:asciiTheme="minorHAnsi" w:eastAsiaTheme="minorEastAsia" w:hAnsiTheme="minorHAnsi"/>
              <w:noProof/>
              <w:color w:val="auto"/>
              <w:kern w:val="2"/>
              <w:lang w:eastAsia="en-GB"/>
              <w14:ligatures w14:val="standardContextual"/>
            </w:rPr>
          </w:pPr>
          <w:del w:id="357" w:author="PH" w:date="2024-11-11T22:13:00Z" w16du:dateUtc="2024-11-11T21:13:00Z">
            <w:r w:rsidRPr="00D112DD" w:rsidDel="00D112DD">
              <w:rPr>
                <w:rPrChange w:id="358"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9"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60" w:author="PH" w:date="2024-11-11T22:13:00Z" w16du:dateUtc="2024-11-11T21:13:00Z"/>
              <w:rFonts w:asciiTheme="minorHAnsi" w:eastAsiaTheme="minorEastAsia" w:hAnsiTheme="minorHAnsi"/>
              <w:b w:val="0"/>
              <w:noProof/>
              <w:color w:val="auto"/>
              <w:kern w:val="2"/>
              <w:lang w:eastAsia="en-GB"/>
              <w14:ligatures w14:val="standardContextual"/>
            </w:rPr>
          </w:pPr>
          <w:del w:id="361" w:author="PH" w:date="2024-11-11T22:13:00Z" w16du:dateUtc="2024-11-11T21:13:00Z">
            <w:r w:rsidRPr="00D112DD" w:rsidDel="00D112DD">
              <w:rPr>
                <w:rPrChange w:id="362" w:author="PH" w:date="2024-11-11T22:13:00Z" w16du:dateUtc="2024-11-11T21:13:00Z">
                  <w:rPr>
                    <w:rStyle w:val="Hyperlink"/>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63" w:author="PH" w:date="2024-11-11T22:13:00Z" w16du:dateUtc="2024-11-11T21:13:00Z">
                  <w:rPr>
                    <w:rStyle w:val="Hyperlink"/>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48A8F94D"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64" w:name="_Toc183626386"/>
      <w:r>
        <w:lastRenderedPageBreak/>
        <w:t>Revision History</w:t>
      </w:r>
      <w:bookmarkEnd w:id="364"/>
    </w:p>
    <w:tbl>
      <w:tblPr>
        <w:tblStyle w:val="Gitternetztabelle4Akzent1"/>
        <w:tblW w:w="0" w:type="auto"/>
        <w:tblLook w:val="0620" w:firstRow="1" w:lastRow="0" w:firstColumn="0" w:lastColumn="0" w:noHBand="1" w:noVBand="1"/>
        <w:tblPrChange w:id="365"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66">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67" w:author="PH" w:date="2024-11-11T21:19:00Z" w16du:dateUtc="2024-11-11T20:19:00Z">
            <w:trPr>
              <w:tblHeader/>
            </w:trPr>
          </w:trPrChange>
        </w:trPr>
        <w:tc>
          <w:tcPr>
            <w:tcW w:w="0" w:type="auto"/>
            <w:tcPrChange w:id="368"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69"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70"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71"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72"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73"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74"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75" w:author="PH" w:date="2024-11-11T21:19:00Z" w16du:dateUtc="2024-11-11T20:19:00Z">
              <w:tcPr>
                <w:tcW w:w="0" w:type="auto"/>
                <w:gridSpan w:val="2"/>
              </w:tcPr>
            </w:tcPrChange>
          </w:tcPr>
          <w:p w14:paraId="10E5CB53" w14:textId="5A7C2B8D" w:rsidR="00E06D1E" w:rsidRDefault="00E06D1E">
            <w:pPr>
              <w:pStyle w:val="PParagraph"/>
              <w:ind w:left="202" w:hanging="202"/>
              <w:pPrChange w:id="376" w:author="PH" w:date="2024-11-11T21:18:00Z" w16du:dateUtc="2024-11-11T20:18:00Z">
                <w:pPr>
                  <w:pStyle w:val="PParagraph"/>
                  <w:ind w:left="323" w:hanging="323"/>
                </w:pPr>
              </w:pPrChange>
            </w:pPr>
            <w:r w:rsidRPr="0005230D">
              <w:t>First version (pending EC approval)</w:t>
            </w:r>
          </w:p>
        </w:tc>
        <w:tc>
          <w:tcPr>
            <w:tcW w:w="0" w:type="auto"/>
            <w:tcPrChange w:id="377" w:author="PH" w:date="2024-11-11T21:19:00Z" w16du:dateUtc="2024-11-11T20:19:00Z">
              <w:tcPr>
                <w:tcW w:w="0" w:type="auto"/>
              </w:tcPr>
            </w:tcPrChange>
          </w:tcPr>
          <w:p w14:paraId="2B105A5B" w14:textId="689FAA8B" w:rsidR="00E06D1E" w:rsidRDefault="00E06D1E">
            <w:pPr>
              <w:pStyle w:val="PParagraph"/>
              <w:ind w:left="227" w:hanging="227"/>
              <w:pPrChange w:id="378"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79"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80"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81" w:author="PH" w:date="2024-11-11T21:19:00Z" w16du:dateUtc="2024-11-11T20:19:00Z">
              <w:tcPr>
                <w:tcW w:w="0" w:type="auto"/>
                <w:gridSpan w:val="2"/>
              </w:tcPr>
            </w:tcPrChange>
          </w:tcPr>
          <w:p w14:paraId="29163067" w14:textId="226CAA86" w:rsidR="00E06D1E" w:rsidRPr="00745F5A" w:rsidRDefault="00E06D1E">
            <w:pPr>
              <w:ind w:left="202" w:hanging="202"/>
              <w:pPrChange w:id="382" w:author="PH" w:date="2024-11-11T21:18:00Z" w16du:dateUtc="2024-11-11T20:18:00Z">
                <w:pPr>
                  <w:ind w:left="323" w:hanging="323"/>
                </w:pPr>
              </w:pPrChange>
            </w:pPr>
            <w:r w:rsidRPr="0005230D">
              <w:t>EC approved</w:t>
            </w:r>
          </w:p>
        </w:tc>
        <w:tc>
          <w:tcPr>
            <w:tcW w:w="0" w:type="auto"/>
            <w:tcPrChange w:id="383" w:author="PH" w:date="2024-11-11T21:19:00Z" w16du:dateUtc="2024-11-11T20:19:00Z">
              <w:tcPr>
                <w:tcW w:w="0" w:type="auto"/>
              </w:tcPr>
            </w:tcPrChange>
          </w:tcPr>
          <w:p w14:paraId="654EFAF9" w14:textId="3DD69AF1" w:rsidR="00E06D1E" w:rsidRPr="00745F5A" w:rsidRDefault="00E06D1E">
            <w:pPr>
              <w:ind w:left="227" w:hanging="227"/>
              <w:pPrChange w:id="384"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85"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86"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87" w:author="PH" w:date="2024-11-11T21:19:00Z" w16du:dateUtc="2024-11-11T20:19:00Z">
              <w:tcPr>
                <w:tcW w:w="0" w:type="auto"/>
                <w:gridSpan w:val="2"/>
              </w:tcPr>
            </w:tcPrChange>
          </w:tcPr>
          <w:p w14:paraId="490B5BE0" w14:textId="77777777" w:rsidR="00E06D1E" w:rsidRDefault="00E06D1E">
            <w:pPr>
              <w:ind w:left="202" w:hanging="202"/>
              <w:pPrChange w:id="388" w:author="PH" w:date="2024-11-11T21:18:00Z" w16du:dateUtc="2024-11-11T20:18:00Z">
                <w:pPr/>
              </w:pPrChange>
            </w:pPr>
            <w:r w:rsidRPr="0005230D">
              <w:t>Updated the references</w:t>
            </w:r>
          </w:p>
          <w:p w14:paraId="53D083E1" w14:textId="77777777" w:rsidR="00E06D1E" w:rsidRDefault="00E06D1E">
            <w:pPr>
              <w:ind w:left="202" w:hanging="202"/>
              <w:pPrChange w:id="389" w:author="PH" w:date="2024-11-11T21:18:00Z" w16du:dateUtc="2024-11-11T20:18:00Z">
                <w:pPr/>
              </w:pPrChange>
            </w:pPr>
            <w:r>
              <w:t>Improved layout</w:t>
            </w:r>
          </w:p>
          <w:p w14:paraId="016030F9" w14:textId="77777777" w:rsidR="00E06D1E" w:rsidRDefault="00E06D1E">
            <w:pPr>
              <w:ind w:left="202" w:hanging="202"/>
              <w:pPrChange w:id="390"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91" w:author="PH" w:date="2024-11-11T21:18:00Z" w16du:dateUtc="2024-11-11T20:18:00Z">
                <w:pPr/>
              </w:pPrChange>
            </w:pPr>
            <w:r>
              <w:t>Updated rules for migration key</w:t>
            </w:r>
          </w:p>
          <w:p w14:paraId="03485F89" w14:textId="518400D5" w:rsidR="00E06D1E" w:rsidRPr="00745F5A" w:rsidRDefault="00E06D1E">
            <w:pPr>
              <w:ind w:left="202" w:hanging="202"/>
              <w:pPrChange w:id="392"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93" w:author="PH" w:date="2024-11-11T21:19:00Z" w16du:dateUtc="2024-11-11T20:19:00Z">
              <w:tcPr>
                <w:tcW w:w="0" w:type="auto"/>
              </w:tcPr>
            </w:tcPrChange>
          </w:tcPr>
          <w:p w14:paraId="51AE186A" w14:textId="5020C8AA" w:rsidR="00E06D1E" w:rsidRPr="00745F5A" w:rsidRDefault="00E06D1E">
            <w:pPr>
              <w:ind w:left="227" w:hanging="227"/>
              <w:pPrChange w:id="394"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95"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96" w:author="PH" w:date="2024-11-11T21:19:00Z" w16du:dateUtc="2024-11-11T20:19:00Z">
              <w:tcPr>
                <w:tcW w:w="0" w:type="auto"/>
              </w:tcPr>
            </w:tcPrChange>
          </w:tcPr>
          <w:p w14:paraId="2975B291" w14:textId="006AF3BA" w:rsidR="00E06D1E" w:rsidRPr="00745F5A" w:rsidRDefault="00E06D1E" w:rsidP="00E06D1E">
            <w:pPr>
              <w:pStyle w:val="PParagraph"/>
              <w:ind w:left="0"/>
            </w:pPr>
            <w:r w:rsidRPr="00E06D1E">
              <w:rPr>
                <w:highlight w:val="yellow"/>
              </w:rPr>
              <w:t>2024-</w:t>
            </w:r>
            <w:del w:id="397" w:author="PH" w:date="2024-12-10T09:11:00Z" w16du:dateUtc="2024-12-10T08:11:00Z">
              <w:r w:rsidR="002F249D" w:rsidDel="0090191E">
                <w:rPr>
                  <w:highlight w:val="yellow"/>
                </w:rPr>
                <w:delText>11</w:delText>
              </w:r>
              <w:r w:rsidRPr="00E06D1E" w:rsidDel="0090191E">
                <w:rPr>
                  <w:highlight w:val="yellow"/>
                </w:rPr>
                <w:delText>-</w:delText>
              </w:r>
            </w:del>
            <w:del w:id="398" w:author="PH" w:date="2024-11-25T22:46:00Z" w16du:dateUtc="2024-11-25T21:46:00Z">
              <w:r w:rsidR="002F249D" w:rsidDel="00224FBD">
                <w:delText>11</w:delText>
              </w:r>
            </w:del>
            <w:ins w:id="399" w:author="PH" w:date="2024-12-10T09:11:00Z" w16du:dateUtc="2024-12-10T08:11:00Z">
              <w:r w:rsidR="0090191E">
                <w:t>12-10</w:t>
              </w:r>
            </w:ins>
          </w:p>
        </w:tc>
        <w:tc>
          <w:tcPr>
            <w:tcW w:w="4408" w:type="dxa"/>
            <w:tcPrChange w:id="400" w:author="PH" w:date="2024-11-11T21:19:00Z" w16du:dateUtc="2024-11-11T20:19:00Z">
              <w:tcPr>
                <w:tcW w:w="0" w:type="auto"/>
                <w:gridSpan w:val="2"/>
              </w:tcPr>
            </w:tcPrChange>
          </w:tcPr>
          <w:p w14:paraId="2C287E7B" w14:textId="47BCA79A" w:rsidR="00E06D1E" w:rsidRDefault="000022A2">
            <w:pPr>
              <w:ind w:left="202" w:hanging="202"/>
              <w:pPrChange w:id="401"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402" w:author="PH" w:date="2024-11-11T20:15:00Z" w16du:dateUtc="2024-11-11T19:15:00Z"/>
              </w:rPr>
              <w:pPrChange w:id="403"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404" w:author="PH" w:date="2024-11-11T20:15:00Z" w16du:dateUtc="2024-11-11T19:15:00Z"/>
              </w:rPr>
              <w:pPrChange w:id="405" w:author="PH" w:date="2024-11-11T21:18:00Z" w16du:dateUtc="2024-11-11T20:18:00Z">
                <w:pPr/>
              </w:pPrChange>
            </w:pPr>
            <w:ins w:id="406" w:author="PH" w:date="2024-11-11T20:15:00Z" w16du:dateUtc="2024-11-11T19:15:00Z">
              <w:r>
                <w:t>Updated Peppol references</w:t>
              </w:r>
            </w:ins>
          </w:p>
          <w:p w14:paraId="6FA5FE67" w14:textId="77777777" w:rsidR="00526E7C" w:rsidRDefault="00526E7C">
            <w:pPr>
              <w:ind w:left="202" w:hanging="202"/>
              <w:rPr>
                <w:ins w:id="407" w:author="PH" w:date="2024-11-11T21:18:00Z" w16du:dateUtc="2024-11-11T20:18:00Z"/>
              </w:rPr>
              <w:pPrChange w:id="408" w:author="PH" w:date="2024-11-11T21:18:00Z" w16du:dateUtc="2024-11-11T20:18:00Z">
                <w:pPr/>
              </w:pPrChange>
            </w:pPr>
            <w:ins w:id="409" w:author="PH" w:date="2024-11-11T20:15:00Z" w16du:dateUtc="2024-11-11T19:15:00Z">
              <w:r>
                <w:t>Updated reference URLs</w:t>
              </w:r>
            </w:ins>
          </w:p>
          <w:p w14:paraId="757A1470" w14:textId="77777777" w:rsidR="00E561A7" w:rsidRDefault="00E561A7" w:rsidP="003B79F2">
            <w:pPr>
              <w:ind w:left="202" w:hanging="202"/>
              <w:rPr>
                <w:ins w:id="410" w:author="PH" w:date="2024-11-11T21:30:00Z" w16du:dateUtc="2024-11-11T20:30:00Z"/>
              </w:rPr>
            </w:pPr>
            <w:ins w:id="411" w:author="PH" w:date="2024-11-11T21:18:00Z" w16du:dateUtc="2024-11-11T20:18:00Z">
              <w:r>
                <w:t>Added reference to OASIS BDX Location 1.0</w:t>
              </w:r>
            </w:ins>
          </w:p>
          <w:p w14:paraId="39D20516" w14:textId="77777777" w:rsidR="007207BF" w:rsidRDefault="007207BF" w:rsidP="003B79F2">
            <w:pPr>
              <w:ind w:left="202" w:hanging="202"/>
              <w:rPr>
                <w:ins w:id="412" w:author="PH" w:date="2024-11-11T21:30:00Z" w16du:dateUtc="2024-11-11T20:30:00Z"/>
              </w:rPr>
            </w:pPr>
            <w:ins w:id="413" w:author="PH" w:date="2024-11-11T21:30:00Z" w16du:dateUtc="2024-11-11T20:30:00Z">
              <w:r>
                <w:t>Switching from CNAME to U-NAPTR DNS records</w:t>
              </w:r>
            </w:ins>
          </w:p>
          <w:p w14:paraId="23501BFA" w14:textId="47B0F84F" w:rsidR="007207BF" w:rsidRPr="00745F5A" w:rsidRDefault="007207BF">
            <w:pPr>
              <w:ind w:left="202" w:hanging="202"/>
              <w:pPrChange w:id="414" w:author="PH" w:date="2024-11-11T21:18:00Z" w16du:dateUtc="2024-11-11T20:18:00Z">
                <w:pPr/>
              </w:pPrChange>
            </w:pPr>
            <w:ins w:id="415" w:author="PH" w:date="2024-11-11T21:30:00Z" w16du:dateUtc="2024-11-11T20:30:00Z">
              <w:r>
                <w:t>Removed the CNAME Wildcard option</w:t>
              </w:r>
            </w:ins>
            <w:ins w:id="416" w:author="PH" w:date="2024-12-10T09:11:00Z" w16du:dateUtc="2024-12-10T08:11:00Z">
              <w:r w:rsidR="0090191E">
                <w:t xml:space="preserve"> </w:t>
              </w:r>
            </w:ins>
            <w:ins w:id="417" w:author="PH" w:date="2024-12-10T09:11:00Z">
              <w:r w:rsidR="0090191E" w:rsidRPr="0090191E">
                <w:t>as this is unused and not relevant with current use of iso6523-actorid-upis</w:t>
              </w:r>
            </w:ins>
          </w:p>
        </w:tc>
        <w:tc>
          <w:tcPr>
            <w:tcW w:w="0" w:type="auto"/>
            <w:tcPrChange w:id="418" w:author="PH" w:date="2024-11-11T21:19:00Z" w16du:dateUtc="2024-11-11T20:19:00Z">
              <w:tcPr>
                <w:tcW w:w="0" w:type="auto"/>
              </w:tcPr>
            </w:tcPrChange>
          </w:tcPr>
          <w:p w14:paraId="4A1A8929" w14:textId="72DB8F5C" w:rsidR="00E06D1E" w:rsidRPr="00745F5A" w:rsidRDefault="00E06D1E">
            <w:pPr>
              <w:ind w:left="227" w:hanging="227"/>
              <w:pPrChange w:id="419"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20" w:name="_Toc173402888"/>
      <w:bookmarkStart w:id="421" w:name="_Toc183626387"/>
      <w:r w:rsidRPr="001B2C46">
        <w:rPr>
          <w:lang w:val="sv-SE"/>
        </w:rPr>
        <w:t>Contributors</w:t>
      </w:r>
      <w:bookmarkEnd w:id="420"/>
      <w:bookmarkEnd w:id="421"/>
    </w:p>
    <w:p w14:paraId="07822CCF" w14:textId="77777777" w:rsidR="00563933" w:rsidRPr="001B2C46" w:rsidRDefault="00563933" w:rsidP="00563933">
      <w:pPr>
        <w:pStyle w:val="PHeading2"/>
        <w:numPr>
          <w:ilvl w:val="0"/>
          <w:numId w:val="0"/>
        </w:numPr>
        <w:ind w:left="-181"/>
        <w:rPr>
          <w:lang w:val="sv-SE"/>
        </w:rPr>
      </w:pPr>
      <w:bookmarkStart w:id="422" w:name="_Toc183626388"/>
      <w:r w:rsidRPr="001B2C46">
        <w:rPr>
          <w:lang w:val="sv-SE"/>
        </w:rPr>
        <w:t>Organisations</w:t>
      </w:r>
      <w:bookmarkEnd w:id="422"/>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lastRenderedPageBreak/>
        <w:t>OpenPeppol</w:t>
      </w:r>
    </w:p>
    <w:p w14:paraId="316E79F7" w14:textId="77777777" w:rsidR="00563933" w:rsidRPr="00745F5A" w:rsidRDefault="00563933" w:rsidP="00563933">
      <w:pPr>
        <w:pStyle w:val="PHeading2"/>
        <w:numPr>
          <w:ilvl w:val="0"/>
          <w:numId w:val="0"/>
        </w:numPr>
        <w:ind w:left="-181"/>
      </w:pPr>
      <w:bookmarkStart w:id="423" w:name="_Toc183626389"/>
      <w:r w:rsidRPr="00745F5A">
        <w:t>Persons</w:t>
      </w:r>
      <w:bookmarkEnd w:id="423"/>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4"/>
          <w:headerReference w:type="default" r:id="rId15"/>
          <w:footerReference w:type="even" r:id="rId16"/>
          <w:footerReference w:type="default" r:id="rId17"/>
          <w:headerReference w:type="first" r:id="rId18"/>
          <w:footerReference w:type="first" r:id="rId19"/>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27" w:name="_Toc183626390"/>
      <w:r>
        <w:lastRenderedPageBreak/>
        <w:t>Introduction</w:t>
      </w:r>
      <w:bookmarkEnd w:id="427"/>
    </w:p>
    <w:p w14:paraId="14F20C28" w14:textId="009ADEC4" w:rsidR="0031687B" w:rsidRDefault="00A72F08" w:rsidP="0031687B">
      <w:pPr>
        <w:pStyle w:val="PHeading2"/>
      </w:pPr>
      <w:bookmarkStart w:id="428" w:name="_Toc183626391"/>
      <w:r>
        <w:t>Objective</w:t>
      </w:r>
      <w:bookmarkEnd w:id="428"/>
    </w:p>
    <w:p w14:paraId="30B8FE26" w14:textId="307B37EC" w:rsidR="00A72F08" w:rsidRDefault="00A72F08" w:rsidP="00A72F08">
      <w:pPr>
        <w:pStyle w:val="PParagraph"/>
      </w:pPr>
      <w:r>
        <w:t xml:space="preserve">This document defines the profiles for the discovery and management interfaces for the </w:t>
      </w:r>
      <w:del w:id="429" w:author="PH" w:date="2024-11-11T20:26:00Z" w16du:dateUtc="2024-11-11T19:26:00Z">
        <w:r w:rsidDel="000765F0">
          <w:delText>Business Document Exchange</w:delText>
        </w:r>
      </w:del>
      <w:ins w:id="430" w:author="PH" w:date="2024-11-11T20:26:00Z" w16du:dateUtc="2024-11-11T19:26:00Z">
        <w:r w:rsidR="000765F0">
          <w:t>Peppol</w:t>
        </w:r>
      </w:ins>
      <w:r>
        <w:t xml:space="preserve"> Network </w:t>
      </w:r>
      <w:del w:id="431" w:author="PH" w:date="2024-11-11T20:26:00Z" w16du:dateUtc="2024-11-11T19:26:00Z">
        <w:r w:rsidDel="000765F0">
          <w:delText xml:space="preserve">(BUSDOX) </w:delText>
        </w:r>
      </w:del>
      <w:r>
        <w:t xml:space="preserve">Service Metadata Locator </w:t>
      </w:r>
      <w:ins w:id="432"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33" w:author="PH" w:date="2024-11-11T20:26:00Z" w16du:dateUtc="2024-11-11T19:26:00Z">
        <w:r w:rsidDel="000765F0">
          <w:delText>Service Metadata Locator</w:delText>
        </w:r>
      </w:del>
      <w:ins w:id="434"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35" w:author="PH" w:date="2024-11-11T21:45:00Z" w16du:dateUtc="2024-11-11T20:45:00Z">
        <w:r w:rsidDel="00354BA7">
          <w:delText xml:space="preserve">publishers </w:delText>
        </w:r>
      </w:del>
      <w:ins w:id="436"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37" w:author="PH" w:date="2024-11-11T21:45:00Z" w16du:dateUtc="2024-11-11T20:45:00Z">
        <w:r w:rsidDel="00354BA7">
          <w:delText>Service Metadata publishers</w:delText>
        </w:r>
      </w:del>
      <w:ins w:id="438" w:author="PH" w:date="2024-11-11T21:45:00Z" w16du:dateUtc="2024-11-11T20:45:00Z">
        <w:r w:rsidR="00354BA7">
          <w:t>SMP</w:t>
        </w:r>
      </w:ins>
      <w:r>
        <w:t xml:space="preserve"> for managing the metadata about their services, e.g. binding, interface profile and key information. </w:t>
      </w:r>
    </w:p>
    <w:p w14:paraId="5884B044" w14:textId="2399A7FD"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901FC4">
        <w:t>3.1</w:t>
      </w:r>
      <w:r w:rsidR="00B46E1F">
        <w:fldChar w:fldCharType="end"/>
      </w:r>
      <w:r>
        <w:t>.</w:t>
      </w:r>
    </w:p>
    <w:p w14:paraId="676A632B" w14:textId="17635460" w:rsidR="00DC6A49" w:rsidRDefault="00DC6A49" w:rsidP="00DC6A49">
      <w:pPr>
        <w:pStyle w:val="PHeading2"/>
      </w:pPr>
      <w:bookmarkStart w:id="439" w:name="_Toc183626392"/>
      <w:r>
        <w:t>Scope</w:t>
      </w:r>
      <w:bookmarkEnd w:id="439"/>
    </w:p>
    <w:p w14:paraId="776B61A1" w14:textId="1581CB78" w:rsidR="00DC6A49" w:rsidRDefault="00DC6A49" w:rsidP="00DC6A49">
      <w:pPr>
        <w:pStyle w:val="PParagraph"/>
      </w:pPr>
      <w:r>
        <w:t xml:space="preserve">This specification relates to the Technical Transport Layer </w:t>
      </w:r>
      <w:ins w:id="440" w:author="PH" w:date="2024-11-11T20:30:00Z" w16du:dateUtc="2024-11-11T19:30:00Z">
        <w:r w:rsidR="005869C5">
          <w:t>of the Peppol Network</w:t>
        </w:r>
      </w:ins>
      <w:del w:id="441" w:author="PH" w:date="2024-11-11T20:30:00Z" w16du:dateUtc="2024-11-11T19:30:00Z">
        <w:r w:rsidDel="005869C5">
          <w:delText>i.e. BusDox specifications</w:delText>
        </w:r>
      </w:del>
      <w:r>
        <w:t xml:space="preserve">. </w:t>
      </w:r>
      <w:del w:id="442" w:author="PH" w:date="2024-11-11T20:31:00Z" w16du:dateUtc="2024-11-11T19:31:00Z">
        <w:r w:rsidDel="005869C5">
          <w:delText>The BusDox specifications can be used in many interoperability settings. In the Peppol context, i</w:delText>
        </w:r>
      </w:del>
      <w:ins w:id="443" w:author="PH" w:date="2024-11-11T20:31:00Z" w16du:dateUtc="2024-11-11T19:31:00Z">
        <w:r w:rsidR="005869C5">
          <w:t>I</w:t>
        </w:r>
      </w:ins>
      <w:r>
        <w:t xml:space="preserve">t provides transport for </w:t>
      </w:r>
      <w:del w:id="444" w:author="PH" w:date="2024-11-11T20:32:00Z" w16du:dateUtc="2024-11-11T19:32:00Z">
        <w:r w:rsidDel="005869C5">
          <w:delText xml:space="preserve">procurement </w:delText>
        </w:r>
      </w:del>
      <w:ins w:id="445" w:author="PH" w:date="2024-11-11T20:32:00Z" w16du:dateUtc="2024-11-11T19:32:00Z">
        <w:r w:rsidR="005869C5">
          <w:t xml:space="preserve">electronic </w:t>
        </w:r>
      </w:ins>
      <w:r>
        <w:t xml:space="preserve">documents as specified in the Peppol </w:t>
      </w:r>
      <w:del w:id="446" w:author="PH" w:date="2024-11-11T20:33:00Z" w16du:dateUtc="2024-11-11T19:33:00Z">
        <w:r w:rsidDel="005869C5">
          <w:delText>Profiles</w:delText>
        </w:r>
      </w:del>
      <w:ins w:id="447"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41818849" w:rsidR="00C902BA" w:rsidRDefault="00DC6A49" w:rsidP="00DC6A49">
      <w:pPr>
        <w:pStyle w:val="Beschriftung"/>
      </w:pPr>
      <w:r>
        <w:t xml:space="preserve">Figure </w:t>
      </w:r>
      <w:fldSimple w:instr=" SEQ Figure \* ARABIC ">
        <w:r w:rsidR="00901FC4">
          <w:rPr>
            <w:noProof/>
          </w:rPr>
          <w:t>1</w:t>
        </w:r>
      </w:fldSimple>
      <w:r>
        <w:t>: Peppol Interoperability</w:t>
      </w:r>
    </w:p>
    <w:p w14:paraId="1A467F2C" w14:textId="178DDEC0" w:rsidR="00DC6A49" w:rsidRDefault="00DC6A49" w:rsidP="00DC6A49">
      <w:pPr>
        <w:pStyle w:val="PHeading2"/>
        <w:rPr>
          <w:lang w:eastAsia="nb-NO"/>
        </w:rPr>
      </w:pPr>
      <w:bookmarkStart w:id="448" w:name="_Toc183626393"/>
      <w:r>
        <w:rPr>
          <w:lang w:eastAsia="nb-NO"/>
        </w:rPr>
        <w:t>Goals and non-goals</w:t>
      </w:r>
      <w:bookmarkEnd w:id="448"/>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49" w:name="_Toc183626394"/>
      <w:r>
        <w:rPr>
          <w:lang w:eastAsia="nb-NO"/>
        </w:rPr>
        <w:t>Terminology</w:t>
      </w:r>
      <w:bookmarkEnd w:id="449"/>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50" w:name="_Toc71821142"/>
      <w:bookmarkStart w:id="451" w:name="_Toc183626395"/>
      <w:r>
        <w:t>Notational conventions</w:t>
      </w:r>
      <w:bookmarkEnd w:id="450"/>
      <w:bookmarkEnd w:id="451"/>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52" w:name="_Toc71821143"/>
      <w:bookmarkStart w:id="453" w:name="_Toc183626396"/>
      <w:r>
        <w:t>Normative references</w:t>
      </w:r>
      <w:bookmarkEnd w:id="452"/>
      <w:bookmarkEnd w:id="453"/>
    </w:p>
    <w:p w14:paraId="42869E8E" w14:textId="7FC60865"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54" w:author="PH" w:date="2024-11-11T20:12:00Z" w16du:dateUtc="2024-11-11T19:12:00Z">
        <w:r w:rsidRPr="00DB6F35" w:rsidDel="00DB6F35">
          <w:delText>2</w:delText>
        </w:r>
      </w:del>
      <w:ins w:id="455" w:author="PH" w:date="2024-11-11T20:12:00Z" w16du:dateUtc="2024-11-11T19:12:00Z">
        <w:r w:rsidR="00DB6F35">
          <w:t>3</w:t>
        </w:r>
      </w:ins>
      <w:r w:rsidRPr="00DB6F35">
        <w:t>.0</w:t>
      </w:r>
      <w:r>
        <w:t>”</w:t>
      </w:r>
      <w:r w:rsidRPr="00AB37C7">
        <w:t>,</w:t>
      </w:r>
      <w:r>
        <w:br/>
      </w:r>
      <w:ins w:id="456" w:author="PH" w:date="2024-11-11T20:14:00Z" w16du:dateUtc="2024-11-11T19:14:00Z">
        <w:r w:rsidR="000D7692">
          <w:fldChar w:fldCharType="begin"/>
        </w:r>
        <w:r w:rsidR="000D7692">
          <w:instrText>HYPERLINK "</w:instrText>
        </w:r>
        <w:r w:rsidR="000D7692" w:rsidRPr="000D7692">
          <w:rPr>
            <w:rPrChange w:id="457"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58"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1A6900B" w:rsidR="005823FE" w:rsidRPr="00AB37C7" w:rsidRDefault="005823FE" w:rsidP="00540AF8">
      <w:pPr>
        <w:ind w:left="1560" w:hanging="1560"/>
      </w:pPr>
      <w:r>
        <w:t>[XML-DSIG]</w:t>
      </w:r>
      <w:r>
        <w:tab/>
        <w:t>“</w:t>
      </w:r>
      <w:r w:rsidRPr="00AB37C7">
        <w:t>XML Signature Syntax and Processing (Second Edition)</w:t>
      </w:r>
      <w:r>
        <w:t>”,</w:t>
      </w:r>
      <w:r>
        <w:br/>
      </w:r>
      <w:ins w:id="459"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60"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68A1AA96"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61"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62"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11219B27" w:rsidR="005823FE" w:rsidRDefault="005823FE" w:rsidP="00540AF8">
      <w:pPr>
        <w:ind w:left="1560" w:hanging="1560"/>
      </w:pPr>
      <w:r w:rsidRPr="00AB37C7">
        <w:t>[RFC3986]</w:t>
      </w:r>
      <w:r>
        <w:tab/>
        <w:t>“</w:t>
      </w:r>
      <w:r w:rsidRPr="00AB37C7">
        <w:t>Uniform Resource Identifier (URI): Generic Syntax</w:t>
      </w:r>
      <w:r>
        <w:t>”</w:t>
      </w:r>
      <w:r w:rsidRPr="00AB37C7">
        <w:t>,</w:t>
      </w:r>
      <w:r>
        <w:br/>
      </w:r>
      <w:ins w:id="463"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64"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1910C0B8" w:rsidR="007A0070" w:rsidRDefault="007A0070" w:rsidP="007A0070">
      <w:pPr>
        <w:ind w:left="1560" w:hanging="1560"/>
        <w:rPr>
          <w:ins w:id="465" w:author="PH" w:date="2024-11-11T22:06:00Z" w16du:dateUtc="2024-11-11T21:06:00Z"/>
        </w:rPr>
      </w:pPr>
      <w:ins w:id="466"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4246E3F5" w:rsidR="005823FE" w:rsidRDefault="005823FE" w:rsidP="00540AF8">
      <w:pPr>
        <w:ind w:left="1560" w:hanging="1560"/>
        <w:rPr>
          <w:ins w:id="467"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68" w:author="PH" w:date="2024-11-11T20:12:00Z" w16du:dateUtc="2024-11-11T19:12:00Z">
        <w:r w:rsidRPr="00DB6F35" w:rsidDel="0065344A">
          <w:rPr>
            <w:lang w:eastAsia="it-IT"/>
          </w:rPr>
          <w:delText>1</w:delText>
        </w:r>
      </w:del>
      <w:ins w:id="469" w:author="PH" w:date="2024-11-11T21:29:00Z" w16du:dateUtc="2024-11-11T20:29:00Z">
        <w:r w:rsidR="00814C1E">
          <w:rPr>
            <w:lang w:eastAsia="it-IT"/>
          </w:rPr>
          <w:t>4</w:t>
        </w:r>
      </w:ins>
      <w:r w:rsidRPr="00DB6F35">
        <w:rPr>
          <w:lang w:eastAsia="it-IT"/>
        </w:rPr>
        <w:t>.0</w:t>
      </w:r>
      <w:r>
        <w:rPr>
          <w:lang w:eastAsia="it-IT"/>
        </w:rPr>
        <w:t>”,</w:t>
      </w:r>
      <w:r>
        <w:rPr>
          <w:lang w:eastAsia="it-IT"/>
        </w:rPr>
        <w:br/>
      </w:r>
      <w:ins w:id="470" w:author="PH" w:date="2024-11-11T20:13:00Z" w16du:dateUtc="2024-11-11T19:13:00Z">
        <w:r w:rsidR="000D7692">
          <w:fldChar w:fldCharType="begin"/>
        </w:r>
        <w:r w:rsidR="000D7692">
          <w:instrText>HYPERLINK "</w:instrText>
        </w:r>
        <w:r w:rsidR="000D7692" w:rsidRPr="000D7692">
          <w:rPr>
            <w:rPrChange w:id="471"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72"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12DC4602" w:rsidR="00E561A7" w:rsidRPr="00AB37C7" w:rsidRDefault="00E561A7" w:rsidP="00540AF8">
      <w:pPr>
        <w:ind w:left="1560" w:hanging="1560"/>
      </w:pPr>
      <w:ins w:id="473"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74" w:name="_Toc71821144"/>
      <w:bookmarkStart w:id="475" w:name="_Toc183626397"/>
      <w:r>
        <w:t>Non-normative references</w:t>
      </w:r>
      <w:bookmarkEnd w:id="474"/>
      <w:bookmarkEnd w:id="475"/>
    </w:p>
    <w:p w14:paraId="4E47897D" w14:textId="057FD1CA"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76"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77"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549EDD63" w:rsidR="005823FE" w:rsidRPr="00AB37C7" w:rsidRDefault="005823FE" w:rsidP="00540AF8">
      <w:pPr>
        <w:ind w:left="1560" w:hanging="1560"/>
      </w:pPr>
      <w:r w:rsidRPr="00AB37C7">
        <w:t>[WS-I BP]</w:t>
      </w:r>
      <w:r>
        <w:tab/>
        <w:t>“</w:t>
      </w:r>
      <w:r w:rsidRPr="00AB37C7">
        <w:t>WS-I Basic Profile Version 1.1</w:t>
      </w:r>
      <w:r>
        <w:t>”,</w:t>
      </w:r>
      <w:r>
        <w:br/>
      </w:r>
      <w:ins w:id="478" w:author="PH" w:date="2024-11-27T19:00:00Z" w16du:dateUtc="2024-11-27T18:00:00Z">
        <w:r w:rsidR="000B73F9">
          <w:fldChar w:fldCharType="begin"/>
        </w:r>
        <w:r w:rsidR="000B73F9">
          <w:instrText>HYPERLINK "</w:instrText>
        </w:r>
        <w:r w:rsidR="000B73F9" w:rsidRPr="000B73F9">
          <w:instrText>http://www.ws-i.org/deliverables/basic1.1.html</w:instrText>
        </w:r>
        <w:r w:rsidR="000B73F9">
          <w:instrText>"</w:instrText>
        </w:r>
        <w:r w:rsidR="000B73F9">
          <w:fldChar w:fldCharType="separate"/>
        </w:r>
        <w:r w:rsidR="000B73F9" w:rsidRPr="0077286B">
          <w:rPr>
            <w:rStyle w:val="Hyperlink"/>
          </w:rPr>
          <w:t>http://www.ws-i.org/deliverables/basic1.1.html</w:t>
        </w:r>
        <w:r w:rsidR="000B73F9">
          <w:fldChar w:fldCharType="end"/>
        </w:r>
      </w:ins>
      <w:del w:id="479" w:author="PH" w:date="2024-11-27T19:00:00Z" w16du:dateUtc="2024-11-27T18:00:00Z">
        <w:r w:rsidDel="000B73F9">
          <w:fldChar w:fldCharType="begin"/>
        </w:r>
        <w:r w:rsidDel="000B73F9">
          <w:delInstrText>HYPERLINK "http://www.ws-i.org/Profiles/BasicProfile-1.1.html"</w:delInstrText>
        </w:r>
        <w:r w:rsidDel="000B73F9">
          <w:fldChar w:fldCharType="separate"/>
        </w:r>
        <w:r w:rsidRPr="00427B26" w:rsidDel="000B73F9">
          <w:rPr>
            <w:rStyle w:val="Hyperlink"/>
          </w:rPr>
          <w:delText>http://www.ws-i.org/Profiles/BasicProfile-1.1.html</w:delText>
        </w:r>
        <w:r w:rsidDel="000B73F9">
          <w:rPr>
            <w:rStyle w:val="Hyperlink"/>
          </w:rPr>
          <w:fldChar w:fldCharType="end"/>
        </w:r>
      </w:del>
    </w:p>
    <w:p w14:paraId="231419E4" w14:textId="30D7EC24" w:rsidR="005823FE" w:rsidRPr="00AB37C7" w:rsidRDefault="005823FE" w:rsidP="00540AF8">
      <w:pPr>
        <w:ind w:left="1560" w:hanging="1560"/>
      </w:pPr>
      <w:r w:rsidRPr="00AB37C7">
        <w:t>[WS-I BSP]</w:t>
      </w:r>
      <w:r>
        <w:tab/>
        <w:t>“</w:t>
      </w:r>
      <w:r w:rsidRPr="00AB37C7">
        <w:t>WS-I Basic Security Profile Version 1.0</w:t>
      </w:r>
      <w:r>
        <w:t>”,</w:t>
      </w:r>
      <w:r>
        <w:br/>
      </w:r>
      <w:ins w:id="480" w:author="PH" w:date="2024-11-27T19:01:00Z" w16du:dateUtc="2024-11-27T18:01:00Z">
        <w:r w:rsidR="000B73F9">
          <w:fldChar w:fldCharType="begin"/>
        </w:r>
        <w:r w:rsidR="000B73F9">
          <w:instrText>HYPERLINK "</w:instrText>
        </w:r>
        <w:r w:rsidR="000B73F9" w:rsidRPr="000B73F9">
          <w:instrText>http://www.ws-i.org/Profiles/BasicSecurityProfile-1.0.html</w:instrText>
        </w:r>
        <w:r w:rsidR="000B73F9">
          <w:instrText>"</w:instrText>
        </w:r>
        <w:r w:rsidR="000B73F9">
          <w:fldChar w:fldCharType="separate"/>
        </w:r>
        <w:r w:rsidR="000B73F9" w:rsidRPr="0077286B">
          <w:rPr>
            <w:rStyle w:val="Hyperlink"/>
          </w:rPr>
          <w:t>http://www.ws-i.org/Profiles/BasicSecurityProfile-1.0.html</w:t>
        </w:r>
        <w:r w:rsidR="000B73F9">
          <w:fldChar w:fldCharType="end"/>
        </w:r>
      </w:ins>
      <w:del w:id="481" w:author="PH" w:date="2024-11-27T19:01:00Z" w16du:dateUtc="2024-11-27T18:01:00Z">
        <w:r w:rsidDel="000B73F9">
          <w:fldChar w:fldCharType="begin"/>
        </w:r>
        <w:r w:rsidDel="000B73F9">
          <w:delInstrText>HYPERLINK "http://www.ws-i.org/Profiles/BasicSecurityProfile-1.0.html"</w:delInstrText>
        </w:r>
        <w:r w:rsidDel="000B73F9">
          <w:fldChar w:fldCharType="separate"/>
        </w:r>
        <w:r w:rsidRPr="00427B26" w:rsidDel="000B73F9">
          <w:rPr>
            <w:rStyle w:val="Hyperlink"/>
          </w:rPr>
          <w:delText>http://www.ws-i.org/Profiles/BasicSecurityProfile-1.0.html</w:delText>
        </w:r>
        <w:r w:rsidDel="000B73F9">
          <w:rPr>
            <w:rStyle w:val="Hyperlink"/>
          </w:rPr>
          <w:fldChar w:fldCharType="end"/>
        </w:r>
      </w:del>
    </w:p>
    <w:p w14:paraId="5531F840" w14:textId="414DBB1A" w:rsidR="005823FE" w:rsidRPr="00AB37C7" w:rsidRDefault="005823FE" w:rsidP="00540AF8">
      <w:pPr>
        <w:ind w:left="1560" w:hanging="1560"/>
      </w:pPr>
      <w:r w:rsidRPr="00AB37C7">
        <w:lastRenderedPageBreak/>
        <w:t>[DNS-1034]</w:t>
      </w:r>
      <w:r>
        <w:tab/>
        <w:t>“</w:t>
      </w:r>
      <w:r w:rsidRPr="00AB37C7">
        <w:t>Domain Names - Concepts and Facilities</w:t>
      </w:r>
      <w:r>
        <w:t>”,</w:t>
      </w:r>
      <w:r>
        <w:br/>
      </w:r>
      <w:ins w:id="482"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83"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1964A64A" w:rsidR="005823FE" w:rsidRDefault="005823FE" w:rsidP="00540AF8">
      <w:pPr>
        <w:ind w:left="1560" w:hanging="1560"/>
        <w:rPr>
          <w:ins w:id="484" w:author="PH" w:date="2024-11-11T21:25:00Z" w16du:dateUtc="2024-11-11T20:25:00Z"/>
        </w:rPr>
      </w:pPr>
      <w:r w:rsidRPr="00AB37C7">
        <w:t>[DNS-1035]</w:t>
      </w:r>
      <w:r>
        <w:tab/>
        <w:t>“</w:t>
      </w:r>
      <w:r w:rsidRPr="00AB37C7">
        <w:t>Domain Names - Implementation and Specification</w:t>
      </w:r>
      <w:r>
        <w:t>”,</w:t>
      </w:r>
      <w:r>
        <w:br/>
      </w:r>
      <w:ins w:id="485"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86"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175184ED" w:rsidR="00273BFC" w:rsidRPr="00AB37C7" w:rsidRDefault="00273BFC" w:rsidP="00273BFC">
      <w:pPr>
        <w:ind w:left="1560" w:hanging="1560"/>
      </w:pPr>
      <w:ins w:id="487"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88" w:author="PH" w:date="2024-11-11T21:25:00Z" w16du:dateUtc="2024-11-11T20:25:00Z"/>
        </w:rPr>
      </w:pPr>
      <w:del w:id="489" w:author="PH" w:date="2024-11-11T21:25:00Z" w16du:dateUtc="2024-11-11T20:25:00Z">
        <w:r w:rsidRPr="000A7B75" w:rsidDel="00273BFC">
          <w:delText>[MD5]</w:delText>
        </w:r>
        <w:r w:rsidRPr="000A7B75" w:rsidDel="00273BFC">
          <w:tab/>
          <w:delText>“The MD5 Message-Digest Algorithm”,</w:delText>
        </w:r>
        <w:r w:rsidDel="00273BFC">
          <w:br/>
        </w:r>
      </w:del>
      <w:del w:id="490"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91" w:name="_Toc182253877"/>
      <w:bookmarkStart w:id="492" w:name="_Toc182254515"/>
      <w:bookmarkStart w:id="493" w:name="_Toc183626398"/>
      <w:bookmarkEnd w:id="491"/>
      <w:bookmarkEnd w:id="492"/>
      <w:bookmarkEnd w:id="493"/>
    </w:p>
    <w:p w14:paraId="11329996" w14:textId="02208682" w:rsidR="005823FE" w:rsidRPr="00AB37C7" w:rsidRDefault="005823FE" w:rsidP="005823FE">
      <w:pPr>
        <w:pStyle w:val="PHeading2"/>
      </w:pPr>
      <w:bookmarkStart w:id="494" w:name="_Toc71821145"/>
      <w:bookmarkStart w:id="495" w:name="_Toc183626399"/>
      <w:r w:rsidRPr="00AB37C7">
        <w:t>Namespaces</w:t>
      </w:r>
      <w:bookmarkEnd w:id="494"/>
      <w:bookmarkEnd w:id="49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96" w:name="_Toc183626400"/>
      <w:r>
        <w:rPr>
          <w:lang w:eastAsia="nb-NO"/>
        </w:rPr>
        <w:t>The Service Discovery Process</w:t>
      </w:r>
      <w:bookmarkEnd w:id="49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97" w:author="PH" w:date="2024-11-11T20:35:00Z" w16du:dateUtc="2024-11-11T19:35:00Z">
        <w:r w:rsidDel="001C3F69">
          <w:rPr>
            <w:lang w:eastAsia="nb-NO"/>
          </w:rPr>
          <w:delText>BUSDOX mandates t</w:delText>
        </w:r>
      </w:del>
      <w:ins w:id="498" w:author="PH" w:date="2024-11-11T20:35:00Z" w16du:dateUtc="2024-11-11T19:35:00Z">
        <w:r w:rsidR="001C3F69">
          <w:rPr>
            <w:lang w:eastAsia="nb-NO"/>
          </w:rPr>
          <w:t>T</w:t>
        </w:r>
      </w:ins>
      <w:r>
        <w:rPr>
          <w:lang w:eastAsia="nb-NO"/>
        </w:rPr>
        <w:t xml:space="preserve">he following interfaces </w:t>
      </w:r>
      <w:ins w:id="49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500" w:author="PH" w:date="2024-11-11T21:48:00Z" w16du:dateUtc="2024-11-11T20:48:00Z">
        <w:r w:rsidDel="00EE4F69">
          <w:rPr>
            <w:lang w:eastAsia="nb-NO"/>
          </w:rPr>
          <w:delText>Service Metadata Locator</w:delText>
        </w:r>
      </w:del>
      <w:ins w:id="50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50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503" w:author="PH" w:date="2024-11-11T21:48:00Z" w16du:dateUtc="2024-11-11T20:48:00Z">
          <w:pPr>
            <w:pStyle w:val="PParagraph"/>
            <w:numPr>
              <w:ilvl w:val="1"/>
              <w:numId w:val="27"/>
            </w:numPr>
            <w:ind w:left="1797" w:hanging="360"/>
          </w:pPr>
        </w:pPrChange>
      </w:pPr>
      <w:del w:id="504" w:author="PH" w:date="2024-11-11T21:48:00Z" w16du:dateUtc="2024-11-11T20:48:00Z">
        <w:r w:rsidDel="00EE4F69">
          <w:rPr>
            <w:lang w:eastAsia="nb-NO"/>
          </w:rPr>
          <w:delText>Service Metadata Publishers</w:delText>
        </w:r>
      </w:del>
      <w:ins w:id="50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506" w:author="PH" w:date="2024-11-11T20:35:00Z" w16du:dateUtc="2024-11-11T19:35:00Z">
        <w:r w:rsidDel="003C48E5">
          <w:rPr>
            <w:lang w:eastAsia="nb-NO"/>
          </w:rPr>
          <w:delText>Service Metadata Locator</w:delText>
        </w:r>
      </w:del>
      <w:ins w:id="50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508" w:author="PH" w:date="2024-11-11T20:36:00Z" w16du:dateUtc="2024-11-11T19:36:00Z">
        <w:r w:rsidDel="00562368">
          <w:rPr>
            <w:lang w:eastAsia="nb-NO"/>
          </w:rPr>
          <w:delText>Service Metadata Locator</w:delText>
        </w:r>
      </w:del>
      <w:ins w:id="50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10" w:name="_Toc71821147"/>
      <w:bookmarkStart w:id="511" w:name="_Toc183626401"/>
      <w:r w:rsidRPr="001B5D58">
        <w:t>Discovery flow</w:t>
      </w:r>
      <w:bookmarkEnd w:id="510"/>
      <w:bookmarkEnd w:id="511"/>
    </w:p>
    <w:p w14:paraId="13518720" w14:textId="77777777" w:rsidR="004B0DC2" w:rsidRDefault="005A2D99" w:rsidP="005A2D99">
      <w:pPr>
        <w:pStyle w:val="PParagraph"/>
        <w:rPr>
          <w:ins w:id="512" w:author="PH" w:date="2024-11-27T18:12:00Z" w16du:dateUtc="2024-11-27T17:12:00Z"/>
        </w:rPr>
      </w:pPr>
      <w:r w:rsidRPr="001B5D58">
        <w:t xml:space="preserve">For a sender, the first step in the Discovery process is to establish the location of the </w:t>
      </w:r>
      <w:del w:id="513" w:author="PH" w:date="2024-11-27T17:16:00Z" w16du:dateUtc="2024-11-27T16:16:00Z">
        <w:r w:rsidRPr="001B5D58" w:rsidDel="00FC748B">
          <w:delText>Service Metadata</w:delText>
        </w:r>
      </w:del>
      <w:ins w:id="514" w:author="PH" w:date="2024-11-27T17:16:00Z" w16du:dateUtc="2024-11-27T16:16:00Z">
        <w:r w:rsidR="00FC748B">
          <w:t>SMP</w:t>
        </w:r>
      </w:ins>
      <w:r w:rsidRPr="001B5D58">
        <w:t xml:space="preserve"> relating to the particular Participant Identifier to which the sender wants to transmit a message. Each participant identifier is registered with one and only one </w:t>
      </w:r>
      <w:del w:id="515" w:author="PH" w:date="2024-11-11T20:41:00Z" w16du:dateUtc="2024-11-11T19:41:00Z">
        <w:r w:rsidRPr="001B5D58" w:rsidDel="00AF71CD">
          <w:delText>Service Metadata Publisher</w:delText>
        </w:r>
      </w:del>
      <w:ins w:id="516" w:author="PH" w:date="2024-11-11T20:41:00Z" w16du:dateUtc="2024-11-11T19:41:00Z">
        <w:r w:rsidR="00AF71CD">
          <w:t>SMP</w:t>
        </w:r>
      </w:ins>
      <w:r w:rsidRPr="001B5D58">
        <w:t>.</w:t>
      </w:r>
    </w:p>
    <w:p w14:paraId="6727D30F" w14:textId="05CECBE9" w:rsidR="005A2D99" w:rsidRPr="001B5D58" w:rsidRDefault="005A2D99">
      <w:pPr>
        <w:pStyle w:val="PParagraph"/>
        <w:numPr>
          <w:ilvl w:val="0"/>
          <w:numId w:val="70"/>
        </w:numPr>
        <w:pPrChange w:id="517" w:author="PH" w:date="2024-11-27T18:13:00Z" w16du:dateUtc="2024-11-27T17:13:00Z">
          <w:pPr>
            <w:pStyle w:val="PParagraph"/>
          </w:pPr>
        </w:pPrChange>
      </w:pPr>
      <w:del w:id="518" w:author="PH" w:date="2024-11-27T18:12:00Z" w16du:dateUtc="2024-11-27T17:12:00Z">
        <w:r w:rsidRPr="001B5D58" w:rsidDel="004B0DC2">
          <w:delText xml:space="preserve"> </w:delText>
        </w:r>
      </w:del>
      <w:r w:rsidRPr="001B5D58">
        <w:t xml:space="preserve">The sender constructs the </w:t>
      </w:r>
      <w:del w:id="519" w:author="PH" w:date="2024-11-27T18:11:00Z" w16du:dateUtc="2024-11-27T17:11:00Z">
        <w:r w:rsidRPr="001B5D58" w:rsidDel="004B0DC2">
          <w:delText xml:space="preserve">address </w:delText>
        </w:r>
      </w:del>
      <w:ins w:id="520" w:author="PH" w:date="2024-11-27T18:11:00Z" w16du:dateUtc="2024-11-27T17:11:00Z">
        <w:r w:rsidR="004B0DC2">
          <w:t>domain name</w:t>
        </w:r>
        <w:r w:rsidR="004B0DC2" w:rsidRPr="001B5D58">
          <w:t xml:space="preserve"> </w:t>
        </w:r>
      </w:ins>
      <w:r w:rsidRPr="001B5D58">
        <w:t xml:space="preserve">for the </w:t>
      </w:r>
      <w:del w:id="521" w:author="PH" w:date="2024-11-27T18:09:00Z" w16du:dateUtc="2024-11-27T17:09:00Z">
        <w:r w:rsidRPr="001B5D58" w:rsidDel="004B0DC2">
          <w:delText>service metadata</w:delText>
        </w:r>
      </w:del>
      <w:ins w:id="522" w:author="PH" w:date="2024-11-27T18:09:00Z" w16du:dateUtc="2024-11-27T17:09:00Z">
        <w:r w:rsidR="004B0DC2">
          <w:t>SMP</w:t>
        </w:r>
      </w:ins>
      <w:r w:rsidRPr="001B5D58">
        <w:t xml:space="preserve"> for a given recipient participant identifier using a stand</w:t>
      </w:r>
      <w:r>
        <w:t>ard format, as follows:</w:t>
      </w:r>
    </w:p>
    <w:p w14:paraId="7DD8C262" w14:textId="368A83BB" w:rsidR="005A2D99" w:rsidRPr="001B5D58" w:rsidRDefault="005A2D99" w:rsidP="005A2D99">
      <w:pPr>
        <w:pStyle w:val="Code"/>
      </w:pPr>
      <w:del w:id="523" w:author="PH" w:date="2024-11-27T18:20:00Z" w16du:dateUtc="2024-11-27T17:20:00Z">
        <w:r w:rsidRPr="001B5D58" w:rsidDel="00546267">
          <w:delText>http://</w:delText>
        </w:r>
      </w:del>
      <w:r w:rsidRPr="001B5D58">
        <w:t>&lt;hash over recipientID&gt;.&lt;schemeID&gt;.&lt;SML domain&gt;</w:t>
      </w:r>
      <w:del w:id="524" w:author="PH" w:date="2024-11-27T18:20:00Z" w16du:dateUtc="2024-11-27T17:20:00Z">
        <w:r w:rsidRPr="001B5D58" w:rsidDel="00546267">
          <w:delText>/&lt;recip</w:delText>
        </w:r>
        <w:r w:rsidDel="00546267">
          <w:delText>ientID&gt;/services/&lt;documentType&gt;</w:delText>
        </w:r>
      </w:del>
    </w:p>
    <w:p w14:paraId="6BFF350D" w14:textId="438D39EA" w:rsidR="004B0DC2" w:rsidRDefault="004B0DC2" w:rsidP="004B0DC2">
      <w:pPr>
        <w:pStyle w:val="PParagraph"/>
        <w:numPr>
          <w:ilvl w:val="0"/>
          <w:numId w:val="70"/>
        </w:numPr>
        <w:rPr>
          <w:ins w:id="525" w:author="PH" w:date="2024-11-27T18:19:00Z" w16du:dateUtc="2024-11-27T17:19:00Z"/>
        </w:rPr>
      </w:pPr>
      <w:ins w:id="526" w:author="PH" w:date="2024-11-27T18:13:00Z" w16du:dateUtc="2024-11-27T17:13:00Z">
        <w:r>
          <w:t>T</w:t>
        </w:r>
      </w:ins>
      <w:ins w:id="527" w:author="PH" w:date="2024-11-27T18:11:00Z" w16du:dateUtc="2024-11-27T17:11:00Z">
        <w:r>
          <w:t xml:space="preserve">he sender performs a </w:t>
        </w:r>
      </w:ins>
      <w:ins w:id="528" w:author="PH" w:date="2024-11-27T18:12:00Z" w16du:dateUtc="2024-11-27T17:12:00Z">
        <w:r>
          <w:t>DNS U-NAPTR record lookup with the domain name</w:t>
        </w:r>
      </w:ins>
      <w:ins w:id="529" w:author="PH" w:date="2024-11-27T18:13:00Z" w16du:dateUtc="2024-11-27T17:13:00Z">
        <w:r>
          <w:t xml:space="preserve"> </w:t>
        </w:r>
      </w:ins>
      <w:ins w:id="530" w:author="PH" w:date="2024-11-27T18:19:00Z" w16du:dateUtc="2024-11-27T17:19:00Z">
        <w:r w:rsidR="00546267">
          <w:t xml:space="preserve">created in the previous step </w:t>
        </w:r>
      </w:ins>
      <w:ins w:id="531" w:author="PH" w:date="2024-11-27T18:13:00Z" w16du:dateUtc="2024-11-27T17:13:00Z">
        <w:r>
          <w:t>and extracts the base URL for the effective SMP query</w:t>
        </w:r>
      </w:ins>
      <w:ins w:id="532" w:author="PH" w:date="2024-11-27T18:12:00Z" w16du:dateUtc="2024-11-27T17:12:00Z">
        <w:r>
          <w:t>.</w:t>
        </w:r>
      </w:ins>
    </w:p>
    <w:p w14:paraId="46ECCDCC" w14:textId="0ACD7D36" w:rsidR="00546267" w:rsidRDefault="00546267" w:rsidP="004B0DC2">
      <w:pPr>
        <w:pStyle w:val="PParagraph"/>
        <w:numPr>
          <w:ilvl w:val="0"/>
          <w:numId w:val="70"/>
        </w:numPr>
        <w:rPr>
          <w:ins w:id="533" w:author="PH" w:date="2024-11-27T18:19:00Z" w16du:dateUtc="2024-11-27T17:19:00Z"/>
        </w:rPr>
      </w:pPr>
      <w:ins w:id="534" w:author="PH" w:date="2024-11-27T18:19:00Z" w16du:dateUtc="2024-11-27T17:19:00Z">
        <w:r>
          <w:t xml:space="preserve">The sender constructs the address for the SMP </w:t>
        </w:r>
        <w:r w:rsidRPr="001B5D58">
          <w:t>for a given recipient participant identifier using a stand</w:t>
        </w:r>
        <w:r>
          <w:t>ard format, as follows:</w:t>
        </w:r>
      </w:ins>
    </w:p>
    <w:p w14:paraId="1FB60B97" w14:textId="611820C8" w:rsidR="00546267" w:rsidRPr="001B5D58" w:rsidRDefault="00546267" w:rsidP="00546267">
      <w:pPr>
        <w:pStyle w:val="Code"/>
        <w:rPr>
          <w:ins w:id="535" w:author="PH" w:date="2024-11-27T18:20:00Z" w16du:dateUtc="2024-11-27T17:20:00Z"/>
        </w:rPr>
      </w:pPr>
      <w:ins w:id="536" w:author="PH" w:date="2024-11-27T18:20:00Z" w16du:dateUtc="2024-11-27T17:20:00Z">
        <w:r w:rsidRPr="001B5D58">
          <w:t>http</w:t>
        </w:r>
        <w:r>
          <w:t>s</w:t>
        </w:r>
        <w:r w:rsidRPr="001B5D58">
          <w:t>://&lt;</w:t>
        </w:r>
        <w:r>
          <w:t>smpBaseUrlFromNaptrLookup</w:t>
        </w:r>
        <w:r w:rsidRPr="001B5D58">
          <w:t>&gt;/&lt;recip</w:t>
        </w:r>
        <w:r>
          <w:t>ientID&gt;/services/&lt;documentType&gt;</w:t>
        </w:r>
      </w:ins>
    </w:p>
    <w:p w14:paraId="7FA624EE" w14:textId="6933BBC3"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37" w:author="PH" w:date="2024-11-11T20:57:00Z" w16du:dateUtc="2024-11-11T19:57:00Z">
        <w:r w:rsidRPr="001B5D58" w:rsidDel="00A878E8">
          <w:delText>Service Metadata Publishing</w:delText>
        </w:r>
      </w:del>
      <w:ins w:id="538"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39" w:author="PH" w:date="2024-11-27T18:59:00Z" w16du:dateUtc="2024-11-27T17:59:00Z">
        <w:r w:rsidR="00901FC4">
          <w:t xml:space="preserve">Figure </w:t>
        </w:r>
        <w:r w:rsidR="00901FC4">
          <w:rPr>
            <w:noProof/>
          </w:rPr>
          <w:t>2</w:t>
        </w:r>
      </w:ins>
      <w:r>
        <w:fldChar w:fldCharType="end"/>
      </w:r>
      <w:r w:rsidRPr="001B5D58">
        <w:t>.</w:t>
      </w:r>
    </w:p>
    <w:p w14:paraId="23E3BE11" w14:textId="0A5D6F9B"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901FC4">
        <w:t>3.1.1</w:t>
      </w:r>
      <w:r w:rsidR="00DB6F35">
        <w:fldChar w:fldCharType="end"/>
      </w:r>
      <w:r w:rsidRPr="001B5D58">
        <w:t xml:space="preserve"> Format of Participant Identifiers.</w:t>
      </w:r>
    </w:p>
    <w:p w14:paraId="0EF4788D" w14:textId="1A7C36F2" w:rsidR="005A2D99" w:rsidRDefault="008636F6" w:rsidP="005A2D99">
      <w:pPr>
        <w:keepNext/>
        <w:jc w:val="center"/>
      </w:pPr>
      <w:ins w:id="540" w:author="PH" w:date="2024-11-27T18:27:00Z" w16du:dateUtc="2024-11-27T17:27:00Z">
        <w:r>
          <w:rPr>
            <w:noProof/>
          </w:rPr>
          <w:lastRenderedPageBreak/>
          <w:drawing>
            <wp:inline distT="0" distB="0" distL="0" distR="0" wp14:anchorId="053F4DBF" wp14:editId="3B8AD1BE">
              <wp:extent cx="5445760" cy="5349875"/>
              <wp:effectExtent l="0" t="0" r="2540" b="3175"/>
              <wp:docPr id="19627552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760" cy="5349875"/>
                      </a:xfrm>
                      <a:prstGeom prst="rect">
                        <a:avLst/>
                      </a:prstGeom>
                      <a:noFill/>
                      <a:ln>
                        <a:noFill/>
                      </a:ln>
                    </pic:spPr>
                  </pic:pic>
                </a:graphicData>
              </a:graphic>
            </wp:inline>
          </w:drawing>
        </w:r>
      </w:ins>
      <w:del w:id="541" w:author="PH" w:date="2024-11-27T18:28:00Z" w16du:dateUtc="2024-11-27T17:28:00Z">
        <w:r w:rsidR="005A2D99" w:rsidDel="008636F6">
          <w:rPr>
            <w:noProof/>
            <w:lang w:val="de-DE" w:eastAsia="de-DE"/>
          </w:rPr>
          <w:lastRenderedPageBreak/>
          <w:drawing>
            <wp:inline distT="0" distB="0" distL="0" distR="0" wp14:anchorId="7784B27A" wp14:editId="2A5492EB">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del>
    </w:p>
    <w:p w14:paraId="72FF5289" w14:textId="47D55FC7" w:rsidR="005A2D99" w:rsidRDefault="005A2D99" w:rsidP="005A2D99">
      <w:pPr>
        <w:pStyle w:val="Beschriftung"/>
      </w:pPr>
      <w:bookmarkStart w:id="542" w:name="_Ref182237180"/>
      <w:r>
        <w:t xml:space="preserve">Figure </w:t>
      </w:r>
      <w:fldSimple w:instr=" SEQ Figure \* ARABIC ">
        <w:r w:rsidR="00901FC4">
          <w:rPr>
            <w:noProof/>
          </w:rPr>
          <w:t>2</w:t>
        </w:r>
      </w:fldSimple>
      <w:bookmarkEnd w:id="542"/>
      <w:r>
        <w:t xml:space="preserve">: </w:t>
      </w:r>
      <w:r w:rsidRPr="00332978">
        <w:t>Sequence Diagram for Sender transmitting Document to Recipient</w:t>
      </w:r>
    </w:p>
    <w:p w14:paraId="57C07616" w14:textId="496FC8E3" w:rsidR="005A2D99" w:rsidRDefault="005A2D99" w:rsidP="005A2D99">
      <w:pPr>
        <w:pStyle w:val="PParagraph"/>
        <w:rPr>
          <w:ins w:id="543" w:author="PH" w:date="2024-11-11T22:07:00Z" w16du:dateUtc="2024-11-11T21:07:00Z"/>
        </w:rPr>
      </w:pPr>
      <w:r w:rsidRPr="001F47A3">
        <w:t xml:space="preserve">The underlying design of the Discovery process is based on the use of Domain Name System (DNS) </w:t>
      </w:r>
      <w:del w:id="544" w:author="PH" w:date="2024-11-11T21:05:00Z" w16du:dateUtc="2024-11-11T20:05:00Z">
        <w:r w:rsidRPr="001F47A3" w:rsidDel="00775A59">
          <w:delText xml:space="preserve">CNAME </w:delText>
        </w:r>
      </w:del>
      <w:ins w:id="545" w:author="PH" w:date="2024-11-11T21:05:00Z" w16du:dateUtc="2024-11-11T20:05:00Z">
        <w:r w:rsidR="00775A59">
          <w:t>U-NAPTR</w:t>
        </w:r>
        <w:r w:rsidR="00775A59" w:rsidRPr="001F47A3">
          <w:t xml:space="preserve"> </w:t>
        </w:r>
      </w:ins>
      <w:r w:rsidRPr="001F47A3">
        <w:t>records</w:t>
      </w:r>
      <w:ins w:id="546" w:author="PH" w:date="2024-11-11T21:19:00Z" w16du:dateUtc="2024-11-11T20:19:00Z">
        <w:r w:rsidR="00D24E1A">
          <w:t xml:space="preserve"> (see [BDXL1])</w:t>
        </w:r>
      </w:ins>
      <w:r w:rsidRPr="001F47A3">
        <w:t xml:space="preserve"> which correspond to the Domain Name in the format given above, namely that there is a </w:t>
      </w:r>
      <w:del w:id="547" w:author="PH" w:date="2024-11-11T21:38:00Z" w16du:dateUtc="2024-11-11T20:38:00Z">
        <w:r w:rsidRPr="001F47A3" w:rsidDel="00E8583E">
          <w:delText>CN</w:delText>
        </w:r>
        <w:r w:rsidDel="00E8583E">
          <w:delText xml:space="preserve">AME </w:delText>
        </w:r>
      </w:del>
      <w:ins w:id="548"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49" w:author="PH" w:date="2024-11-11T21:20:00Z" w16du:dateUtc="2024-11-11T20:20:00Z">
        <w:r w:rsidRPr="001F47A3" w:rsidDel="00D24E1A">
          <w:delText xml:space="preserve">CNAME </w:delText>
        </w:r>
      </w:del>
      <w:ins w:id="550" w:author="PH" w:date="2024-11-11T21:20:00Z" w16du:dateUtc="2024-11-11T20:20:00Z">
        <w:r w:rsidR="00D24E1A">
          <w:t>U-NAPTR</w:t>
        </w:r>
        <w:r w:rsidR="00D24E1A" w:rsidRPr="001F47A3">
          <w:t xml:space="preserve"> </w:t>
        </w:r>
      </w:ins>
      <w:r w:rsidRPr="001F47A3">
        <w:t xml:space="preserve">record points at the </w:t>
      </w:r>
      <w:del w:id="551" w:author="PH" w:date="2024-11-11T21:20:00Z" w16du:dateUtc="2024-11-11T20:20:00Z">
        <w:r w:rsidRPr="001F47A3" w:rsidDel="00612E4E">
          <w:delText>Service Metadata Publisher</w:delText>
        </w:r>
      </w:del>
      <w:ins w:id="552" w:author="PH" w:date="2024-11-11T21:20:00Z" w16du:dateUtc="2024-11-11T20:20:00Z">
        <w:r w:rsidR="00612E4E">
          <w:t>SMP</w:t>
        </w:r>
      </w:ins>
      <w:r w:rsidRPr="001F47A3">
        <w:t xml:space="preserve"> which holds the metadata about that recipient.</w:t>
      </w:r>
      <w:del w:id="553" w:author="PH" w:date="2024-11-27T18:28:00Z" w16du:dateUtc="2024-11-27T17:28:00Z">
        <w:r w:rsidRPr="001F47A3" w:rsidDel="008636F6">
          <w:delText xml:space="preserve"> This means that an address lookup for the domain name by the sender naturally resolves to the </w:delText>
        </w:r>
      </w:del>
      <w:del w:id="554" w:author="PH" w:date="2024-11-11T21:20:00Z" w16du:dateUtc="2024-11-11T20:20:00Z">
        <w:r w:rsidRPr="001F47A3" w:rsidDel="00714F92">
          <w:delText>Service Metadata Publisher</w:delText>
        </w:r>
      </w:del>
      <w:del w:id="555" w:author="PH" w:date="2024-11-27T18:28:00Z" w16du:dateUtc="2024-11-27T17:28:00Z">
        <w:r w:rsidRPr="001F47A3" w:rsidDel="008636F6">
          <w:delText xml:space="preserve"> holding the metadata.</w:delText>
        </w:r>
      </w:del>
      <w:del w:id="556"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57" w:author="PH" w:date="2024-11-11T21:39:00Z" w16du:dateUtc="2024-11-11T20:39:00Z"/>
        </w:rPr>
        <w:pPrChange w:id="558" w:author="PH" w:date="2024-11-11T22:07:00Z" w16du:dateUtc="2024-11-11T21:07:00Z">
          <w:pPr>
            <w:pStyle w:val="PParagraph"/>
          </w:pPr>
        </w:pPrChange>
      </w:pPr>
      <w:bookmarkStart w:id="559" w:name="_Toc183626402"/>
      <w:ins w:id="560" w:author="PH" w:date="2024-11-11T22:07:00Z" w16du:dateUtc="2024-11-11T21:07:00Z">
        <w:r w:rsidRPr="00FC6250">
          <w:t>U-NAPTR Resource Records</w:t>
        </w:r>
      </w:ins>
      <w:bookmarkEnd w:id="559"/>
    </w:p>
    <w:p w14:paraId="2479F19C" w14:textId="1DE96E94" w:rsidR="00444476" w:rsidRDefault="00444476" w:rsidP="005A2D99">
      <w:pPr>
        <w:pStyle w:val="PParagraph"/>
        <w:rPr>
          <w:ins w:id="561" w:author="PH" w:date="2024-11-11T22:08:00Z" w16du:dateUtc="2024-11-11T21:08:00Z"/>
        </w:rPr>
      </w:pPr>
      <w:ins w:id="562" w:author="PH" w:date="2024-11-11T21:39:00Z" w16du:dateUtc="2024-11-11T20:39:00Z">
        <w:r>
          <w:t xml:space="preserve">The NAPTR service name MUST be </w:t>
        </w:r>
        <w:r w:rsidRPr="00444476">
          <w:rPr>
            <w:rStyle w:val="InlinecodeZchn"/>
            <w:rFonts w:eastAsiaTheme="minorHAnsi"/>
            <w:rPrChange w:id="563" w:author="PH" w:date="2024-11-11T21:39:00Z" w16du:dateUtc="2024-11-11T20:39:00Z">
              <w:rPr/>
            </w:rPrChange>
          </w:rPr>
          <w:t>Meta:SMP</w:t>
        </w:r>
        <w:r>
          <w:t>.</w:t>
        </w:r>
      </w:ins>
      <w:ins w:id="564" w:author="PH" w:date="2024-11-11T21:40:00Z" w16du:dateUtc="2024-11-11T20:40:00Z">
        <w:r w:rsidR="00F14B8C">
          <w:t xml:space="preserve"> Other service names MUST NOT be </w:t>
        </w:r>
      </w:ins>
      <w:ins w:id="565" w:author="PH" w:date="2024-11-11T21:43:00Z" w16du:dateUtc="2024-11-11T20:43:00Z">
        <w:r w:rsidR="00093BD4">
          <w:t>used</w:t>
        </w:r>
      </w:ins>
      <w:ins w:id="566" w:author="PH" w:date="2024-11-11T21:40:00Z" w16du:dateUtc="2024-11-11T20:40:00Z">
        <w:r w:rsidR="00F14B8C">
          <w:t>.</w:t>
        </w:r>
      </w:ins>
      <w:ins w:id="567"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68" w:author="PH" w:date="2024-11-11T22:09:00Z" w16du:dateUtc="2024-11-11T21:09:00Z"/>
        </w:rPr>
      </w:pPr>
      <w:ins w:id="569"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70" w:author="PH" w:date="2024-11-11T22:12:00Z" w16du:dateUtc="2024-11-11T21:12:00Z"/>
        </w:rPr>
      </w:pPr>
      <w:ins w:id="571" w:author="PH" w:date="2024-11-11T22:08:00Z">
        <w:r w:rsidRPr="00FC6250">
          <w:t xml:space="preserve">use </w:t>
        </w:r>
      </w:ins>
      <w:ins w:id="572" w:author="PH" w:date="2024-11-11T22:10:00Z" w16du:dateUtc="2024-11-11T21:10:00Z">
        <w:r w:rsidR="00FB6CFA">
          <w:t xml:space="preserve">only </w:t>
        </w:r>
      </w:ins>
      <w:ins w:id="573" w:author="PH" w:date="2024-11-11T22:08:00Z">
        <w:r w:rsidRPr="00FC6250">
          <w:t xml:space="preserve">the </w:t>
        </w:r>
      </w:ins>
      <w:r w:rsidR="00175065">
        <w:t>“https”</w:t>
      </w:r>
      <w:ins w:id="574" w:author="PH" w:date="2024-11-11T22:08:00Z">
        <w:r w:rsidRPr="00FC6250">
          <w:t xml:space="preserve"> URL scheme</w:t>
        </w:r>
      </w:ins>
      <w:ins w:id="575"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76" w:author="PH" w:date="2024-11-11T22:09:00Z" w16du:dateUtc="2024-11-11T21:09:00Z"/>
        </w:rPr>
      </w:pPr>
      <w:ins w:id="577"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78" w:author="PH" w:date="2024-11-11T22:09:00Z" w16du:dateUtc="2024-11-11T21:09:00Z"/>
        </w:rPr>
      </w:pPr>
      <w:ins w:id="579" w:author="PH" w:date="2024-11-11T22:11:00Z" w16du:dateUtc="2024-11-11T21:11:00Z">
        <w:r>
          <w:t xml:space="preserve">NOT </w:t>
        </w:r>
      </w:ins>
      <w:ins w:id="580" w:author="PH" w:date="2024-11-11T22:08:00Z">
        <w:r w:rsidR="00FC6250" w:rsidRPr="00FC6250">
          <w:t xml:space="preserve">include query or fragment parts, in addition to the </w:t>
        </w:r>
      </w:ins>
      <w:ins w:id="581" w:author="PH" w:date="2024-11-11T22:12:00Z" w16du:dateUtc="2024-11-11T21:12:00Z">
        <w:r w:rsidR="0003614C">
          <w:t xml:space="preserve">domain </w:t>
        </w:r>
      </w:ins>
      <w:ins w:id="582" w:author="PH" w:date="2024-11-11T22:08:00Z">
        <w:r w:rsidR="00FC6250" w:rsidRPr="00FC6250">
          <w:t xml:space="preserve">authority </w:t>
        </w:r>
      </w:ins>
      <w:r w:rsidR="00175065">
        <w:t xml:space="preserve">and path </w:t>
      </w:r>
      <w:ins w:id="583" w:author="PH" w:date="2024-11-11T22:08:00Z">
        <w:r w:rsidR="00FC6250" w:rsidRPr="00FC6250">
          <w:t>part</w:t>
        </w:r>
      </w:ins>
      <w:r w:rsidR="00175065">
        <w:t>s</w:t>
      </w:r>
    </w:p>
    <w:p w14:paraId="781EE2F4" w14:textId="7F66572C" w:rsidR="00FC6250" w:rsidRDefault="00FC6250" w:rsidP="00FC6250">
      <w:pPr>
        <w:pStyle w:val="PParagraph"/>
        <w:rPr>
          <w:ins w:id="584" w:author="PH" w:date="2024-11-27T09:36:00Z" w16du:dateUtc="2024-11-27T08:36:00Z"/>
        </w:rPr>
      </w:pPr>
      <w:ins w:id="585" w:author="PH" w:date="2024-11-11T22:08:00Z">
        <w:r w:rsidRPr="00FC6250">
          <w:lastRenderedPageBreak/>
          <w:t xml:space="preserve">Note that </w:t>
        </w:r>
      </w:ins>
      <w:ins w:id="586" w:author="PH" w:date="2024-11-11T22:13:00Z" w16du:dateUtc="2024-11-11T21:13:00Z">
        <w:r w:rsidR="001C2A93">
          <w:t>URI</w:t>
        </w:r>
        <w:r w:rsidR="0003614C">
          <w:t xml:space="preserve"> </w:t>
        </w:r>
      </w:ins>
      <w:ins w:id="587" w:author="PH" w:date="2024-11-11T22:08:00Z">
        <w:r w:rsidRPr="00FC6250">
          <w:t>scheme and host name are case insensitive. All other URI components MUST be treated as case sensitive</w:t>
        </w:r>
      </w:ins>
      <w:ins w:id="588" w:author="PH" w:date="2024-11-11T22:09:00Z" w16du:dateUtc="2024-11-11T21:09:00Z">
        <w:r w:rsidR="009B026B">
          <w:t xml:space="preserve"> (see [RFC3986])</w:t>
        </w:r>
      </w:ins>
      <w:ins w:id="589" w:author="PH" w:date="2024-11-11T22:08:00Z">
        <w:r w:rsidRPr="00FC6250">
          <w:t>.</w:t>
        </w:r>
      </w:ins>
    </w:p>
    <w:p w14:paraId="7F95A9D6" w14:textId="21E73B6B" w:rsidR="0056341E" w:rsidRDefault="0056341E" w:rsidP="00FC6250">
      <w:pPr>
        <w:pStyle w:val="PParagraph"/>
      </w:pPr>
      <w:ins w:id="590" w:author="PH" w:date="2024-11-27T09:36:00Z" w16du:dateUtc="2024-11-27T08:36:00Z">
        <w:r>
          <w:t>Note</w:t>
        </w:r>
      </w:ins>
      <w:ins w:id="591" w:author="PH" w:date="2024-11-27T09:37:00Z" w16du:dateUtc="2024-11-27T08:37:00Z">
        <w:r>
          <w:t xml:space="preserve"> w</w:t>
        </w:r>
      </w:ins>
      <w:ins w:id="592" w:author="PH" w:date="2024-11-27T09:36:00Z" w16du:dateUtc="2024-11-27T08:36:00Z">
        <w:r>
          <w:t xml:space="preserve">hen querying NAPTR records for a Participant, more than one record </w:t>
        </w:r>
      </w:ins>
      <w:ins w:id="593" w:author="PH" w:date="2024-11-27T09:37:00Z" w16du:dateUtc="2024-11-27T08:37:00Z">
        <w:r>
          <w:t>w</w:t>
        </w:r>
      </w:ins>
      <w:ins w:id="594" w:author="PH" w:date="2024-11-27T09:36:00Z" w16du:dateUtc="2024-11-27T08:36:00Z">
        <w:r>
          <w:t>ith different s</w:t>
        </w:r>
      </w:ins>
      <w:ins w:id="595" w:author="PH" w:date="2024-11-27T09:37:00Z" w16du:dateUtc="2024-11-27T08:37:00Z">
        <w:r>
          <w:t>ervice names</w:t>
        </w:r>
      </w:ins>
      <w:ins w:id="596" w:author="PH" w:date="2024-11-27T09:36:00Z" w16du:dateUtc="2024-11-27T08:36:00Z">
        <w:r>
          <w:t xml:space="preserve"> may be returned.</w:t>
        </w:r>
      </w:ins>
    </w:p>
    <w:p w14:paraId="56ABE7DE" w14:textId="77777777" w:rsidR="006C5BE2" w:rsidRPr="001F47A3" w:rsidRDefault="006C5BE2" w:rsidP="006C5BE2">
      <w:pPr>
        <w:pStyle w:val="PHeading2"/>
      </w:pPr>
      <w:bookmarkStart w:id="597" w:name="_Toc71821148"/>
      <w:bookmarkStart w:id="598" w:name="_Toc183626403"/>
      <w:r w:rsidRPr="001F47A3">
        <w:t>Flows Relating to Service Metadata Publishers</w:t>
      </w:r>
      <w:bookmarkEnd w:id="597"/>
      <w:bookmarkEnd w:id="598"/>
      <w:r w:rsidRPr="001F47A3">
        <w:t xml:space="preserve"> </w:t>
      </w:r>
    </w:p>
    <w:p w14:paraId="1BEB03F2" w14:textId="1BEB7CD7" w:rsidR="006C5BE2" w:rsidRDefault="006C5BE2" w:rsidP="006C5BE2">
      <w:pPr>
        <w:pStyle w:val="PParagraph"/>
      </w:pPr>
      <w:r w:rsidRPr="001F47A3">
        <w:t xml:space="preserve">The management of the DNS </w:t>
      </w:r>
      <w:del w:id="599" w:author="PH" w:date="2024-11-11T21:20:00Z" w16du:dateUtc="2024-11-11T20:20:00Z">
        <w:r w:rsidRPr="001F47A3" w:rsidDel="00C20FAE">
          <w:delText xml:space="preserve">CNAME </w:delText>
        </w:r>
      </w:del>
      <w:ins w:id="600"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601" w:author="PH" w:date="2024-11-11T21:20:00Z" w16du:dateUtc="2024-11-11T20:20:00Z">
        <w:r w:rsidRPr="001F47A3" w:rsidDel="00891F73">
          <w:delText>Service Metadata Locator</w:delText>
        </w:r>
      </w:del>
      <w:ins w:id="602" w:author="PH" w:date="2024-11-11T21:20:00Z" w16du:dateUtc="2024-11-11T20:20:00Z">
        <w:r w:rsidR="00891F73">
          <w:t>SML</w:t>
        </w:r>
      </w:ins>
      <w:r w:rsidRPr="001F47A3">
        <w:t xml:space="preserve">. The management interface is primarily for use by the </w:t>
      </w:r>
      <w:del w:id="603" w:author="PH" w:date="2024-11-11T21:21:00Z" w16du:dateUtc="2024-11-11T20:21:00Z">
        <w:r w:rsidRPr="001F47A3" w:rsidDel="00555610">
          <w:delText>Service Metadata Publisher</w:delText>
        </w:r>
      </w:del>
      <w:ins w:id="604" w:author="PH" w:date="2024-11-11T21:21:00Z" w16du:dateUtc="2024-11-11T20:21:00Z">
        <w:r w:rsidR="00555610">
          <w:t>SMP</w:t>
        </w:r>
      </w:ins>
      <w:r w:rsidRPr="001F47A3">
        <w:t xml:space="preserve"> which controls the service metadata for a given participant identifier. Note that the DNS </w:t>
      </w:r>
      <w:del w:id="605" w:author="PH" w:date="2024-11-11T21:21:00Z" w16du:dateUtc="2024-11-11T20:21:00Z">
        <w:r w:rsidRPr="001F47A3" w:rsidDel="00604F57">
          <w:delText xml:space="preserve">CNAME </w:delText>
        </w:r>
      </w:del>
      <w:ins w:id="606"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607" w:author="PH" w:date="2024-11-11T21:21:00Z" w16du:dateUtc="2024-11-11T20:21:00Z">
        <w:r w:rsidRPr="001F47A3" w:rsidDel="005B4F46">
          <w:delText>Service Metadata Publisher</w:delText>
        </w:r>
      </w:del>
      <w:ins w:id="608" w:author="PH" w:date="2024-11-11T21:21:00Z" w16du:dateUtc="2024-11-11T20:21:00Z">
        <w:r w:rsidR="005B4F46">
          <w:t>SMP</w:t>
        </w:r>
      </w:ins>
      <w:r w:rsidRPr="001F47A3">
        <w:t xml:space="preserve"> but are manipulated by the </w:t>
      </w:r>
      <w:del w:id="609" w:author="PH" w:date="2024-11-11T21:21:00Z" w16du:dateUtc="2024-11-11T20:21:00Z">
        <w:r w:rsidRPr="001F47A3" w:rsidDel="005B4F46">
          <w:delText>Service Metadata Locator</w:delText>
        </w:r>
      </w:del>
      <w:ins w:id="610"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611" w:author="PH" w:date="2024-11-27T18:59:00Z" w16du:dateUtc="2024-11-27T17:59:00Z">
        <w:r w:rsidR="00901FC4">
          <w:t xml:space="preserve">Figure </w:t>
        </w:r>
        <w:r w:rsidR="00901FC4">
          <w:rPr>
            <w:noProof/>
          </w:rPr>
          <w:t>3</w:t>
        </w:r>
      </w:ins>
      <w:r>
        <w:fldChar w:fldCharType="end"/>
      </w:r>
      <w:r w:rsidRPr="001F47A3">
        <w:t>.</w:t>
      </w:r>
    </w:p>
    <w:p w14:paraId="694DAFB9" w14:textId="673C3476" w:rsidR="006C5BE2" w:rsidRDefault="00FB786F" w:rsidP="006C5BE2">
      <w:pPr>
        <w:keepNext/>
        <w:jc w:val="center"/>
      </w:pPr>
      <w:ins w:id="612" w:author="PH" w:date="2024-11-27T18:44:00Z" w16du:dateUtc="2024-11-27T17:44:00Z">
        <w:r>
          <w:rPr>
            <w:noProof/>
          </w:rPr>
          <w:lastRenderedPageBreak/>
          <w:drawing>
            <wp:inline distT="0" distB="0" distL="0" distR="0" wp14:anchorId="3DA0A848" wp14:editId="4FD1FE3C">
              <wp:extent cx="5727700" cy="7042150"/>
              <wp:effectExtent l="0" t="0" r="6350" b="6350"/>
              <wp:docPr id="825577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042150"/>
                      </a:xfrm>
                      <a:prstGeom prst="rect">
                        <a:avLst/>
                      </a:prstGeom>
                      <a:noFill/>
                      <a:ln>
                        <a:noFill/>
                      </a:ln>
                    </pic:spPr>
                  </pic:pic>
                </a:graphicData>
              </a:graphic>
            </wp:inline>
          </w:drawing>
        </w:r>
      </w:ins>
      <w:del w:id="613" w:author="PH" w:date="2024-11-27T18:44:00Z" w16du:dateUtc="2024-11-27T17:44:00Z">
        <w:r w:rsidR="006C5BE2" w:rsidDel="00FB786F">
          <w:rPr>
            <w:noProof/>
            <w:lang w:val="de-DE" w:eastAsia="de-DE"/>
          </w:rPr>
          <w:lastRenderedPageBreak/>
          <w:drawing>
            <wp:inline distT="0" distB="0" distL="0" distR="0" wp14:anchorId="3EB975BD" wp14:editId="0BB5731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del>
    </w:p>
    <w:p w14:paraId="6C48AD1B" w14:textId="5F830D2E" w:rsidR="006C5BE2" w:rsidRDefault="006C5BE2" w:rsidP="006C5BE2">
      <w:pPr>
        <w:pStyle w:val="Beschriftung"/>
      </w:pPr>
      <w:bookmarkStart w:id="614" w:name="_Ref182237455"/>
      <w:r>
        <w:t xml:space="preserve">Figure </w:t>
      </w:r>
      <w:fldSimple w:instr=" SEQ Figure \* ARABIC ">
        <w:r w:rsidR="00901FC4">
          <w:rPr>
            <w:noProof/>
          </w:rPr>
          <w:t>3</w:t>
        </w:r>
      </w:fldSimple>
      <w:bookmarkEnd w:id="614"/>
      <w:r>
        <w:t xml:space="preserve">: </w:t>
      </w:r>
      <w:r w:rsidRPr="008517C9">
        <w:t xml:space="preserve">Sequence Diagram for </w:t>
      </w:r>
      <w:del w:id="615" w:author="PH" w:date="2024-11-11T21:49:00Z" w16du:dateUtc="2024-11-11T20:49:00Z">
        <w:r w:rsidRPr="008517C9" w:rsidDel="00A82911">
          <w:delText>Service Metadata Publisher</w:delText>
        </w:r>
      </w:del>
      <w:ins w:id="616" w:author="PH" w:date="2024-11-11T21:49:00Z" w16du:dateUtc="2024-11-11T20:49:00Z">
        <w:r w:rsidR="00A82911">
          <w:t>SMP</w:t>
        </w:r>
      </w:ins>
      <w:r w:rsidRPr="008517C9">
        <w:t xml:space="preserve"> Adding, Updating and Removing Metadata for a Participant</w:t>
      </w:r>
    </w:p>
    <w:p w14:paraId="3B25E40A" w14:textId="3A29B38C" w:rsidR="006C5BE2" w:rsidRPr="00851205" w:rsidRDefault="006C5BE2" w:rsidP="006C5BE2">
      <w:pPr>
        <w:pStyle w:val="PParagraph"/>
      </w:pPr>
      <w:r w:rsidRPr="00851205">
        <w:t xml:space="preserve">Each </w:t>
      </w:r>
      <w:del w:id="617" w:author="PH" w:date="2024-11-11T21:21:00Z" w16du:dateUtc="2024-11-11T20:21:00Z">
        <w:r w:rsidRPr="00851205" w:rsidDel="00BE4B88">
          <w:delText>Service Metadata Publisher</w:delText>
        </w:r>
      </w:del>
      <w:ins w:id="618" w:author="PH" w:date="2024-11-11T21:21:00Z" w16du:dateUtc="2024-11-11T20:21:00Z">
        <w:r w:rsidR="00BE4B88">
          <w:t>SMP</w:t>
        </w:r>
      </w:ins>
      <w:r w:rsidRPr="00851205">
        <w:t xml:space="preserve"> is required to register the address of its server with the </w:t>
      </w:r>
      <w:del w:id="619" w:author="PH" w:date="2024-11-11T21:21:00Z" w16du:dateUtc="2024-11-11T20:21:00Z">
        <w:r w:rsidRPr="00851205" w:rsidDel="00BE4B88">
          <w:delText>Service Metadata Locator</w:delText>
        </w:r>
      </w:del>
      <w:ins w:id="620"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621" w:author="PH" w:date="2024-11-27T18:59:00Z" w16du:dateUtc="2024-11-27T17:59:00Z">
        <w:r w:rsidR="00901FC4">
          <w:t xml:space="preserve">Figure </w:t>
        </w:r>
        <w:r w:rsidR="00901FC4">
          <w:rPr>
            <w:noProof/>
          </w:rPr>
          <w:t>4</w:t>
        </w:r>
      </w:ins>
      <w:r>
        <w:fldChar w:fldCharType="end"/>
      </w:r>
      <w:r w:rsidRPr="00851205">
        <w:t>.</w:t>
      </w:r>
    </w:p>
    <w:p w14:paraId="5EA33371" w14:textId="53DE238F" w:rsidR="006C5BE2" w:rsidRDefault="00FB786F" w:rsidP="006C5BE2">
      <w:pPr>
        <w:keepNext/>
        <w:jc w:val="center"/>
      </w:pPr>
      <w:ins w:id="622" w:author="PH" w:date="2024-11-27T18:47:00Z" w16du:dateUtc="2024-11-27T17:47:00Z">
        <w:r>
          <w:rPr>
            <w:noProof/>
          </w:rPr>
          <w:lastRenderedPageBreak/>
          <w:drawing>
            <wp:inline distT="0" distB="0" distL="0" distR="0" wp14:anchorId="0FF36DAB" wp14:editId="664CD7F8">
              <wp:extent cx="4025900" cy="4926965"/>
              <wp:effectExtent l="0" t="0" r="0" b="6985"/>
              <wp:docPr id="1533260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4926965"/>
                      </a:xfrm>
                      <a:prstGeom prst="rect">
                        <a:avLst/>
                      </a:prstGeom>
                      <a:noFill/>
                      <a:ln>
                        <a:noFill/>
                      </a:ln>
                    </pic:spPr>
                  </pic:pic>
                </a:graphicData>
              </a:graphic>
            </wp:inline>
          </w:drawing>
        </w:r>
      </w:ins>
      <w:commentRangeStart w:id="623"/>
      <w:del w:id="624" w:author="PH" w:date="2024-11-27T18:47:00Z" w16du:dateUtc="2024-11-27T17:47:00Z">
        <w:r w:rsidR="006C5BE2" w:rsidDel="00FB786F">
          <w:rPr>
            <w:noProof/>
            <w:lang w:val="de-DE" w:eastAsia="de-DE"/>
          </w:rPr>
          <w:lastRenderedPageBreak/>
          <w:drawing>
            <wp:inline distT="0" distB="0" distL="0" distR="0" wp14:anchorId="08959BF7" wp14:editId="0C06F92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del>
      <w:commentRangeEnd w:id="623"/>
      <w:r w:rsidR="0056341E">
        <w:rPr>
          <w:rStyle w:val="Kommentarzeichen"/>
        </w:rPr>
        <w:commentReference w:id="623"/>
      </w:r>
    </w:p>
    <w:p w14:paraId="1357F265" w14:textId="6FA5B4BC" w:rsidR="006C5BE2" w:rsidRDefault="006C5BE2" w:rsidP="006C5BE2">
      <w:pPr>
        <w:pStyle w:val="Beschriftung"/>
      </w:pPr>
      <w:bookmarkStart w:id="625" w:name="_Ref182237439"/>
      <w:r>
        <w:t xml:space="preserve">Figure </w:t>
      </w:r>
      <w:fldSimple w:instr=" SEQ Figure \* ARABIC ">
        <w:r w:rsidR="00901FC4">
          <w:rPr>
            <w:noProof/>
          </w:rPr>
          <w:t>4</w:t>
        </w:r>
      </w:fldSimple>
      <w:bookmarkEnd w:id="625"/>
      <w:r>
        <w:t xml:space="preserve">: </w:t>
      </w:r>
      <w:del w:id="626" w:author="PH" w:date="2024-11-11T21:49:00Z" w16du:dateUtc="2024-11-11T20:49:00Z">
        <w:r w:rsidRPr="0063052C" w:rsidDel="00520700">
          <w:delText>Service Metadata Publisher</w:delText>
        </w:r>
      </w:del>
      <w:ins w:id="627" w:author="PH" w:date="2024-11-11T21:49:00Z" w16du:dateUtc="2024-11-11T20:49:00Z">
        <w:r w:rsidR="00520700">
          <w:t>SMP</w:t>
        </w:r>
      </w:ins>
      <w:r w:rsidRPr="0063052C">
        <w:t xml:space="preserve"> use of the ManageServiceMetadata</w:t>
      </w:r>
    </w:p>
    <w:p w14:paraId="2FFACDCE" w14:textId="226C75C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628" w:author="PH" w:date="2024-11-27T18:59:00Z" w16du:dateUtc="2024-11-27T17:59:00Z">
        <w:r w:rsidR="00901FC4">
          <w:t xml:space="preserve">Figure </w:t>
        </w:r>
        <w:r w:rsidR="00901FC4">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w:t>
      </w:r>
      <w:r w:rsidRPr="00851205">
        <w:lastRenderedPageBreak/>
        <w:t xml:space="preserve">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70B36BA0" w:rsidR="006C5BE2" w:rsidRDefault="002513D7" w:rsidP="002513D7">
      <w:pPr>
        <w:pStyle w:val="Beschriftung"/>
      </w:pPr>
      <w:bookmarkStart w:id="629" w:name="_Ref182237630"/>
      <w:r>
        <w:t xml:space="preserve">Figure </w:t>
      </w:r>
      <w:fldSimple w:instr=" SEQ Figure \* ARABIC ">
        <w:r w:rsidR="00901FC4">
          <w:rPr>
            <w:noProof/>
          </w:rPr>
          <w:t>5</w:t>
        </w:r>
      </w:fldSimple>
      <w:bookmarkEnd w:id="629"/>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630" w:name="_Toc183626404"/>
      <w:r>
        <w:rPr>
          <w:lang w:eastAsia="nb-NO"/>
        </w:rPr>
        <w:t>Interfaces and Data Model</w:t>
      </w:r>
      <w:bookmarkEnd w:id="630"/>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631" w:name="_Ref182247962"/>
      <w:bookmarkStart w:id="632" w:name="_Toc183626405"/>
      <w:r>
        <w:rPr>
          <w:lang w:eastAsia="nb-NO"/>
        </w:rPr>
        <w:t>Service Metadata Locator Service, logical interface</w:t>
      </w:r>
      <w:bookmarkEnd w:id="631"/>
      <w:bookmarkEnd w:id="632"/>
    </w:p>
    <w:p w14:paraId="76E6BFCE" w14:textId="478D1509" w:rsidR="0090238C" w:rsidRDefault="0090238C" w:rsidP="0090238C">
      <w:pPr>
        <w:pStyle w:val="PParagraph"/>
        <w:rPr>
          <w:lang w:eastAsia="nb-NO"/>
        </w:rPr>
      </w:pPr>
      <w:r>
        <w:rPr>
          <w:lang w:eastAsia="nb-NO"/>
        </w:rPr>
        <w:t xml:space="preserve">The </w:t>
      </w:r>
      <w:del w:id="633" w:author="PH" w:date="2024-11-11T21:53:00Z" w16du:dateUtc="2024-11-11T20:53:00Z">
        <w:r w:rsidDel="00C908A0">
          <w:rPr>
            <w:lang w:eastAsia="nb-NO"/>
          </w:rPr>
          <w:delText>Service Metadata Locator</w:delText>
        </w:r>
      </w:del>
      <w:ins w:id="634"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635" w:author="PH" w:date="2024-11-11T21:49:00Z" w16du:dateUtc="2024-11-11T20:49:00Z">
        <w:r w:rsidDel="004D271D">
          <w:rPr>
            <w:lang w:eastAsia="nb-NO"/>
          </w:rPr>
          <w:delText>Service Metadata Publisher</w:delText>
        </w:r>
      </w:del>
      <w:ins w:id="636"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637" w:author="PH" w:date="2024-11-11T21:49:00Z" w16du:dateUtc="2024-11-11T20:49:00Z">
        <w:r w:rsidR="0090238C" w:rsidDel="004D271D">
          <w:rPr>
            <w:lang w:eastAsia="nb-NO"/>
          </w:rPr>
          <w:delText>Service Metadata Publisher</w:delText>
        </w:r>
      </w:del>
      <w:ins w:id="638"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639" w:name="_Ref182248059"/>
      <w:bookmarkStart w:id="640" w:name="_Toc183626406"/>
      <w:r>
        <w:rPr>
          <w:lang w:eastAsia="nb-NO"/>
        </w:rPr>
        <w:t>Format of Participant Identifiers</w:t>
      </w:r>
      <w:bookmarkEnd w:id="639"/>
      <w:bookmarkEnd w:id="640"/>
    </w:p>
    <w:p w14:paraId="7408F3CF" w14:textId="6FFE6982" w:rsidR="0090238C" w:rsidRDefault="0090238C" w:rsidP="0090238C">
      <w:pPr>
        <w:pStyle w:val="PParagraph"/>
        <w:rPr>
          <w:lang w:eastAsia="nb-NO"/>
        </w:rPr>
      </w:pPr>
      <w:del w:id="641" w:author="PH" w:date="2024-11-11T21:23:00Z" w16du:dateUtc="2024-11-11T20:23:00Z">
        <w:r w:rsidDel="004C6F2E">
          <w:rPr>
            <w:lang w:eastAsia="nb-NO"/>
          </w:rPr>
          <w:delText xml:space="preserve">BUSDOX </w:delText>
        </w:r>
      </w:del>
      <w:ins w:id="642" w:author="PH" w:date="2024-11-11T21:23:00Z" w16du:dateUtc="2024-11-11T20:23:00Z">
        <w:r w:rsidR="004C6F2E">
          <w:rPr>
            <w:lang w:eastAsia="nb-NO"/>
          </w:rPr>
          <w:t xml:space="preserve">The Peppol Network </w:t>
        </w:r>
      </w:ins>
      <w:r>
        <w:rPr>
          <w:lang w:eastAsia="nb-NO"/>
        </w:rPr>
        <w:t>functions by means of logical addresses for the metadata of services offered by a participant, of the form</w:t>
      </w:r>
      <w:ins w:id="643" w:author="PH" w:date="2024-11-27T18:54:00Z" w16du:dateUtc="2024-11-27T17:54:00Z">
        <w:r w:rsidR="00FB786F">
          <w:rPr>
            <w:lang w:eastAsia="nb-NO"/>
          </w:rPr>
          <w:t>s</w:t>
        </w:r>
      </w:ins>
      <w:del w:id="644" w:author="PH" w:date="2024-11-27T18:54:00Z" w16du:dateUtc="2024-11-27T17:54:00Z">
        <w:r w:rsidDel="00FB786F">
          <w:rPr>
            <w:lang w:eastAsia="nb-NO"/>
          </w:rPr>
          <w:delText>:</w:delText>
        </w:r>
      </w:del>
      <w:r>
        <w:rPr>
          <w:lang w:eastAsia="nb-NO"/>
        </w:rPr>
        <w:t xml:space="preserve"> </w:t>
      </w:r>
    </w:p>
    <w:p w14:paraId="167E46EF" w14:textId="36548D42" w:rsidR="0090238C" w:rsidRDefault="0090238C" w:rsidP="00C767FA">
      <w:pPr>
        <w:pStyle w:val="Code"/>
      </w:pPr>
      <w:del w:id="645" w:author="PH" w:date="2024-11-27T18:54:00Z" w16du:dateUtc="2024-11-27T17:54:00Z">
        <w:r w:rsidDel="00FB786F">
          <w:delText>http://</w:delText>
        </w:r>
      </w:del>
      <w:r>
        <w:t>&lt;hash over recipientID&gt;.&lt;schemeID&gt;.&lt;SML domain&gt;</w:t>
      </w:r>
      <w:del w:id="646" w:author="PH" w:date="2024-11-27T18:54:00Z" w16du:dateUtc="2024-11-27T17:54:00Z">
        <w:r w:rsidDel="00FB786F">
          <w:delText>/&lt;recipientID&gt;/services/&lt;documentType&gt;</w:delText>
        </w:r>
      </w:del>
    </w:p>
    <w:p w14:paraId="43C2B06B" w14:textId="1534D814" w:rsidR="00FB786F" w:rsidRDefault="009D42B2" w:rsidP="0090238C">
      <w:pPr>
        <w:pStyle w:val="PParagraph"/>
        <w:rPr>
          <w:ins w:id="647" w:author="PH" w:date="2024-11-27T18:54:00Z" w16du:dateUtc="2024-11-27T17:54:00Z"/>
          <w:lang w:eastAsia="nb-NO"/>
        </w:rPr>
      </w:pPr>
      <w:ins w:id="648" w:author="PH" w:date="2024-11-27T18:57:00Z" w16du:dateUtc="2024-11-27T17:57:00Z">
        <w:r>
          <w:rPr>
            <w:lang w:eastAsia="nb-NO"/>
          </w:rPr>
          <w:t>and after DNS resolution in the form</w:t>
        </w:r>
      </w:ins>
    </w:p>
    <w:p w14:paraId="292E7383" w14:textId="77777777" w:rsidR="00FB786F" w:rsidRPr="001B5D58" w:rsidRDefault="00FB786F" w:rsidP="00FB786F">
      <w:pPr>
        <w:pStyle w:val="Code"/>
        <w:rPr>
          <w:ins w:id="649" w:author="PH" w:date="2024-11-27T18:54:00Z" w16du:dateUtc="2024-11-27T17:54:00Z"/>
        </w:rPr>
      </w:pPr>
      <w:ins w:id="650" w:author="PH" w:date="2024-11-27T18:54:00Z" w16du:dateUtc="2024-11-27T17:54:00Z">
        <w:r w:rsidRPr="001B5D58">
          <w:t>http</w:t>
        </w:r>
        <w:r>
          <w:t>s</w:t>
        </w:r>
        <w:r w:rsidRPr="001B5D58">
          <w:t>://&lt;</w:t>
        </w:r>
        <w:r>
          <w:t>smpBaseUrlFromNaptrLookup</w:t>
        </w:r>
        <w:r w:rsidRPr="001B5D58">
          <w:t>&gt;/&lt;recip</w:t>
        </w:r>
        <w:r>
          <w:t>ientID&gt;/services/&lt;documentType&gt;</w:t>
        </w:r>
      </w:ins>
    </w:p>
    <w:p w14:paraId="057406AF" w14:textId="26A18E6C" w:rsidR="0090238C" w:rsidRDefault="0090238C" w:rsidP="0090238C">
      <w:pPr>
        <w:pStyle w:val="PParagraph"/>
        <w:rPr>
          <w:lang w:eastAsia="nb-NO"/>
        </w:rPr>
      </w:pPr>
      <w:del w:id="651" w:author="PH" w:date="2024-11-11T21:23:00Z" w16du:dateUtc="2024-11-11T20:23:00Z">
        <w:r w:rsidDel="004C6F2E">
          <w:rPr>
            <w:lang w:eastAsia="nb-NO"/>
          </w:rPr>
          <w:delText xml:space="preserve">BUSDOX </w:delText>
        </w:r>
      </w:del>
      <w:ins w:id="652"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w:t>
      </w:r>
      <w:del w:id="653" w:author="PH" w:date="2024-11-27T18:55:00Z" w16du:dateUtc="2024-11-27T17:55:00Z">
        <w:r w:rsidDel="00DF114D">
          <w:rPr>
            <w:lang w:eastAsia="nb-NO"/>
          </w:rPr>
          <w:delText xml:space="preserve">alphabetic </w:delText>
        </w:r>
      </w:del>
      <w:ins w:id="654" w:author="PH" w:date="2024-11-27T18:55:00Z" w16du:dateUtc="2024-11-27T17:55:00Z">
        <w:r w:rsidR="00DF114D">
          <w:rPr>
            <w:lang w:eastAsia="nb-NO"/>
          </w:rPr>
          <w:t xml:space="preserve">alphanumeric </w:t>
        </w:r>
      </w:ins>
      <w:r>
        <w:rPr>
          <w:lang w:eastAsia="nb-NO"/>
        </w:rPr>
        <w:t>character.</w:t>
      </w:r>
    </w:p>
    <w:p w14:paraId="4F312278" w14:textId="096343FA" w:rsidR="0090238C" w:rsidRDefault="0090238C" w:rsidP="0090238C">
      <w:pPr>
        <w:pStyle w:val="PParagraph"/>
        <w:rPr>
          <w:lang w:eastAsia="nb-NO"/>
        </w:rPr>
      </w:pPr>
      <w:del w:id="655" w:author="PH" w:date="2024-11-11T21:23:00Z" w16du:dateUtc="2024-11-11T20:23:00Z">
        <w:r w:rsidDel="00EE6587">
          <w:rPr>
            <w:lang w:eastAsia="nb-NO"/>
          </w:rPr>
          <w:delText xml:space="preserve">BUSDOX </w:delText>
        </w:r>
      </w:del>
      <w:ins w:id="656"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657" w:author="PH" w:date="2024-11-11T21:26:00Z" w16du:dateUtc="2024-11-11T20:26:00Z">
        <w:r w:rsidR="005A1754">
          <w:rPr>
            <w:lang w:eastAsia="nb-NO"/>
          </w:rPr>
          <w:t xml:space="preserve">lowercased </w:t>
        </w:r>
      </w:ins>
      <w:r>
        <w:rPr>
          <w:lang w:eastAsia="nb-NO"/>
        </w:rPr>
        <w:t xml:space="preserve">participant ID is always used, using the </w:t>
      </w:r>
      <w:del w:id="658" w:author="PH" w:date="2024-11-11T21:24:00Z" w16du:dateUtc="2024-11-11T20:24:00Z">
        <w:r w:rsidDel="00704B0A">
          <w:rPr>
            <w:lang w:eastAsia="nb-NO"/>
          </w:rPr>
          <w:delText xml:space="preserve">MD5 </w:delText>
        </w:r>
      </w:del>
      <w:ins w:id="659" w:author="PH" w:date="2024-11-11T21:24:00Z" w16du:dateUtc="2024-11-11T20:24:00Z">
        <w:r w:rsidR="00704B0A">
          <w:rPr>
            <w:lang w:eastAsia="nb-NO"/>
          </w:rPr>
          <w:t xml:space="preserve">SHA-256 </w:t>
        </w:r>
      </w:ins>
      <w:r>
        <w:rPr>
          <w:lang w:eastAsia="nb-NO"/>
        </w:rPr>
        <w:t>hash algorithm</w:t>
      </w:r>
      <w:ins w:id="660" w:author="PH" w:date="2024-11-11T21:26:00Z" w16du:dateUtc="2024-11-11T20:26:00Z">
        <w:r w:rsidR="00273BFC">
          <w:rPr>
            <w:lang w:eastAsia="nb-NO"/>
          </w:rPr>
          <w:t xml:space="preserve"> (see [SHA256])</w:t>
        </w:r>
      </w:ins>
      <w:del w:id="661" w:author="PH" w:date="2024-11-11T21:24:00Z" w16du:dateUtc="2024-11-11T20:24:00Z">
        <w:r w:rsidDel="00704B0A">
          <w:rPr>
            <w:lang w:eastAsia="nb-NO"/>
          </w:rPr>
          <w:delText xml:space="preserve"> [MD5], and prefixed by "B-"</w:delText>
        </w:r>
      </w:del>
      <w:r>
        <w:rPr>
          <w:lang w:eastAsia="nb-NO"/>
        </w:rPr>
        <w:t>.</w:t>
      </w:r>
      <w:ins w:id="662" w:author="PH" w:date="2024-11-27T18:58:00Z" w16du:dateUtc="2024-11-27T17:58:00Z">
        <w:r w:rsidR="004269ED">
          <w:rPr>
            <w:lang w:eastAsia="nb-NO"/>
          </w:rPr>
          <w:t xml:space="preserve"> The obtained digest is Base32 encoded and any eventually trailing </w:t>
        </w:r>
        <w:r w:rsidR="004269ED" w:rsidRPr="004269ED">
          <w:rPr>
            <w:rStyle w:val="InlinecodeZchn"/>
            <w:rFonts w:eastAsiaTheme="minorHAnsi"/>
            <w:rPrChange w:id="663" w:author="PH" w:date="2024-11-27T18:58:00Z" w16du:dateUtc="2024-11-27T17:58:00Z">
              <w:rPr>
                <w:lang w:eastAsia="nb-NO"/>
              </w:rPr>
            </w:rPrChange>
          </w:rPr>
          <w:t>=</w:t>
        </w:r>
        <w:r w:rsidR="004269ED">
          <w:rPr>
            <w:lang w:eastAsia="nb-NO"/>
          </w:rPr>
          <w:t xml:space="preserve"> characters MUST be removed.</w:t>
        </w:r>
      </w:ins>
      <w:ins w:id="664" w:author="PH" w:date="2024-11-27T18:59:00Z" w16du:dateUtc="2024-11-27T17:59:00Z">
        <w:r w:rsidR="001E588D">
          <w:rPr>
            <w:lang w:eastAsia="nb-NO"/>
          </w:rPr>
          <w:t xml:space="preserve"> </w:t>
        </w:r>
      </w:ins>
      <w:moveToRangeStart w:id="665" w:author="PH" w:date="2024-11-27T18:59:00Z" w:name="move183626356"/>
      <w:moveTo w:id="666" w:author="PH" w:date="2024-11-27T18:59:00Z" w16du:dateUtc="2024-11-27T17:59:00Z">
        <w:r w:rsidR="001E588D">
          <w:rPr>
            <w:lang w:eastAsia="nb-NO"/>
          </w:rPr>
          <w:t>See POLICY 7 of the [PFUOI4] for details.</w:t>
        </w:r>
      </w:moveTo>
      <w:moveToRangeEnd w:id="665"/>
    </w:p>
    <w:p w14:paraId="7DE48993" w14:textId="74995A59"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67" w:author="PH" w:date="2024-11-11T21:26:00Z" w16du:dateUtc="2024-11-11T20:26:00Z">
        <w:r w:rsidDel="005A1754">
          <w:rPr>
            <w:lang w:eastAsia="nb-NO"/>
          </w:rPr>
          <w:delText xml:space="preserve">MD5 </w:delText>
        </w:r>
      </w:del>
      <w:ins w:id="668" w:author="PH" w:date="2024-11-11T21:26:00Z" w16du:dateUtc="2024-11-11T20:26:00Z">
        <w:r w:rsidR="005A1754">
          <w:rPr>
            <w:lang w:eastAsia="nb-NO"/>
          </w:rPr>
          <w:t xml:space="preserve">SHA-256 </w:t>
        </w:r>
      </w:ins>
      <w:r>
        <w:rPr>
          <w:lang w:eastAsia="nb-NO"/>
        </w:rPr>
        <w:t xml:space="preserve">hash is </w:t>
      </w:r>
      <w:ins w:id="669" w:author="PH" w:date="2024-11-11T21:28:00Z" w16du:dateUtc="2024-11-11T20:28:00Z">
        <w:r w:rsidR="008E7908" w:rsidRPr="008E7908">
          <w:rPr>
            <w:rStyle w:val="InlinecodeZchn"/>
            <w:rFonts w:eastAsiaTheme="minorHAnsi"/>
            <w:rPrChange w:id="670" w:author="PH" w:date="2024-11-11T21:28:00Z" w16du:dateUtc="2024-11-11T20:28:00Z">
              <w:rPr>
                <w:lang w:eastAsia="nb-NO"/>
              </w:rPr>
            </w:rPrChange>
          </w:rPr>
          <w:t>XUKHFQABQZIKI3YKVR2FHR4SNFA3PF5VPQ6K4TONV3LMVSY5ARVQ</w:t>
        </w:r>
      </w:ins>
      <w:del w:id="671"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xml:space="preserve">. </w:t>
      </w:r>
      <w:moveFromRangeStart w:id="672" w:author="PH" w:date="2024-11-27T18:59:00Z" w:name="move183626356"/>
      <w:moveFrom w:id="673" w:author="PH" w:date="2024-11-27T18:59:00Z" w16du:dateUtc="2024-11-27T17:59:00Z">
        <w:r w:rsidDel="001E588D">
          <w:rPr>
            <w:lang w:eastAsia="nb-NO"/>
          </w:rPr>
          <w:t>See POLICY 7 of the [PFUOI4] for details.</w:t>
        </w:r>
      </w:moveFrom>
      <w:moveFromRangeEnd w:id="672"/>
    </w:p>
    <w:p w14:paraId="2D78C4DB" w14:textId="77777777" w:rsidR="005B7FC3" w:rsidRPr="00851205" w:rsidRDefault="005B7FC3" w:rsidP="005B7FC3">
      <w:pPr>
        <w:pStyle w:val="PHeading3"/>
      </w:pPr>
      <w:bookmarkStart w:id="674" w:name="_Toc71821152"/>
      <w:bookmarkStart w:id="675" w:name="_Toc183626407"/>
      <w:r w:rsidRPr="00851205">
        <w:lastRenderedPageBreak/>
        <w:t>Manage</w:t>
      </w:r>
      <w:r>
        <w:t>Business</w:t>
      </w:r>
      <w:r w:rsidRPr="00851205">
        <w:t>Identifier interface</w:t>
      </w:r>
      <w:bookmarkEnd w:id="674"/>
      <w:bookmarkEnd w:id="675"/>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76" w:author="PH" w:date="2024-11-11T21:29:00Z" w16du:dateUtc="2024-11-11T20:29:00Z">
        <w:r w:rsidRPr="00851205" w:rsidDel="00066B3D">
          <w:delText>Service Metadata Publishers</w:delText>
        </w:r>
      </w:del>
      <w:ins w:id="677" w:author="PH" w:date="2024-11-11T21:29:00Z" w16du:dateUtc="2024-11-11T20:29:00Z">
        <w:r w:rsidR="00066B3D">
          <w:t>SMPs</w:t>
        </w:r>
      </w:ins>
      <w:r w:rsidRPr="00851205">
        <w:t xml:space="preserve"> to manage the information in the </w:t>
      </w:r>
      <w:del w:id="678" w:author="PH" w:date="2024-11-11T21:29:00Z" w16du:dateUtc="2024-11-11T20:29:00Z">
        <w:r w:rsidRPr="00851205" w:rsidDel="00066B3D">
          <w:delText>Service Metadata Locator</w:delText>
        </w:r>
      </w:del>
      <w:ins w:id="679"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80" w:author="PH" w:date="2024-11-11T21:31:00Z" w16du:dateUtc="2024-11-11T20:31:00Z"/>
        </w:rPr>
      </w:pPr>
      <w:r w:rsidRPr="00851205">
        <w:t xml:space="preserve">This interface requires authentication of the </w:t>
      </w:r>
      <w:del w:id="681" w:author="PH" w:date="2024-11-11T21:29:00Z" w16du:dateUtc="2024-11-11T20:29:00Z">
        <w:r w:rsidRPr="00851205" w:rsidDel="00066B3D">
          <w:delText>Service Metadata Publisher</w:delText>
        </w:r>
      </w:del>
      <w:ins w:id="682" w:author="PH" w:date="2024-11-11T21:29:00Z" w16du:dateUtc="2024-11-11T20:29:00Z">
        <w:r w:rsidR="00066B3D">
          <w:t>SMP</w:t>
        </w:r>
      </w:ins>
      <w:r w:rsidRPr="00851205">
        <w:t xml:space="preserve">. The identity of the </w:t>
      </w:r>
      <w:del w:id="683" w:author="PH" w:date="2024-11-11T21:29:00Z" w16du:dateUtc="2024-11-11T20:29:00Z">
        <w:r w:rsidRPr="00851205" w:rsidDel="00066B3D">
          <w:delText>Service Metadata Publisher</w:delText>
        </w:r>
      </w:del>
      <w:ins w:id="684" w:author="PH" w:date="2024-11-11T21:29:00Z" w16du:dateUtc="2024-11-11T20:29:00Z">
        <w:r w:rsidR="00066B3D">
          <w:t>SMP</w:t>
        </w:r>
      </w:ins>
      <w:r w:rsidRPr="00851205">
        <w:t xml:space="preserve"> derived from the authentication process identifies the </w:t>
      </w:r>
      <w:del w:id="685" w:author="PH" w:date="2024-11-11T21:30:00Z" w16du:dateUtc="2024-11-11T20:30:00Z">
        <w:r w:rsidRPr="00851205" w:rsidDel="00066B3D">
          <w:delText>Service Metadata Publisher</w:delText>
        </w:r>
      </w:del>
      <w:ins w:id="686"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87" w:author="PH" w:date="2024-11-11T21:30:00Z" w16du:dateUtc="2024-11-11T20:30:00Z"/>
        </w:rPr>
      </w:pPr>
      <w:del w:id="688"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89" w:author="PH" w:date="2024-11-11T21:30:00Z" w16du:dateUtc="2024-11-11T20:30:00Z"/>
        </w:rPr>
      </w:pPr>
      <w:del w:id="690"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91" w:author="PH" w:date="2024-11-11T21:30:00Z" w16du:dateUtc="2024-11-11T20:30:00Z"/>
        </w:rPr>
      </w:pPr>
      <w:del w:id="692"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93"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94" w:name="_Toc183626408"/>
      <w:r w:rsidRPr="00154AAE">
        <w:t>Create()</w:t>
      </w:r>
      <w:bookmarkEnd w:id="694"/>
    </w:p>
    <w:p w14:paraId="0CB2C74B" w14:textId="08D71F38" w:rsidR="005B7FC3" w:rsidRPr="00851205" w:rsidRDefault="005B7FC3" w:rsidP="005B7FC3">
      <w:pPr>
        <w:pStyle w:val="PParagraph"/>
      </w:pPr>
      <w:r w:rsidRPr="00851205">
        <w:t xml:space="preserve">Creates an entry in the </w:t>
      </w:r>
      <w:del w:id="695" w:author="PH" w:date="2024-11-11T21:53:00Z" w16du:dateUtc="2024-11-11T20:53:00Z">
        <w:r w:rsidRPr="00851205" w:rsidDel="00E314DC">
          <w:delText>Service Metadata Locator</w:delText>
        </w:r>
      </w:del>
      <w:ins w:id="696"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97" w:author="PH" w:date="2024-11-11T21:53:00Z" w16du:dateUtc="2024-11-11T20:53:00Z">
        <w:r w:rsidRPr="00851205" w:rsidDel="00E314DC">
          <w:delText>Service Metadata Locator</w:delText>
        </w:r>
      </w:del>
      <w:ins w:id="698" w:author="PH" w:date="2024-11-11T21:53:00Z" w16du:dateUtc="2024-11-11T20:53:00Z">
        <w:r w:rsidR="00E314DC">
          <w:t>SML</w:t>
        </w:r>
      </w:ins>
      <w:r w:rsidRPr="00851205">
        <w:t xml:space="preserve"> Service by the </w:t>
      </w:r>
      <w:del w:id="699" w:author="PH" w:date="2024-11-11T21:49:00Z" w16du:dateUtc="2024-11-11T20:49:00Z">
        <w:r w:rsidRPr="00851205" w:rsidDel="00AF18C2">
          <w:delText>Service Metadata Publisher</w:delText>
        </w:r>
      </w:del>
      <w:ins w:id="700"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lastRenderedPageBreak/>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701" w:name="_Toc183626409"/>
      <w:r w:rsidRPr="00154AAE">
        <w:t>CreateList()</w:t>
      </w:r>
      <w:bookmarkEnd w:id="701"/>
    </w:p>
    <w:p w14:paraId="47C55B35" w14:textId="3B822F80" w:rsidR="005B7FC3" w:rsidRPr="00851205" w:rsidRDefault="005B7FC3" w:rsidP="000F5393">
      <w:pPr>
        <w:pStyle w:val="PParagraph"/>
      </w:pPr>
      <w:r w:rsidRPr="00851205">
        <w:t xml:space="preserve">Creates a set of entries in the </w:t>
      </w:r>
      <w:del w:id="702" w:author="PH" w:date="2024-11-11T21:53:00Z" w16du:dateUtc="2024-11-11T20:53:00Z">
        <w:r w:rsidRPr="00851205" w:rsidDel="006E16EC">
          <w:delText>Service Metadata Locator</w:delText>
        </w:r>
      </w:del>
      <w:ins w:id="703"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704" w:author="PH" w:date="2024-11-11T21:54:00Z" w16du:dateUtc="2024-11-11T20:54:00Z">
        <w:r w:rsidRPr="00851205" w:rsidDel="006E16EC">
          <w:delText>Service Metadata Locator</w:delText>
        </w:r>
      </w:del>
      <w:ins w:id="705" w:author="PH" w:date="2024-11-11T21:54:00Z" w16du:dateUtc="2024-11-11T20:54:00Z">
        <w:r w:rsidR="006E16EC">
          <w:t>SML</w:t>
        </w:r>
      </w:ins>
      <w:r w:rsidRPr="00851205">
        <w:t xml:space="preserve"> Service by the </w:t>
      </w:r>
      <w:del w:id="706" w:author="PH" w:date="2024-11-11T21:49:00Z" w16du:dateUtc="2024-11-11T20:49:00Z">
        <w:r w:rsidRPr="00851205" w:rsidDel="00FF77F8">
          <w:delText>Service Metadata Publisher</w:delText>
        </w:r>
      </w:del>
      <w:ins w:id="707"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708" w:author="PH" w:date="2024-11-11T21:54:00Z" w16du:dateUtc="2024-11-11T20:54:00Z">
        <w:r w:rsidRPr="00851205" w:rsidDel="00FE26A1">
          <w:delText>Service Metadata Locator</w:delText>
        </w:r>
      </w:del>
      <w:ins w:id="709"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710" w:name="_Toc183626410"/>
      <w:r w:rsidRPr="00154AAE">
        <w:t>Delete()</w:t>
      </w:r>
      <w:bookmarkEnd w:id="710"/>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lastRenderedPageBreak/>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711" w:name="_Toc183626411"/>
      <w:r w:rsidRPr="00154AAE">
        <w:t>DeleteList()</w:t>
      </w:r>
      <w:bookmarkEnd w:id="711"/>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712" w:author="PH" w:date="2024-11-11T21:54:00Z" w16du:dateUtc="2024-11-11T20:54:00Z">
        <w:r w:rsidRPr="00851205" w:rsidDel="00681703">
          <w:delText>Service Metadata Locator</w:delText>
        </w:r>
      </w:del>
      <w:ins w:id="713"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714" w:name="_Toc183626412"/>
      <w:r w:rsidRPr="00154AAE">
        <w:t>PrepareToMigrate()</w:t>
      </w:r>
      <w:bookmarkEnd w:id="714"/>
    </w:p>
    <w:p w14:paraId="0C906B37" w14:textId="49413842" w:rsidR="005B7FC3" w:rsidRPr="00851205" w:rsidRDefault="005B7FC3" w:rsidP="00336DEA">
      <w:pPr>
        <w:pStyle w:val="PParagraph"/>
      </w:pPr>
      <w:r w:rsidRPr="00851205">
        <w:t>Prepares a Participant Identifier for migration to a</w:t>
      </w:r>
      <w:del w:id="715" w:author="PH" w:date="2024-11-11T21:49:00Z" w16du:dateUtc="2024-11-11T20:49:00Z">
        <w:r w:rsidRPr="00851205" w:rsidDel="008C0AC6">
          <w:delText xml:space="preserve"> new</w:delText>
        </w:r>
      </w:del>
      <w:ins w:id="716" w:author="PH" w:date="2024-11-11T21:49:00Z" w16du:dateUtc="2024-11-11T20:49:00Z">
        <w:r w:rsidR="008C0AC6">
          <w:t>nother</w:t>
        </w:r>
      </w:ins>
      <w:r w:rsidRPr="00851205">
        <w:t xml:space="preserve"> </w:t>
      </w:r>
      <w:del w:id="717" w:author="PH" w:date="2024-11-11T21:49:00Z" w16du:dateUtc="2024-11-11T20:49:00Z">
        <w:r w:rsidRPr="00851205" w:rsidDel="008C0AC6">
          <w:delText>Service Metadata Publisher</w:delText>
        </w:r>
      </w:del>
      <w:ins w:id="718" w:author="PH" w:date="2024-11-11T21:49:00Z" w16du:dateUtc="2024-11-11T20:49:00Z">
        <w:r w:rsidR="008C0AC6">
          <w:t>SMP</w:t>
        </w:r>
      </w:ins>
      <w:r w:rsidRPr="00851205">
        <w:t xml:space="preserve">. This operation is called by the </w:t>
      </w:r>
      <w:del w:id="719" w:author="PH" w:date="2024-11-11T21:50:00Z" w16du:dateUtc="2024-11-11T20:50:00Z">
        <w:r w:rsidRPr="00851205" w:rsidDel="008C0AC6">
          <w:delText>Service Metadata Publisher</w:delText>
        </w:r>
      </w:del>
      <w:ins w:id="720" w:author="PH" w:date="2024-11-11T21:50:00Z" w16du:dateUtc="2024-11-11T20:50:00Z">
        <w:r w:rsidR="008C0AC6">
          <w:t>SMP</w:t>
        </w:r>
      </w:ins>
      <w:r w:rsidRPr="00851205">
        <w:t xml:space="preserve"> which currently publishes the metadata for the Participant Identifier. The </w:t>
      </w:r>
      <w:del w:id="721" w:author="PH" w:date="2024-11-11T21:50:00Z" w16du:dateUtc="2024-11-11T20:50:00Z">
        <w:r w:rsidRPr="00851205" w:rsidDel="008C0AC6">
          <w:delText>Service Metadata Publisher</w:delText>
        </w:r>
      </w:del>
      <w:ins w:id="722" w:author="PH" w:date="2024-11-11T21:50:00Z" w16du:dateUtc="2024-11-11T20:50:00Z">
        <w:r w:rsidR="008C0AC6">
          <w:t>SMP</w:t>
        </w:r>
      </w:ins>
      <w:r w:rsidRPr="00851205">
        <w:t xml:space="preserve"> supplies a Migration Code which is used to control the migration process. </w:t>
      </w:r>
      <w:r w:rsidRPr="00851205">
        <w:lastRenderedPageBreak/>
        <w:t xml:space="preserve">The Migration Code must be passed (out of band) to the </w:t>
      </w:r>
      <w:del w:id="723" w:author="PH" w:date="2024-11-11T21:50:00Z" w16du:dateUtc="2024-11-11T20:50:00Z">
        <w:r w:rsidRPr="00851205" w:rsidDel="008C0AC6">
          <w:delText>Service Metadata Publisher</w:delText>
        </w:r>
      </w:del>
      <w:ins w:id="724"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725" w:author="PH" w:date="2024-11-11T21:50:00Z" w16du:dateUtc="2024-11-11T20:50:00Z">
        <w:r w:rsidRPr="00851205" w:rsidDel="00021C7B">
          <w:delText>Service Metadata Publisher</w:delText>
        </w:r>
      </w:del>
      <w:ins w:id="726"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727" w:author="PH" w:date="2024-11-11T21:50:00Z" w16du:dateUtc="2024-11-11T20:50:00Z">
        <w:r w:rsidRPr="00851205" w:rsidDel="0018731B">
          <w:delText>Service Metadata Publisher</w:delText>
        </w:r>
      </w:del>
      <w:ins w:id="728"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729" w:name="_Toc183626413"/>
      <w:r w:rsidRPr="00154AAE">
        <w:t>Migrate()</w:t>
      </w:r>
      <w:bookmarkEnd w:id="729"/>
    </w:p>
    <w:p w14:paraId="56D09200" w14:textId="2C3CE804" w:rsidR="005B7FC3" w:rsidRPr="00851205" w:rsidRDefault="005B7FC3" w:rsidP="00336DEA">
      <w:pPr>
        <w:pStyle w:val="PParagraph"/>
      </w:pPr>
      <w:r w:rsidRPr="00851205">
        <w:t xml:space="preserve">Migrates a Participant Identifier already held by the </w:t>
      </w:r>
      <w:del w:id="730" w:author="PH" w:date="2024-11-11T21:50:00Z" w16du:dateUtc="2024-11-11T20:50:00Z">
        <w:r w:rsidRPr="00851205" w:rsidDel="00AF7234">
          <w:delText>Service Metadata Locator</w:delText>
        </w:r>
      </w:del>
      <w:ins w:id="731" w:author="PH" w:date="2024-11-11T21:50:00Z" w16du:dateUtc="2024-11-11T20:50:00Z">
        <w:r w:rsidR="00AF7234">
          <w:t>SML</w:t>
        </w:r>
      </w:ins>
      <w:r w:rsidRPr="00851205">
        <w:t xml:space="preserve"> Service to target a new </w:t>
      </w:r>
      <w:del w:id="732" w:author="PH" w:date="2024-11-11T21:50:00Z" w16du:dateUtc="2024-11-11T20:50:00Z">
        <w:r w:rsidRPr="00851205" w:rsidDel="00AF7234">
          <w:delText>Service Metadata Publisher</w:delText>
        </w:r>
      </w:del>
      <w:ins w:id="733" w:author="PH" w:date="2024-11-11T21:50:00Z" w16du:dateUtc="2024-11-11T20:50:00Z">
        <w:r w:rsidR="00AF7234">
          <w:t>SMP</w:t>
        </w:r>
      </w:ins>
      <w:r w:rsidRPr="00851205">
        <w:t xml:space="preserve">. This operation is called by the </w:t>
      </w:r>
      <w:del w:id="734" w:author="PH" w:date="2024-11-11T21:50:00Z" w16du:dateUtc="2024-11-11T20:50:00Z">
        <w:r w:rsidRPr="00851205" w:rsidDel="00AF7234">
          <w:delText>Service Metadata Publisher</w:delText>
        </w:r>
      </w:del>
      <w:ins w:id="735" w:author="PH" w:date="2024-11-11T21:50:00Z" w16du:dateUtc="2024-11-11T20:50:00Z">
        <w:r w:rsidR="00AF7234">
          <w:t>SMP</w:t>
        </w:r>
      </w:ins>
      <w:r w:rsidRPr="00851205">
        <w:t xml:space="preserve"> which is taking over the publishing for the Participant Identifier. The operation requires the new </w:t>
      </w:r>
      <w:del w:id="736" w:author="PH" w:date="2024-11-11T21:50:00Z" w16du:dateUtc="2024-11-11T20:50:00Z">
        <w:r w:rsidRPr="00851205" w:rsidDel="00AF7234">
          <w:delText>Service Metadata Publisher</w:delText>
        </w:r>
      </w:del>
      <w:ins w:id="737" w:author="PH" w:date="2024-11-11T21:50:00Z" w16du:dateUtc="2024-11-11T20:50:00Z">
        <w:r w:rsidR="00AF7234">
          <w:t>SMP</w:t>
        </w:r>
      </w:ins>
      <w:r w:rsidRPr="00851205">
        <w:t xml:space="preserve"> to provide a migration code which was originally obtained from the </w:t>
      </w:r>
      <w:r>
        <w:t xml:space="preserve">old </w:t>
      </w:r>
      <w:del w:id="738" w:author="PH" w:date="2024-11-11T21:50:00Z" w16du:dateUtc="2024-11-11T20:50:00Z">
        <w:r w:rsidDel="00AF7234">
          <w:delText>Service Metadata Publisher</w:delText>
        </w:r>
      </w:del>
      <w:ins w:id="739"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740" w:author="PH" w:date="2024-11-11T21:50:00Z" w16du:dateUtc="2024-11-11T20:50:00Z">
        <w:r w:rsidRPr="00851205" w:rsidDel="00F64B6C">
          <w:delText>Service Metadata Publisher</w:delText>
        </w:r>
      </w:del>
      <w:ins w:id="741"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742" w:author="PH" w:date="2024-11-11T21:51:00Z" w16du:dateUtc="2024-11-11T20:51:00Z">
        <w:r w:rsidRPr="00851205" w:rsidDel="003838C2">
          <w:delText>Service Metadata Publisher</w:delText>
        </w:r>
      </w:del>
      <w:ins w:id="743"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lastRenderedPageBreak/>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744" w:name="_Toc183626414"/>
      <w:r w:rsidRPr="00154AAE">
        <w:t>List()</w:t>
      </w:r>
      <w:bookmarkEnd w:id="744"/>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745" w:author="PH" w:date="2024-11-11T21:51:00Z" w16du:dateUtc="2024-11-11T20:51:00Z">
        <w:r w:rsidRPr="00851205" w:rsidDel="003838C2">
          <w:delText>Service Metadata Publisher</w:delText>
        </w:r>
      </w:del>
      <w:ins w:id="746"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747" w:author="PH" w:date="2024-11-11T21:51:00Z" w16du:dateUtc="2024-11-11T20:51:00Z">
        <w:r w:rsidRPr="00851205" w:rsidDel="003838C2">
          <w:delText>Service Metadata Publisher</w:delText>
        </w:r>
      </w:del>
      <w:ins w:id="748"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749" w:name="_Toc71821153"/>
      <w:bookmarkStart w:id="750" w:name="_Toc183626415"/>
      <w:r w:rsidRPr="00C9669F">
        <w:lastRenderedPageBreak/>
        <w:t>ManageServiceMetadata interface</w:t>
      </w:r>
      <w:bookmarkEnd w:id="749"/>
      <w:bookmarkEnd w:id="750"/>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751" w:author="PH" w:date="2024-11-11T21:32:00Z" w16du:dateUtc="2024-11-11T20:32:00Z">
        <w:r w:rsidRPr="00C9669F" w:rsidDel="003113D3">
          <w:delText>Service Metadata Publishers</w:delText>
        </w:r>
      </w:del>
      <w:ins w:id="752" w:author="PH" w:date="2024-11-11T21:32:00Z" w16du:dateUtc="2024-11-11T20:32:00Z">
        <w:r w:rsidR="003113D3">
          <w:t>SMPs</w:t>
        </w:r>
      </w:ins>
      <w:r w:rsidRPr="00C9669F">
        <w:t xml:space="preserve"> to manage the metadata held in the </w:t>
      </w:r>
      <w:del w:id="753" w:author="PH" w:date="2024-11-11T21:32:00Z" w16du:dateUtc="2024-11-11T20:32:00Z">
        <w:r w:rsidRPr="00C9669F" w:rsidDel="003113D3">
          <w:delText>Service Metadata Locator</w:delText>
        </w:r>
      </w:del>
      <w:ins w:id="754" w:author="PH" w:date="2024-11-11T21:32:00Z" w16du:dateUtc="2024-11-11T20:32:00Z">
        <w:r w:rsidR="003113D3">
          <w:t>SML</w:t>
        </w:r>
      </w:ins>
      <w:r w:rsidRPr="00C9669F">
        <w:t xml:space="preserve"> Service about their </w:t>
      </w:r>
      <w:del w:id="755" w:author="PH" w:date="2024-11-11T21:32:00Z" w16du:dateUtc="2024-11-11T20:32:00Z">
        <w:r w:rsidRPr="00C9669F" w:rsidDel="003113D3">
          <w:delText>service metadata publisher</w:delText>
        </w:r>
      </w:del>
      <w:ins w:id="756"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757" w:author="PH" w:date="2024-11-11T21:32:00Z" w16du:dateUtc="2024-11-11T20:32:00Z">
        <w:r w:rsidRPr="00C9669F" w:rsidDel="00126A26">
          <w:delText>Service Metadata Publisher</w:delText>
        </w:r>
      </w:del>
      <w:ins w:id="758"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759" w:name="_Toc183626416"/>
      <w:r w:rsidRPr="00154AAE">
        <w:t>Create()</w:t>
      </w:r>
      <w:bookmarkEnd w:id="759"/>
    </w:p>
    <w:p w14:paraId="15B2315C" w14:textId="1ACDA656" w:rsidR="005B7FC3" w:rsidRPr="00C9669F" w:rsidRDefault="005B7FC3" w:rsidP="008F4D80">
      <w:pPr>
        <w:pStyle w:val="PParagraph"/>
      </w:pPr>
      <w:r w:rsidRPr="00C9669F">
        <w:t xml:space="preserve">Establishes a </w:t>
      </w:r>
      <w:del w:id="760" w:author="PH" w:date="2024-11-11T21:51:00Z" w16du:dateUtc="2024-11-11T20:51:00Z">
        <w:r w:rsidRPr="00C9669F" w:rsidDel="00CD5695">
          <w:delText>Service Metadata Publisher</w:delText>
        </w:r>
      </w:del>
      <w:ins w:id="761" w:author="PH" w:date="2024-11-11T21:51:00Z" w16du:dateUtc="2024-11-11T20:51:00Z">
        <w:r w:rsidR="00CD5695">
          <w:t>SMP</w:t>
        </w:r>
      </w:ins>
      <w:r w:rsidRPr="00C9669F">
        <w:t xml:space="preserve"> metadata record, containing the metadata about the </w:t>
      </w:r>
      <w:del w:id="762" w:author="PH" w:date="2024-11-11T21:51:00Z" w16du:dateUtc="2024-11-11T20:51:00Z">
        <w:r w:rsidRPr="00C9669F" w:rsidDel="00CD5695">
          <w:delText>Service Metadata Publisher</w:delText>
        </w:r>
      </w:del>
      <w:ins w:id="763"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64" w:author="PH" w:date="2024-11-11T21:51:00Z" w16du:dateUtc="2024-11-11T20:51:00Z">
        <w:r w:rsidRPr="00C9669F" w:rsidDel="00CD5695">
          <w:delText>service metadata publisher</w:delText>
        </w:r>
      </w:del>
      <w:ins w:id="765"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66" w:name="_Toc183626417"/>
      <w:r w:rsidRPr="00154AAE">
        <w:t>Read()</w:t>
      </w:r>
      <w:bookmarkEnd w:id="766"/>
    </w:p>
    <w:p w14:paraId="6119C74D" w14:textId="140D185C" w:rsidR="005B7FC3" w:rsidRPr="00C9669F" w:rsidRDefault="005B7FC3" w:rsidP="008F4D80">
      <w:pPr>
        <w:pStyle w:val="PParagraph"/>
      </w:pPr>
      <w:r w:rsidRPr="00C9669F">
        <w:t xml:space="preserve">Retrieves the </w:t>
      </w:r>
      <w:del w:id="767" w:author="PH" w:date="2024-11-11T21:51:00Z" w16du:dateUtc="2024-11-11T20:51:00Z">
        <w:r w:rsidRPr="00C9669F" w:rsidDel="00CC1E44">
          <w:delText>Service Metadata Publisher</w:delText>
        </w:r>
      </w:del>
      <w:ins w:id="768" w:author="PH" w:date="2024-11-11T21:51:00Z" w16du:dateUtc="2024-11-11T20:51:00Z">
        <w:r w:rsidR="00CC1E44">
          <w:t>SMP</w:t>
        </w:r>
      </w:ins>
      <w:r w:rsidRPr="00C9669F">
        <w:t xml:space="preserve"> record for </w:t>
      </w:r>
      <w:r>
        <w:t xml:space="preserve">the </w:t>
      </w:r>
      <w:del w:id="769" w:author="PH" w:date="2024-11-11T21:51:00Z" w16du:dateUtc="2024-11-11T20:51:00Z">
        <w:r w:rsidDel="00CC1E44">
          <w:delText>Service Metadata Publisher</w:delText>
        </w:r>
      </w:del>
      <w:ins w:id="770"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lastRenderedPageBreak/>
        <w:t>Input ReadServiceMetadataPublisherService: ServiceMetadataPublisherID</w:t>
      </w:r>
      <w:r>
        <w:br/>
      </w:r>
      <w:r w:rsidRPr="00C9669F">
        <w:t xml:space="preserve">the unique ID of the </w:t>
      </w:r>
      <w:del w:id="771" w:author="PH" w:date="2024-11-11T21:51:00Z" w16du:dateUtc="2024-11-11T20:51:00Z">
        <w:r w:rsidRPr="00C9669F" w:rsidDel="00CC1E44">
          <w:delText>Service Metadata Publisher</w:delText>
        </w:r>
      </w:del>
      <w:ins w:id="772"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773" w:author="PH" w:date="2024-11-11T21:51:00Z" w16du:dateUtc="2024-11-11T20:51:00Z">
        <w:r w:rsidRPr="00C9669F" w:rsidDel="00CC1E44">
          <w:delText>service metadata publisher</w:delText>
        </w:r>
      </w:del>
      <w:ins w:id="774"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75" w:name="_Toc183626418"/>
      <w:r w:rsidRPr="00154AAE">
        <w:t>Update()</w:t>
      </w:r>
      <w:bookmarkEnd w:id="775"/>
    </w:p>
    <w:p w14:paraId="3B3CDE5E" w14:textId="32E285CC" w:rsidR="005B7FC3" w:rsidRPr="00C9669F" w:rsidRDefault="005B7FC3" w:rsidP="008F4D80">
      <w:pPr>
        <w:pStyle w:val="PParagraph"/>
      </w:pPr>
      <w:r w:rsidRPr="00C9669F">
        <w:t xml:space="preserve">Updates the </w:t>
      </w:r>
      <w:del w:id="776" w:author="PH" w:date="2024-11-11T21:51:00Z" w16du:dateUtc="2024-11-11T20:51:00Z">
        <w:r w:rsidRPr="00C9669F" w:rsidDel="00527960">
          <w:delText>Service Metadata Publisher</w:delText>
        </w:r>
      </w:del>
      <w:ins w:id="777" w:author="PH" w:date="2024-11-11T21:51:00Z" w16du:dateUtc="2024-11-11T20:51:00Z">
        <w:r w:rsidR="00527960">
          <w:t>SMP</w:t>
        </w:r>
      </w:ins>
      <w:r w:rsidRPr="00C9669F">
        <w:t xml:space="preserve"> record for the </w:t>
      </w:r>
      <w:del w:id="778"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79"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80" w:author="PH" w:date="2024-11-11T21:52:00Z" w16du:dateUtc="2024-11-11T20:52:00Z">
        <w:r w:rsidRPr="00C9669F" w:rsidDel="006C026D">
          <w:delText>service metadata publisher</w:delText>
        </w:r>
      </w:del>
      <w:ins w:id="781"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82" w:name="_Toc183626419"/>
      <w:r w:rsidRPr="00154AAE">
        <w:lastRenderedPageBreak/>
        <w:t>Delete()</w:t>
      </w:r>
      <w:bookmarkEnd w:id="782"/>
    </w:p>
    <w:p w14:paraId="0ACAFEBA" w14:textId="49E1A96F" w:rsidR="005B7FC3" w:rsidRPr="00C9669F" w:rsidRDefault="005B7FC3" w:rsidP="008F4D80">
      <w:pPr>
        <w:pStyle w:val="PParagraph"/>
      </w:pPr>
      <w:r w:rsidRPr="00C9669F">
        <w:t xml:space="preserve">Deletes the </w:t>
      </w:r>
      <w:del w:id="783" w:author="PH" w:date="2024-11-11T21:52:00Z" w16du:dateUtc="2024-11-11T20:52:00Z">
        <w:r w:rsidRPr="00C9669F" w:rsidDel="00666784">
          <w:delText>Service Met</w:delText>
        </w:r>
        <w:r w:rsidDel="00666784">
          <w:delText>adata Publisher</w:delText>
        </w:r>
      </w:del>
      <w:ins w:id="784" w:author="PH" w:date="2024-11-11T21:52:00Z" w16du:dateUtc="2024-11-11T20:52:00Z">
        <w:r w:rsidR="00666784">
          <w:t>SMP</w:t>
        </w:r>
      </w:ins>
      <w:r>
        <w:t xml:space="preserve"> record for the </w:t>
      </w:r>
      <w:del w:id="785"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86"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787" w:author="PH" w:date="2024-11-11T21:52:00Z" w16du:dateUtc="2024-11-11T20:52:00Z">
        <w:r w:rsidRPr="00C9669F" w:rsidDel="00666784">
          <w:delText>Service Metadata Publisher</w:delText>
        </w:r>
      </w:del>
      <w:ins w:id="788"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89" w:name="_Toc71821154"/>
      <w:bookmarkStart w:id="790" w:name="_Toc183626420"/>
      <w:r w:rsidRPr="00C9669F">
        <w:t>Fault Descriptions</w:t>
      </w:r>
      <w:bookmarkEnd w:id="789"/>
      <w:bookmarkEnd w:id="790"/>
    </w:p>
    <w:p w14:paraId="4F2C80BD" w14:textId="77777777" w:rsidR="00DF618B" w:rsidRPr="00B44A1F" w:rsidRDefault="00DF618B">
      <w:pPr>
        <w:pStyle w:val="PHeading4"/>
        <w:rPr>
          <w:rStyle w:val="Fett"/>
          <w:bCs w:val="0"/>
          <w:sz w:val="26"/>
          <w:szCs w:val="26"/>
        </w:rPr>
        <w:pPrChange w:id="791" w:author="PH" w:date="2024-11-25T22:47:00Z" w16du:dateUtc="2024-11-25T21:47:00Z">
          <w:pPr>
            <w:pStyle w:val="PParagraph"/>
          </w:pPr>
        </w:pPrChange>
      </w:pPr>
      <w:bookmarkStart w:id="792" w:name="_Toc183626421"/>
      <w:r w:rsidRPr="00B44A1F">
        <w:rPr>
          <w:rStyle w:val="Fett"/>
          <w:b/>
          <w:bCs w:val="0"/>
        </w:rPr>
        <w:t>SMP Not Found Fault</w:t>
      </w:r>
      <w:bookmarkEnd w:id="792"/>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793" w:author="PH" w:date="2024-11-25T22:47:00Z" w16du:dateUtc="2024-11-25T21:47:00Z">
          <w:pPr>
            <w:pStyle w:val="PParagraph"/>
          </w:pPr>
        </w:pPrChange>
      </w:pPr>
      <w:bookmarkStart w:id="794" w:name="_Toc183626422"/>
      <w:r w:rsidRPr="00DF618B">
        <w:t>Unauthorized Fault</w:t>
      </w:r>
      <w:bookmarkEnd w:id="794"/>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lastRenderedPageBreak/>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795" w:author="PH" w:date="2024-11-25T22:47:00Z" w16du:dateUtc="2024-11-25T21:47:00Z">
          <w:pPr>
            <w:pStyle w:val="PParagraph"/>
          </w:pPr>
        </w:pPrChange>
      </w:pPr>
      <w:bookmarkStart w:id="796" w:name="_Toc183626423"/>
      <w:r w:rsidRPr="00DF618B">
        <w:t>Bad Request Fault</w:t>
      </w:r>
      <w:bookmarkEnd w:id="796"/>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797" w:author="PH" w:date="2024-11-25T22:47:00Z" w16du:dateUtc="2024-11-25T21:47:00Z">
          <w:pPr>
            <w:pStyle w:val="PParagraph"/>
          </w:pPr>
        </w:pPrChange>
      </w:pPr>
      <w:bookmarkStart w:id="798" w:name="_Toc183626424"/>
      <w:r w:rsidRPr="00DF618B">
        <w:t>Internal Error Fault</w:t>
      </w:r>
      <w:bookmarkEnd w:id="798"/>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99" w:name="_Toc71821155"/>
      <w:bookmarkStart w:id="800" w:name="_Toc183626425"/>
      <w:r w:rsidRPr="00743061">
        <w:t>Service Metadata Locator - data model</w:t>
      </w:r>
      <w:bookmarkEnd w:id="799"/>
      <w:bookmarkEnd w:id="800"/>
      <w:r w:rsidRPr="00743061">
        <w:t xml:space="preserve"> </w:t>
      </w:r>
    </w:p>
    <w:p w14:paraId="335084A7" w14:textId="28E4ECBC" w:rsidR="00DF618B" w:rsidRPr="00743061" w:rsidRDefault="00DF618B" w:rsidP="00DF618B">
      <w:pPr>
        <w:pStyle w:val="PParagraph"/>
      </w:pPr>
      <w:r w:rsidRPr="00743061">
        <w:t xml:space="preserve">The data model for the </w:t>
      </w:r>
      <w:del w:id="801" w:author="PH" w:date="2024-11-11T21:54:00Z" w16du:dateUtc="2024-11-11T20:54:00Z">
        <w:r w:rsidRPr="00743061" w:rsidDel="00056B8C">
          <w:delText>Service Metadata Locator</w:delText>
        </w:r>
      </w:del>
      <w:ins w:id="802"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803" w:name="_Toc71821156"/>
      <w:bookmarkStart w:id="804" w:name="_Toc183626426"/>
      <w:r w:rsidRPr="00743061">
        <w:lastRenderedPageBreak/>
        <w:t>ServiceMetadataPublisherService datatype</w:t>
      </w:r>
      <w:bookmarkEnd w:id="803"/>
      <w:bookmarkEnd w:id="804"/>
      <w:r w:rsidRPr="00743061">
        <w:t xml:space="preserve"> </w:t>
      </w:r>
    </w:p>
    <w:p w14:paraId="312CE010" w14:textId="146BFCB1" w:rsidR="00F7777A" w:rsidRPr="00743061" w:rsidRDefault="00F7777A" w:rsidP="00F7777A">
      <w:pPr>
        <w:pStyle w:val="PParagraph"/>
      </w:pPr>
      <w:r w:rsidRPr="00743061">
        <w:t>Represent</w:t>
      </w:r>
      <w:r>
        <w:t>s a</w:t>
      </w:r>
      <w:ins w:id="805" w:author="PH" w:date="2024-11-11T21:33:00Z" w16du:dateUtc="2024-11-11T20:33:00Z">
        <w:r w:rsidR="000A1C07">
          <w:t>n</w:t>
        </w:r>
      </w:ins>
      <w:r>
        <w:t xml:space="preserve"> </w:t>
      </w:r>
      <w:del w:id="806" w:author="PH" w:date="2024-11-11T21:33:00Z" w16du:dateUtc="2024-11-11T20:33:00Z">
        <w:r w:rsidDel="000A1C07">
          <w:delText>Metadata Publisher</w:delText>
        </w:r>
      </w:del>
      <w:ins w:id="807"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808" w:author="PH" w:date="2024-11-11T21:32:00Z" w16du:dateUtc="2024-11-11T20:32:00Z">
        <w:r w:rsidRPr="00743061" w:rsidDel="005F4B28">
          <w:delText>Service Metadata Publishe</w:delText>
        </w:r>
      </w:del>
      <w:ins w:id="809" w:author="PH" w:date="2024-11-11T21:32:00Z" w16du:dateUtc="2024-11-11T20:32:00Z">
        <w:r w:rsidR="005F4B28">
          <w:t>SMP</w:t>
        </w:r>
      </w:ins>
      <w:del w:id="810"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811"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812" w:name="_Toc71821157"/>
      <w:bookmarkStart w:id="813" w:name="_Toc183626427"/>
      <w:r w:rsidRPr="00145049">
        <w:t>ServiceMetadataPublishe</w:t>
      </w:r>
      <w:r>
        <w:t>rServiceForParticipant datatype</w:t>
      </w:r>
      <w:bookmarkEnd w:id="812"/>
      <w:bookmarkEnd w:id="813"/>
    </w:p>
    <w:p w14:paraId="75D428A4" w14:textId="3A852C3E" w:rsidR="00F7777A" w:rsidRPr="00145049" w:rsidRDefault="00F7777A" w:rsidP="00F7777A">
      <w:pPr>
        <w:pStyle w:val="PParagraph"/>
      </w:pPr>
      <w:r w:rsidRPr="00145049">
        <w:t>Represents a</w:t>
      </w:r>
      <w:ins w:id="814" w:author="PH" w:date="2024-11-11T21:33:00Z" w16du:dateUtc="2024-11-11T20:33:00Z">
        <w:r w:rsidR="000A1C07">
          <w:t>n</w:t>
        </w:r>
      </w:ins>
      <w:r w:rsidRPr="00145049">
        <w:t xml:space="preserve"> </w:t>
      </w:r>
      <w:del w:id="815" w:author="PH" w:date="2024-11-11T21:33:00Z" w16du:dateUtc="2024-11-11T20:33:00Z">
        <w:r w:rsidRPr="00145049" w:rsidDel="000A1C07">
          <w:delText>Metadata Publisher</w:delText>
        </w:r>
      </w:del>
      <w:ins w:id="816"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817" w:author="PH" w:date="2024-11-11T21:34:00Z" w16du:dateUtc="2024-11-11T20:34:00Z">
        <w:r w:rsidRPr="00145049" w:rsidDel="00B1076F">
          <w:delText>Service Metadata Publisher</w:delText>
        </w:r>
      </w:del>
      <w:ins w:id="818"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819" w:name="_Toc71821158"/>
      <w:bookmarkStart w:id="820" w:name="_Toc183626428"/>
      <w:r w:rsidRPr="00145049">
        <w:t>ParticipantIdentifier datatype</w:t>
      </w:r>
      <w:bookmarkEnd w:id="819"/>
      <w:bookmarkEnd w:id="820"/>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821" w:author="PH" w:date="2024-11-11T21:34:00Z" w16du:dateUtc="2024-11-11T20:34:00Z">
        <w:r w:rsidDel="00E51BC0">
          <w:delText>Service Metadata Publisher</w:delText>
        </w:r>
      </w:del>
      <w:ins w:id="822" w:author="PH" w:date="2024-11-11T21:34:00Z" w16du:dateUtc="2024-11-11T20:34:00Z">
        <w:r w:rsidR="00E51BC0">
          <w:t>SMP</w:t>
        </w:r>
      </w:ins>
      <w:r>
        <w:t>.</w:t>
      </w:r>
    </w:p>
    <w:p w14:paraId="7F93EC81" w14:textId="77777777" w:rsidR="00F7777A" w:rsidRPr="00145049" w:rsidRDefault="00F7777A" w:rsidP="00F7777A">
      <w:pPr>
        <w:pStyle w:val="Code"/>
      </w:pPr>
      <w:r w:rsidRPr="00145049">
        <w:lastRenderedPageBreak/>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823" w:name="_Toc71821159"/>
      <w:bookmarkStart w:id="824" w:name="_Toc183626429"/>
      <w:r w:rsidRPr="00145049">
        <w:t>ParticipantIdentifier format</w:t>
      </w:r>
      <w:bookmarkEnd w:id="823"/>
      <w:bookmarkEnd w:id="824"/>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825" w:name="_Toc71821160"/>
      <w:bookmarkStart w:id="826" w:name="_Toc183626430"/>
      <w:r w:rsidRPr="00145049">
        <w:t>Par</w:t>
      </w:r>
      <w:r>
        <w:t>ticipantIdentifierPage datatype</w:t>
      </w:r>
      <w:bookmarkEnd w:id="825"/>
      <w:bookmarkEnd w:id="826"/>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827" w:author="PH" w:date="2024-11-11T21:54:00Z" w16du:dateUtc="2024-11-11T20:54:00Z">
        <w:r w:rsidRPr="00145049" w:rsidDel="00FF592F">
          <w:delText>Service Metadata Locator</w:delText>
        </w:r>
      </w:del>
      <w:ins w:id="828" w:author="PH" w:date="2024-11-11T21:54:00Z" w16du:dateUtc="2024-11-11T20:54:00Z">
        <w:r w:rsidR="00FF592F">
          <w:t>SML</w:t>
        </w:r>
      </w:ins>
      <w:r w:rsidRPr="00145049">
        <w:t xml:space="preserve"> </w:t>
      </w:r>
      <w:del w:id="829" w:author="PH" w:date="2024-11-11T21:54:00Z" w16du:dateUtc="2024-11-11T20:54:00Z">
        <w:r w:rsidRPr="00145049" w:rsidDel="00FF592F">
          <w:delText>service</w:delText>
        </w:r>
      </w:del>
      <w:ins w:id="830"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831" w:name="_Toc71821161"/>
      <w:bookmarkStart w:id="832" w:name="_Toc183626431"/>
      <w:r>
        <w:lastRenderedPageBreak/>
        <w:t>MigrationRecord</w:t>
      </w:r>
      <w:bookmarkEnd w:id="831"/>
      <w:bookmarkEnd w:id="832"/>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833" w:author="PH" w:date="2024-11-11T21:34:00Z" w16du:dateUtc="2024-11-11T20:34:00Z">
        <w:r w:rsidRPr="00160364" w:rsidDel="003A6355">
          <w:delText>Service Metadata Publisher</w:delText>
        </w:r>
      </w:del>
      <w:ins w:id="834" w:author="PH" w:date="2024-11-11T21:34:00Z" w16du:dateUtc="2024-11-11T20:34:00Z">
        <w:r w:rsidR="003A6355">
          <w:t>SMP</w:t>
        </w:r>
      </w:ins>
      <w:r w:rsidRPr="00160364">
        <w:t xml:space="preserve"> to a</w:t>
      </w:r>
      <w:del w:id="835" w:author="PH" w:date="2024-11-11T21:34:00Z" w16du:dateUtc="2024-11-11T20:34:00Z">
        <w:r w:rsidRPr="00160364" w:rsidDel="00104C29">
          <w:delText xml:space="preserve"> different</w:delText>
        </w:r>
      </w:del>
      <w:ins w:id="836" w:author="PH" w:date="2024-11-11T21:34:00Z" w16du:dateUtc="2024-11-11T20:34:00Z">
        <w:r w:rsidR="00104C29">
          <w:t>nother</w:t>
        </w:r>
      </w:ins>
      <w:r w:rsidRPr="00160364">
        <w:t xml:space="preserve"> </w:t>
      </w:r>
      <w:del w:id="837" w:author="PH" w:date="2024-11-11T21:34:00Z" w16du:dateUtc="2024-11-11T20:34:00Z">
        <w:r w:rsidRPr="00160364" w:rsidDel="003A6355">
          <w:delText>Service Metadata Publisher</w:delText>
        </w:r>
      </w:del>
      <w:ins w:id="838"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839" w:author="PH" w:date="2024-11-11T21:35:00Z" w16du:dateUtc="2024-11-11T20:35:00Z">
        <w:r w:rsidRPr="00160364" w:rsidDel="009B1011">
          <w:delText>Service Metadata Publisher</w:delText>
        </w:r>
      </w:del>
      <w:ins w:id="840"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841" w:name="_Toc71821162"/>
      <w:bookmarkStart w:id="842" w:name="_Toc183626432"/>
      <w:r w:rsidRPr="00A74A24">
        <w:t>Service Bindings</w:t>
      </w:r>
      <w:bookmarkEnd w:id="841"/>
      <w:bookmarkEnd w:id="842"/>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843" w:author="PH" w:date="2024-11-11T21:54:00Z" w16du:dateUtc="2024-11-11T20:54:00Z">
        <w:r w:rsidRPr="00A74A24" w:rsidDel="00D75B8E">
          <w:delText xml:space="preserve">Service Metadata </w:delText>
        </w:r>
        <w:r w:rsidDel="00D75B8E">
          <w:delText>Locator</w:delText>
        </w:r>
      </w:del>
      <w:ins w:id="844"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845" w:name="_Toc71821163"/>
      <w:bookmarkStart w:id="846" w:name="_Toc183626433"/>
      <w:r w:rsidRPr="00A74A24">
        <w:t>Services Provided as Web services - characteristics</w:t>
      </w:r>
      <w:bookmarkEnd w:id="845"/>
      <w:bookmarkEnd w:id="846"/>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847" w:name="_Toc71821164"/>
      <w:bookmarkStart w:id="848" w:name="_Toc183626434"/>
      <w:r w:rsidRPr="00A74A24">
        <w:t>Manage</w:t>
      </w:r>
      <w:r>
        <w:t>Business</w:t>
      </w:r>
      <w:r w:rsidRPr="00A74A24">
        <w:t>Identifier service - binding</w:t>
      </w:r>
      <w:bookmarkEnd w:id="847"/>
      <w:bookmarkEnd w:id="848"/>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849" w:name="_Toc71821165"/>
      <w:bookmarkStart w:id="850" w:name="_Toc183626435"/>
      <w:r w:rsidRPr="00A74A24">
        <w:lastRenderedPageBreak/>
        <w:t>Transport binding</w:t>
      </w:r>
      <w:bookmarkEnd w:id="849"/>
      <w:bookmarkEnd w:id="850"/>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851" w:author="PH" w:date="2024-11-11T21:38:00Z" w16du:dateUtc="2024-11-11T20:38:00Z">
        <w:r w:rsidRPr="00A74A24" w:rsidDel="009F28DF">
          <w:delText>See a WSDL f</w:delText>
        </w:r>
        <w:r w:rsidDel="009F28DF">
          <w:delText>or this in “Appendix B: WSDLs”.</w:delText>
        </w:r>
      </w:del>
      <w:ins w:id="852"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853" w:name="_Toc71821166"/>
      <w:bookmarkStart w:id="854" w:name="_Toc183626436"/>
      <w:r w:rsidRPr="00A74A24">
        <w:t>Security</w:t>
      </w:r>
      <w:bookmarkEnd w:id="853"/>
      <w:bookmarkEnd w:id="854"/>
    </w:p>
    <w:p w14:paraId="32176B5B" w14:textId="0450D937" w:rsidR="00A569DB" w:rsidRPr="00A74A24" w:rsidRDefault="00A569DB" w:rsidP="003F2FDD">
      <w:pPr>
        <w:pStyle w:val="PParagraph"/>
      </w:pPr>
      <w:r w:rsidRPr="00A74A24">
        <w:t xml:space="preserve">The service is secured at the transport level with a two-way </w:t>
      </w:r>
      <w:del w:id="855" w:author="PH" w:date="2024-11-11T21:35:00Z" w16du:dateUtc="2024-11-11T20:35:00Z">
        <w:r w:rsidRPr="00A74A24" w:rsidDel="002C16F6">
          <w:delText>SSL/</w:delText>
        </w:r>
      </w:del>
      <w:r w:rsidRPr="00A74A24">
        <w:t>TLS connection. The requestor must authenticate using a client certificate</w:t>
      </w:r>
      <w:ins w:id="856" w:author="PH" w:date="2024-11-11T21:36:00Z" w16du:dateUtc="2024-11-11T20:36:00Z">
        <w:r w:rsidR="002C16F6">
          <w:t xml:space="preserve"> (mTLS)</w:t>
        </w:r>
      </w:ins>
      <w:r w:rsidRPr="00A74A24">
        <w:t xml:space="preserve"> issued for use in the infrastructure by a trusted third-party. </w:t>
      </w:r>
      <w:del w:id="857" w:author="PH" w:date="2024-11-11T21:36:00Z" w16du:dateUtc="2024-11-11T20:36:00Z">
        <w:r w:rsidRPr="00A74A24" w:rsidDel="00D15191">
          <w:delText>For example, i</w:delText>
        </w:r>
      </w:del>
      <w:ins w:id="858" w:author="PH" w:date="2024-11-11T21:36:00Z" w16du:dateUtc="2024-11-11T20:36:00Z">
        <w:r w:rsidR="00D15191">
          <w:t>I</w:t>
        </w:r>
      </w:ins>
      <w:r w:rsidRPr="00A74A24">
        <w:t xml:space="preserve">n the </w:t>
      </w:r>
      <w:r>
        <w:t>Peppol</w:t>
      </w:r>
      <w:r w:rsidRPr="00A74A24">
        <w:t xml:space="preserve"> </w:t>
      </w:r>
      <w:del w:id="859" w:author="PH" w:date="2024-11-11T21:36:00Z" w16du:dateUtc="2024-11-11T20:36:00Z">
        <w:r w:rsidRPr="00A74A24" w:rsidDel="00D15191">
          <w:delText>infrastructure</w:delText>
        </w:r>
      </w:del>
      <w:ins w:id="860" w:author="PH" w:date="2024-11-11T21:36:00Z" w16du:dateUtc="2024-11-11T20:36:00Z">
        <w:r w:rsidR="00D15191">
          <w:t>Network</w:t>
        </w:r>
      </w:ins>
      <w:r w:rsidRPr="00A74A24">
        <w:t xml:space="preserve">, a </w:t>
      </w:r>
      <w:r>
        <w:t>Peppol</w:t>
      </w:r>
      <w:r w:rsidRPr="00A74A24">
        <w:t xml:space="preserve"> </w:t>
      </w:r>
      <w:ins w:id="861" w:author="PH" w:date="2024-11-11T21:36:00Z" w16du:dateUtc="2024-11-11T20:36:00Z">
        <w:r w:rsidR="00D15191">
          <w:t xml:space="preserve">SMP </w:t>
        </w:r>
      </w:ins>
      <w:r w:rsidRPr="00A74A24">
        <w:t xml:space="preserve">certificate will be issued to the participants when they have signed </w:t>
      </w:r>
      <w:del w:id="862" w:author="PH" w:date="2024-11-11T21:36:00Z" w16du:dateUtc="2024-11-11T20:36:00Z">
        <w:r w:rsidRPr="00A74A24" w:rsidDel="00D15191">
          <w:delText xml:space="preserve">peering </w:delText>
        </w:r>
      </w:del>
      <w:ins w:id="863"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864"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865" w:author="PH" w:date="2024-11-11T21:37:00Z" w16du:dateUtc="2024-11-11T20:37:00Z">
        <w:r w:rsidR="00D15191">
          <w:t xml:space="preserve"> CA</w:t>
        </w:r>
      </w:ins>
      <w:r w:rsidRPr="00A74A24">
        <w:t>.</w:t>
      </w:r>
      <w:del w:id="866"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67" w:name="_Toc71821167"/>
      <w:bookmarkStart w:id="868" w:name="_Toc183626437"/>
      <w:r w:rsidRPr="00A74A24">
        <w:t>ManageServiceMetadata service - binding</w:t>
      </w:r>
      <w:bookmarkEnd w:id="867"/>
      <w:bookmarkEnd w:id="868"/>
    </w:p>
    <w:p w14:paraId="52599D9A" w14:textId="7DD7E46E" w:rsidR="00A569DB" w:rsidRPr="00A74A24" w:rsidRDefault="00A569DB" w:rsidP="003F2FDD">
      <w:pPr>
        <w:pStyle w:val="PParagraph"/>
      </w:pPr>
      <w:del w:id="869" w:author="PH" w:date="2024-11-11T21:52:00Z" w16du:dateUtc="2024-11-11T20:52:00Z">
        <w:r w:rsidRPr="00A74A24" w:rsidDel="00984525">
          <w:delText>Service Metadata Publisher</w:delText>
        </w:r>
      </w:del>
      <w:ins w:id="870"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871" w:name="_Toc71821168"/>
      <w:bookmarkStart w:id="872" w:name="_Toc183626438"/>
      <w:r w:rsidRPr="00A74A24">
        <w:t>Transport binding</w:t>
      </w:r>
      <w:bookmarkEnd w:id="871"/>
      <w:bookmarkEnd w:id="872"/>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73" w:author="PH" w:date="2024-11-11T21:38:00Z" w16du:dateUtc="2024-11-11T20:38:00Z">
        <w:r>
          <w:t>The WSDL files are published together with this specification.</w:t>
        </w:r>
      </w:ins>
      <w:del w:id="874"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75" w:name="_Toc71821169"/>
      <w:bookmarkStart w:id="876" w:name="_Toc183626439"/>
      <w:r>
        <w:t>Security</w:t>
      </w:r>
      <w:bookmarkEnd w:id="875"/>
      <w:bookmarkEnd w:id="876"/>
    </w:p>
    <w:p w14:paraId="41F77A7F" w14:textId="148B144C" w:rsidR="00A569DB" w:rsidRPr="00A74A24" w:rsidRDefault="00A569DB" w:rsidP="003F2FDD">
      <w:pPr>
        <w:pStyle w:val="PParagraph"/>
      </w:pPr>
      <w:r w:rsidRPr="00A74A24">
        <w:t xml:space="preserve">The service is secured at the transport level with a two-way </w:t>
      </w:r>
      <w:del w:id="877" w:author="PH" w:date="2024-11-11T21:37:00Z" w16du:dateUtc="2024-11-11T20:37:00Z">
        <w:r w:rsidRPr="00A74A24" w:rsidDel="004020D9">
          <w:delText xml:space="preserve">SSL </w:delText>
        </w:r>
      </w:del>
      <w:ins w:id="878"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79" w:name="_Toc71821170"/>
      <w:bookmarkStart w:id="880" w:name="_Toc183626440"/>
      <w:r w:rsidRPr="00A74A24">
        <w:t>DNS Spoof Mitigation</w:t>
      </w:r>
      <w:bookmarkEnd w:id="879"/>
      <w:bookmarkEnd w:id="880"/>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lastRenderedPageBreak/>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23" w:author="PH" w:date="2024-11-27T09:28:00Z" w:initials="PH">
    <w:p w14:paraId="32F37787" w14:textId="77777777" w:rsidR="0056341E" w:rsidRDefault="0056341E" w:rsidP="0056341E">
      <w:pPr>
        <w:pStyle w:val="Kommentartext"/>
      </w:pPr>
      <w:r>
        <w:rPr>
          <w:rStyle w:val="Kommentarzeichen"/>
        </w:rPr>
        <w:annotationRef/>
      </w:r>
      <w:r>
        <w:rPr>
          <w:lang w:val="de-AT"/>
        </w:rPr>
        <w:t>Delete SMP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F377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CC1645" w16cex:dateUtc="2024-11-27T0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F37787" w16cid:durableId="15CC16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CD897" w14:textId="77777777" w:rsidR="00740397" w:rsidRDefault="00740397" w:rsidP="008833B4">
      <w:r>
        <w:separator/>
      </w:r>
    </w:p>
  </w:endnote>
  <w:endnote w:type="continuationSeparator" w:id="0">
    <w:p w14:paraId="3FE84B5E" w14:textId="77777777" w:rsidR="00740397" w:rsidRDefault="00740397"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1EB91" w14:textId="77777777" w:rsidR="00740397" w:rsidRDefault="00740397" w:rsidP="008833B4">
      <w:r>
        <w:separator/>
      </w:r>
    </w:p>
  </w:footnote>
  <w:footnote w:type="continuationSeparator" w:id="0">
    <w:p w14:paraId="6E597C36" w14:textId="77777777" w:rsidR="00740397" w:rsidRDefault="00740397"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24" w:author="PH" w:date="2024-11-25T22:45:00Z" w16du:dateUtc="2024-11-25T21:45:00Z">
      <w:r w:rsidR="00DD588A" w:rsidDel="00224FBD">
        <w:rPr>
          <w:rFonts w:cs="Arial"/>
          <w:color w:val="007AD7"/>
          <w:sz w:val="20"/>
          <w:szCs w:val="20"/>
        </w:rPr>
        <w:delText>11</w:delText>
      </w:r>
    </w:del>
    <w:ins w:id="425" w:author="PH" w:date="2024-11-25T22:45:00Z" w16du:dateUtc="2024-11-25T21:45:00Z">
      <w:r w:rsidR="00224FBD">
        <w:rPr>
          <w:rFonts w:cs="Arial"/>
          <w:color w:val="007AD7"/>
          <w:sz w:val="20"/>
          <w:szCs w:val="20"/>
        </w:rPr>
        <w:t>2</w:t>
      </w:r>
    </w:ins>
    <w:ins w:id="426"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E9913D3"/>
    <w:multiLevelType w:val="hybridMultilevel"/>
    <w:tmpl w:val="FA0C4646"/>
    <w:lvl w:ilvl="0" w:tplc="0809000F">
      <w:start w:val="1"/>
      <w:numFmt w:val="decimal"/>
      <w:lvlText w:val="%1."/>
      <w:lvlJc w:val="left"/>
      <w:pPr>
        <w:ind w:left="1139" w:hanging="360"/>
      </w:p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5"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1"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2"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6"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0"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4"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5"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1"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3"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8"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7"/>
  </w:num>
  <w:num w:numId="2" w16cid:durableId="1146051558">
    <w:abstractNumId w:val="54"/>
  </w:num>
  <w:num w:numId="3" w16cid:durableId="742993157">
    <w:abstractNumId w:val="45"/>
  </w:num>
  <w:num w:numId="4" w16cid:durableId="283732731">
    <w:abstractNumId w:val="68"/>
  </w:num>
  <w:num w:numId="5" w16cid:durableId="2132358089">
    <w:abstractNumId w:val="60"/>
  </w:num>
  <w:num w:numId="6" w16cid:durableId="2065830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8"/>
  </w:num>
  <w:num w:numId="8" w16cid:durableId="1093168065">
    <w:abstractNumId w:val="10"/>
  </w:num>
  <w:num w:numId="9" w16cid:durableId="638610089">
    <w:abstractNumId w:val="41"/>
  </w:num>
  <w:num w:numId="10" w16cid:durableId="1417827511">
    <w:abstractNumId w:val="34"/>
  </w:num>
  <w:num w:numId="11" w16cid:durableId="1245913677">
    <w:abstractNumId w:val="15"/>
  </w:num>
  <w:num w:numId="12" w16cid:durableId="393166548">
    <w:abstractNumId w:val="14"/>
  </w:num>
  <w:num w:numId="13" w16cid:durableId="1132749626">
    <w:abstractNumId w:val="52"/>
  </w:num>
  <w:num w:numId="14" w16cid:durableId="1745641219">
    <w:abstractNumId w:val="23"/>
  </w:num>
  <w:num w:numId="15" w16cid:durableId="644431323">
    <w:abstractNumId w:val="21"/>
  </w:num>
  <w:num w:numId="16" w16cid:durableId="2103332459">
    <w:abstractNumId w:val="26"/>
  </w:num>
  <w:num w:numId="17" w16cid:durableId="127403535">
    <w:abstractNumId w:val="16"/>
  </w:num>
  <w:num w:numId="18" w16cid:durableId="515122230">
    <w:abstractNumId w:val="61"/>
  </w:num>
  <w:num w:numId="19" w16cid:durableId="1187133733">
    <w:abstractNumId w:val="6"/>
  </w:num>
  <w:num w:numId="20" w16cid:durableId="397166638">
    <w:abstractNumId w:val="35"/>
  </w:num>
  <w:num w:numId="21" w16cid:durableId="1218928919">
    <w:abstractNumId w:val="62"/>
  </w:num>
  <w:num w:numId="22" w16cid:durableId="1321537108">
    <w:abstractNumId w:val="48"/>
  </w:num>
  <w:num w:numId="23" w16cid:durableId="739055995">
    <w:abstractNumId w:val="29"/>
  </w:num>
  <w:num w:numId="24" w16cid:durableId="96491471">
    <w:abstractNumId w:val="63"/>
  </w:num>
  <w:num w:numId="25" w16cid:durableId="1047297601">
    <w:abstractNumId w:val="40"/>
  </w:num>
  <w:num w:numId="26" w16cid:durableId="1817213096">
    <w:abstractNumId w:val="1"/>
  </w:num>
  <w:num w:numId="27" w16cid:durableId="230770687">
    <w:abstractNumId w:val="27"/>
  </w:num>
  <w:num w:numId="28" w16cid:durableId="260648926">
    <w:abstractNumId w:val="33"/>
  </w:num>
  <w:num w:numId="29" w16cid:durableId="82649411">
    <w:abstractNumId w:val="42"/>
  </w:num>
  <w:num w:numId="30" w16cid:durableId="1463377346">
    <w:abstractNumId w:val="13"/>
  </w:num>
  <w:num w:numId="31" w16cid:durableId="88083613">
    <w:abstractNumId w:val="55"/>
  </w:num>
  <w:num w:numId="32" w16cid:durableId="1482120182">
    <w:abstractNumId w:val="30"/>
  </w:num>
  <w:num w:numId="33" w16cid:durableId="1845198131">
    <w:abstractNumId w:val="11"/>
  </w:num>
  <w:num w:numId="34" w16cid:durableId="1739791526">
    <w:abstractNumId w:val="18"/>
  </w:num>
  <w:num w:numId="35" w16cid:durableId="2014918875">
    <w:abstractNumId w:val="51"/>
  </w:num>
  <w:num w:numId="36" w16cid:durableId="1877815013">
    <w:abstractNumId w:val="65"/>
  </w:num>
  <w:num w:numId="37" w16cid:durableId="338242537">
    <w:abstractNumId w:val="37"/>
  </w:num>
  <w:num w:numId="38" w16cid:durableId="848494900">
    <w:abstractNumId w:val="12"/>
  </w:num>
  <w:num w:numId="39" w16cid:durableId="546264390">
    <w:abstractNumId w:val="24"/>
  </w:num>
  <w:num w:numId="40" w16cid:durableId="2076540898">
    <w:abstractNumId w:val="0"/>
  </w:num>
  <w:num w:numId="41" w16cid:durableId="1757046187">
    <w:abstractNumId w:val="22"/>
  </w:num>
  <w:num w:numId="42" w16cid:durableId="1242830632">
    <w:abstractNumId w:val="4"/>
  </w:num>
  <w:num w:numId="43" w16cid:durableId="974411544">
    <w:abstractNumId w:val="19"/>
  </w:num>
  <w:num w:numId="44" w16cid:durableId="2037922519">
    <w:abstractNumId w:val="64"/>
  </w:num>
  <w:num w:numId="45" w16cid:durableId="1228876071">
    <w:abstractNumId w:val="58"/>
  </w:num>
  <w:num w:numId="46" w16cid:durableId="497161906">
    <w:abstractNumId w:val="49"/>
  </w:num>
  <w:num w:numId="47" w16cid:durableId="1309745791">
    <w:abstractNumId w:val="20"/>
  </w:num>
  <w:num w:numId="48" w16cid:durableId="1057751642">
    <w:abstractNumId w:val="53"/>
  </w:num>
  <w:num w:numId="49" w16cid:durableId="1132754018">
    <w:abstractNumId w:val="25"/>
  </w:num>
  <w:num w:numId="50" w16cid:durableId="1643802995">
    <w:abstractNumId w:val="7"/>
  </w:num>
  <w:num w:numId="51" w16cid:durableId="565839621">
    <w:abstractNumId w:val="56"/>
  </w:num>
  <w:num w:numId="52" w16cid:durableId="73095268">
    <w:abstractNumId w:val="43"/>
  </w:num>
  <w:num w:numId="53" w16cid:durableId="1895920499">
    <w:abstractNumId w:val="39"/>
  </w:num>
  <w:num w:numId="54" w16cid:durableId="1099060135">
    <w:abstractNumId w:val="66"/>
  </w:num>
  <w:num w:numId="55" w16cid:durableId="753744105">
    <w:abstractNumId w:val="8"/>
  </w:num>
  <w:num w:numId="56" w16cid:durableId="1190292576">
    <w:abstractNumId w:val="46"/>
  </w:num>
  <w:num w:numId="57" w16cid:durableId="1247425122">
    <w:abstractNumId w:val="32"/>
  </w:num>
  <w:num w:numId="58" w16cid:durableId="679741617">
    <w:abstractNumId w:val="9"/>
  </w:num>
  <w:num w:numId="59" w16cid:durableId="640383685">
    <w:abstractNumId w:val="5"/>
  </w:num>
  <w:num w:numId="60" w16cid:durableId="1856535260">
    <w:abstractNumId w:val="44"/>
  </w:num>
  <w:num w:numId="61" w16cid:durableId="67309311">
    <w:abstractNumId w:val="2"/>
  </w:num>
  <w:num w:numId="62" w16cid:durableId="879588643">
    <w:abstractNumId w:val="3"/>
  </w:num>
  <w:num w:numId="63" w16cid:durableId="1072046678">
    <w:abstractNumId w:val="57"/>
  </w:num>
  <w:num w:numId="64" w16cid:durableId="1475946100">
    <w:abstractNumId w:val="59"/>
  </w:num>
  <w:num w:numId="65" w16cid:durableId="1959942911">
    <w:abstractNumId w:val="36"/>
  </w:num>
  <w:num w:numId="66" w16cid:durableId="1381779946">
    <w:abstractNumId w:val="38"/>
  </w:num>
  <w:num w:numId="67" w16cid:durableId="1365401317">
    <w:abstractNumId w:val="31"/>
  </w:num>
  <w:num w:numId="68" w16cid:durableId="308049497">
    <w:abstractNumId w:val="67"/>
  </w:num>
  <w:num w:numId="69" w16cid:durableId="1472822542">
    <w:abstractNumId w:val="50"/>
  </w:num>
  <w:num w:numId="70" w16cid:durableId="1257516525">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B73F9"/>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082"/>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3FC9"/>
    <w:rsid w:val="001D4473"/>
    <w:rsid w:val="001D62CF"/>
    <w:rsid w:val="001E4C98"/>
    <w:rsid w:val="001E588D"/>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269ED"/>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0DC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267"/>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397"/>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36F6"/>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191E"/>
    <w:rsid w:val="00901FC4"/>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A6D80"/>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2B2"/>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1B49"/>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4860"/>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4A1F"/>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114D"/>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25D51"/>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B786F"/>
    <w:rsid w:val="00FC0232"/>
    <w:rsid w:val="00FC1855"/>
    <w:rsid w:val="00FC56BA"/>
    <w:rsid w:val="00FC6250"/>
    <w:rsid w:val="00FC720F"/>
    <w:rsid w:val="00FC748B"/>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nd/4.0/" TargetMode="Externa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comments" Target="comments.xml"/><Relationship Id="rId30" Type="http://schemas.microsoft.com/office/2018/08/relationships/commentsExtensible" Target="commentsExtensi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3.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4.xml><?xml version="1.0" encoding="utf-8"?>
<ds:datastoreItem xmlns:ds="http://schemas.openxmlformats.org/officeDocument/2006/customXml" ds:itemID="{B41683C5-22BD-4AB1-B6B0-A2457D2E3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6946</Words>
  <Characters>39594</Characters>
  <Application>Microsoft Office Word</Application>
  <DocSecurity>0</DocSecurity>
  <Lines>329</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14</cp:revision>
  <cp:lastPrinted>2024-10-03T17:17:00Z</cp:lastPrinted>
  <dcterms:created xsi:type="dcterms:W3CDTF">2024-11-27T08:24:00Z</dcterms:created>
  <dcterms:modified xsi:type="dcterms:W3CDTF">2024-12-10T08:11:00Z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