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2"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3" w:author="PH" w:date="2024-11-25T22:46:00Z" w16du:dateUtc="2024-11-25T21:46:00Z">
                                  <w:r w:rsidR="00DD588A" w:rsidDel="00224FBD">
                                    <w:rPr>
                                      <w:sz w:val="36"/>
                                      <w:szCs w:val="36"/>
                                    </w:rPr>
                                    <w:delText>11</w:delText>
                                  </w:r>
                                </w:del>
                                <w:ins w:id="4" w:author="PH" w:date="2024-12-10T09:10:00Z" w16du:dateUtc="2024-12-10T08:10:00Z">
                                  <w:r w:rsidR="0090191E">
                                    <w:rPr>
                                      <w:sz w:val="36"/>
                                      <w:szCs w:val="36"/>
                                    </w:rPr>
                                    <w:t>12-10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5" w:author="PH" w:date="2024-11-11T22:29:00Z" w16du:dateUtc="2024-11-11T21:29:00Z">
                            <w:r w:rsidR="00B13212" w:rsidDel="00631BA1">
                              <w:rPr>
                                <w:sz w:val="36"/>
                                <w:szCs w:val="36"/>
                              </w:rPr>
                              <w:delText>In use</w:delText>
                            </w:r>
                          </w:del>
                          <w:ins w:id="6"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7"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8" w:author="PH" w:date="2024-11-25T22:46:00Z" w16du:dateUtc="2024-11-25T21:46:00Z">
                            <w:r w:rsidR="00DD588A" w:rsidDel="00224FBD">
                              <w:rPr>
                                <w:sz w:val="36"/>
                                <w:szCs w:val="36"/>
                              </w:rPr>
                              <w:delText>11</w:delText>
                            </w:r>
                          </w:del>
                          <w:ins w:id="9" w:author="PH" w:date="2024-12-10T09:10:00Z" w16du:dateUtc="2024-12-10T08:10:00Z">
                            <w:r w:rsidR="0090191E">
                              <w:rPr>
                                <w:sz w:val="36"/>
                                <w:szCs w:val="36"/>
                              </w:rPr>
                              <w:t>12-10</w:t>
                            </w:r>
                          </w:ins>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7AD0A226" w14:textId="18B0FF3F" w:rsidR="00901FC4" w:rsidRDefault="009E4AD5">
          <w:pPr>
            <w:pStyle w:val="Verzeichnis1"/>
            <w:tabs>
              <w:tab w:val="right" w:leader="dot" w:pos="9010"/>
            </w:tabs>
            <w:rPr>
              <w:ins w:id="10" w:author="PH" w:date="2024-11-27T18:59:00Z" w16du:dateUtc="2024-11-27T17:59: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11" w:author="PH" w:date="2024-11-27T18:59:00Z" w16du:dateUtc="2024-11-27T17:59:00Z">
            <w:r w:rsidR="00901FC4" w:rsidRPr="00D44B2E">
              <w:rPr>
                <w:rStyle w:val="Hyperlink"/>
                <w:noProof/>
              </w:rPr>
              <w:fldChar w:fldCharType="begin"/>
            </w:r>
            <w:r w:rsidR="00901FC4" w:rsidRPr="00D44B2E">
              <w:rPr>
                <w:rStyle w:val="Hyperlink"/>
                <w:noProof/>
              </w:rPr>
              <w:instrText xml:space="preserve"> </w:instrText>
            </w:r>
            <w:r w:rsidR="00901FC4">
              <w:rPr>
                <w:noProof/>
              </w:rPr>
              <w:instrText>HYPERLINK \l "_Toc183626386"</w:instrText>
            </w:r>
            <w:r w:rsidR="00901FC4" w:rsidRPr="00D44B2E">
              <w:rPr>
                <w:rStyle w:val="Hyperlink"/>
                <w:noProof/>
              </w:rPr>
              <w:instrText xml:space="preserve"> </w:instrText>
            </w:r>
            <w:r w:rsidR="00901FC4" w:rsidRPr="00D44B2E">
              <w:rPr>
                <w:rStyle w:val="Hyperlink"/>
                <w:noProof/>
              </w:rPr>
            </w:r>
            <w:r w:rsidR="00901FC4" w:rsidRPr="00D44B2E">
              <w:rPr>
                <w:rStyle w:val="Hyperlink"/>
                <w:noProof/>
              </w:rPr>
              <w:fldChar w:fldCharType="separate"/>
            </w:r>
            <w:r w:rsidR="00901FC4" w:rsidRPr="00D44B2E">
              <w:rPr>
                <w:rStyle w:val="Hyperlink"/>
                <w:noProof/>
              </w:rPr>
              <w:t>Revision History</w:t>
            </w:r>
            <w:r w:rsidR="00901FC4">
              <w:rPr>
                <w:noProof/>
                <w:webHidden/>
              </w:rPr>
              <w:tab/>
            </w:r>
            <w:r w:rsidR="00901FC4">
              <w:rPr>
                <w:noProof/>
                <w:webHidden/>
              </w:rPr>
              <w:fldChar w:fldCharType="begin"/>
            </w:r>
            <w:r w:rsidR="00901FC4">
              <w:rPr>
                <w:noProof/>
                <w:webHidden/>
              </w:rPr>
              <w:instrText xml:space="preserve"> PAGEREF _Toc183626386 \h </w:instrText>
            </w:r>
          </w:ins>
          <w:r w:rsidR="00901FC4">
            <w:rPr>
              <w:noProof/>
              <w:webHidden/>
            </w:rPr>
          </w:r>
          <w:r w:rsidR="00901FC4">
            <w:rPr>
              <w:noProof/>
              <w:webHidden/>
            </w:rPr>
            <w:fldChar w:fldCharType="separate"/>
          </w:r>
          <w:ins w:id="12" w:author="PH" w:date="2024-11-27T18:59:00Z" w16du:dateUtc="2024-11-27T17:59:00Z">
            <w:r w:rsidR="00901FC4">
              <w:rPr>
                <w:noProof/>
                <w:webHidden/>
              </w:rPr>
              <w:t>5</w:t>
            </w:r>
            <w:r w:rsidR="00901FC4">
              <w:rPr>
                <w:noProof/>
                <w:webHidden/>
              </w:rPr>
              <w:fldChar w:fldCharType="end"/>
            </w:r>
            <w:r w:rsidR="00901FC4" w:rsidRPr="00D44B2E">
              <w:rPr>
                <w:rStyle w:val="Hyperlink"/>
                <w:noProof/>
              </w:rPr>
              <w:fldChar w:fldCharType="end"/>
            </w:r>
          </w:ins>
        </w:p>
        <w:p w14:paraId="30E98C9C" w14:textId="23DFE0CD" w:rsidR="00901FC4" w:rsidRDefault="00901FC4">
          <w:pPr>
            <w:pStyle w:val="Verzeichnis1"/>
            <w:tabs>
              <w:tab w:val="right" w:leader="dot" w:pos="9010"/>
            </w:tabs>
            <w:rPr>
              <w:ins w:id="13" w:author="PH" w:date="2024-11-27T18:59:00Z" w16du:dateUtc="2024-11-27T17:59:00Z"/>
              <w:rFonts w:asciiTheme="minorHAnsi" w:eastAsiaTheme="minorEastAsia" w:hAnsiTheme="minorHAnsi"/>
              <w:b w:val="0"/>
              <w:noProof/>
              <w:color w:val="auto"/>
              <w:kern w:val="2"/>
              <w:lang w:eastAsia="en-GB"/>
              <w14:ligatures w14:val="standardContextual"/>
            </w:rPr>
          </w:pPr>
          <w:ins w:id="1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Contributors</w:t>
            </w:r>
            <w:r>
              <w:rPr>
                <w:noProof/>
                <w:webHidden/>
              </w:rPr>
              <w:tab/>
            </w:r>
            <w:r>
              <w:rPr>
                <w:noProof/>
                <w:webHidden/>
              </w:rPr>
              <w:fldChar w:fldCharType="begin"/>
            </w:r>
            <w:r>
              <w:rPr>
                <w:noProof/>
                <w:webHidden/>
              </w:rPr>
              <w:instrText xml:space="preserve"> PAGEREF _Toc183626387 \h </w:instrText>
            </w:r>
          </w:ins>
          <w:r>
            <w:rPr>
              <w:noProof/>
              <w:webHidden/>
            </w:rPr>
          </w:r>
          <w:r>
            <w:rPr>
              <w:noProof/>
              <w:webHidden/>
            </w:rPr>
            <w:fldChar w:fldCharType="separate"/>
          </w:r>
          <w:ins w:id="15" w:author="PH" w:date="2024-11-27T18:59:00Z" w16du:dateUtc="2024-11-27T17:59:00Z">
            <w:r>
              <w:rPr>
                <w:noProof/>
                <w:webHidden/>
              </w:rPr>
              <w:t>5</w:t>
            </w:r>
            <w:r>
              <w:rPr>
                <w:noProof/>
                <w:webHidden/>
              </w:rPr>
              <w:fldChar w:fldCharType="end"/>
            </w:r>
            <w:r w:rsidRPr="00D44B2E">
              <w:rPr>
                <w:rStyle w:val="Hyperlink"/>
                <w:noProof/>
              </w:rPr>
              <w:fldChar w:fldCharType="end"/>
            </w:r>
          </w:ins>
        </w:p>
        <w:p w14:paraId="0AC3F971" w14:textId="0F3D6F2C" w:rsidR="00901FC4" w:rsidRDefault="00901FC4">
          <w:pPr>
            <w:pStyle w:val="Verzeichnis2"/>
            <w:tabs>
              <w:tab w:val="right" w:leader="dot" w:pos="9010"/>
            </w:tabs>
            <w:rPr>
              <w:ins w:id="16" w:author="PH" w:date="2024-11-27T18:59:00Z" w16du:dateUtc="2024-11-27T17:59:00Z"/>
              <w:rFonts w:asciiTheme="minorHAnsi" w:eastAsiaTheme="minorEastAsia" w:hAnsiTheme="minorHAnsi"/>
              <w:noProof/>
              <w:color w:val="auto"/>
              <w:kern w:val="2"/>
              <w:lang w:eastAsia="en-GB"/>
              <w14:ligatures w14:val="standardContextual"/>
            </w:rPr>
          </w:pPr>
          <w:ins w:id="1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Organisations</w:t>
            </w:r>
            <w:r>
              <w:rPr>
                <w:noProof/>
                <w:webHidden/>
              </w:rPr>
              <w:tab/>
            </w:r>
            <w:r>
              <w:rPr>
                <w:noProof/>
                <w:webHidden/>
              </w:rPr>
              <w:fldChar w:fldCharType="begin"/>
            </w:r>
            <w:r>
              <w:rPr>
                <w:noProof/>
                <w:webHidden/>
              </w:rPr>
              <w:instrText xml:space="preserve"> PAGEREF _Toc183626388 \h </w:instrText>
            </w:r>
          </w:ins>
          <w:r>
            <w:rPr>
              <w:noProof/>
              <w:webHidden/>
            </w:rPr>
          </w:r>
          <w:r>
            <w:rPr>
              <w:noProof/>
              <w:webHidden/>
            </w:rPr>
            <w:fldChar w:fldCharType="separate"/>
          </w:r>
          <w:ins w:id="18" w:author="PH" w:date="2024-11-27T18:59:00Z" w16du:dateUtc="2024-11-27T17:59:00Z">
            <w:r>
              <w:rPr>
                <w:noProof/>
                <w:webHidden/>
              </w:rPr>
              <w:t>5</w:t>
            </w:r>
            <w:r>
              <w:rPr>
                <w:noProof/>
                <w:webHidden/>
              </w:rPr>
              <w:fldChar w:fldCharType="end"/>
            </w:r>
            <w:r w:rsidRPr="00D44B2E">
              <w:rPr>
                <w:rStyle w:val="Hyperlink"/>
                <w:noProof/>
              </w:rPr>
              <w:fldChar w:fldCharType="end"/>
            </w:r>
          </w:ins>
        </w:p>
        <w:p w14:paraId="1B452371" w14:textId="5B7097E4" w:rsidR="00901FC4" w:rsidRDefault="00901FC4">
          <w:pPr>
            <w:pStyle w:val="Verzeichnis2"/>
            <w:tabs>
              <w:tab w:val="right" w:leader="dot" w:pos="9010"/>
            </w:tabs>
            <w:rPr>
              <w:ins w:id="19" w:author="PH" w:date="2024-11-27T18:59:00Z" w16du:dateUtc="2024-11-27T17:59:00Z"/>
              <w:rFonts w:asciiTheme="minorHAnsi" w:eastAsiaTheme="minorEastAsia" w:hAnsiTheme="minorHAnsi"/>
              <w:noProof/>
              <w:color w:val="auto"/>
              <w:kern w:val="2"/>
              <w:lang w:eastAsia="en-GB"/>
              <w14:ligatures w14:val="standardContextual"/>
            </w:rPr>
          </w:pPr>
          <w:ins w:id="2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Persons</w:t>
            </w:r>
            <w:r>
              <w:rPr>
                <w:noProof/>
                <w:webHidden/>
              </w:rPr>
              <w:tab/>
            </w:r>
            <w:r>
              <w:rPr>
                <w:noProof/>
                <w:webHidden/>
              </w:rPr>
              <w:fldChar w:fldCharType="begin"/>
            </w:r>
            <w:r>
              <w:rPr>
                <w:noProof/>
                <w:webHidden/>
              </w:rPr>
              <w:instrText xml:space="preserve"> PAGEREF _Toc183626389 \h </w:instrText>
            </w:r>
          </w:ins>
          <w:r>
            <w:rPr>
              <w:noProof/>
              <w:webHidden/>
            </w:rPr>
          </w:r>
          <w:r>
            <w:rPr>
              <w:noProof/>
              <w:webHidden/>
            </w:rPr>
            <w:fldChar w:fldCharType="separate"/>
          </w:r>
          <w:ins w:id="21" w:author="PH" w:date="2024-11-27T18:59:00Z" w16du:dateUtc="2024-11-27T17:59:00Z">
            <w:r>
              <w:rPr>
                <w:noProof/>
                <w:webHidden/>
              </w:rPr>
              <w:t>6</w:t>
            </w:r>
            <w:r>
              <w:rPr>
                <w:noProof/>
                <w:webHidden/>
              </w:rPr>
              <w:fldChar w:fldCharType="end"/>
            </w:r>
            <w:r w:rsidRPr="00D44B2E">
              <w:rPr>
                <w:rStyle w:val="Hyperlink"/>
                <w:noProof/>
              </w:rPr>
              <w:fldChar w:fldCharType="end"/>
            </w:r>
          </w:ins>
        </w:p>
        <w:p w14:paraId="466D7327" w14:textId="5731D1DB" w:rsidR="00901FC4" w:rsidRDefault="00901FC4">
          <w:pPr>
            <w:pStyle w:val="Verzeichnis1"/>
            <w:tabs>
              <w:tab w:val="left" w:pos="482"/>
              <w:tab w:val="right" w:leader="dot" w:pos="9010"/>
            </w:tabs>
            <w:rPr>
              <w:ins w:id="22" w:author="PH" w:date="2024-11-27T18:59:00Z" w16du:dateUtc="2024-11-27T17:59:00Z"/>
              <w:rFonts w:asciiTheme="minorHAnsi" w:eastAsiaTheme="minorEastAsia" w:hAnsiTheme="minorHAnsi"/>
              <w:b w:val="0"/>
              <w:noProof/>
              <w:color w:val="auto"/>
              <w:kern w:val="2"/>
              <w:lang w:eastAsia="en-GB"/>
              <w14:ligatures w14:val="standardContextual"/>
            </w:rPr>
          </w:pPr>
          <w:ins w:id="2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w:t>
            </w:r>
            <w:r>
              <w:rPr>
                <w:rFonts w:asciiTheme="minorHAnsi" w:eastAsiaTheme="minorEastAsia" w:hAnsiTheme="minorHAnsi"/>
                <w:b w:val="0"/>
                <w:noProof/>
                <w:color w:val="auto"/>
                <w:kern w:val="2"/>
                <w:lang w:eastAsia="en-GB"/>
                <w14:ligatures w14:val="standardContextual"/>
              </w:rPr>
              <w:tab/>
            </w:r>
            <w:r w:rsidRPr="00D44B2E">
              <w:rPr>
                <w:rStyle w:val="Hyperlink"/>
                <w:noProof/>
              </w:rPr>
              <w:t>Introduction</w:t>
            </w:r>
            <w:r>
              <w:rPr>
                <w:noProof/>
                <w:webHidden/>
              </w:rPr>
              <w:tab/>
            </w:r>
            <w:r>
              <w:rPr>
                <w:noProof/>
                <w:webHidden/>
              </w:rPr>
              <w:fldChar w:fldCharType="begin"/>
            </w:r>
            <w:r>
              <w:rPr>
                <w:noProof/>
                <w:webHidden/>
              </w:rPr>
              <w:instrText xml:space="preserve"> PAGEREF _Toc183626390 \h </w:instrText>
            </w:r>
          </w:ins>
          <w:r>
            <w:rPr>
              <w:noProof/>
              <w:webHidden/>
            </w:rPr>
          </w:r>
          <w:r>
            <w:rPr>
              <w:noProof/>
              <w:webHidden/>
            </w:rPr>
            <w:fldChar w:fldCharType="separate"/>
          </w:r>
          <w:ins w:id="24" w:author="PH" w:date="2024-11-27T18:59:00Z" w16du:dateUtc="2024-11-27T17:59:00Z">
            <w:r>
              <w:rPr>
                <w:noProof/>
                <w:webHidden/>
              </w:rPr>
              <w:t>7</w:t>
            </w:r>
            <w:r>
              <w:rPr>
                <w:noProof/>
                <w:webHidden/>
              </w:rPr>
              <w:fldChar w:fldCharType="end"/>
            </w:r>
            <w:r w:rsidRPr="00D44B2E">
              <w:rPr>
                <w:rStyle w:val="Hyperlink"/>
                <w:noProof/>
              </w:rPr>
              <w:fldChar w:fldCharType="end"/>
            </w:r>
          </w:ins>
        </w:p>
        <w:p w14:paraId="6FE7757C" w14:textId="7E357181" w:rsidR="00901FC4" w:rsidRDefault="00901FC4">
          <w:pPr>
            <w:pStyle w:val="Verzeichnis2"/>
            <w:tabs>
              <w:tab w:val="left" w:pos="960"/>
              <w:tab w:val="right" w:leader="dot" w:pos="9010"/>
            </w:tabs>
            <w:rPr>
              <w:ins w:id="25" w:author="PH" w:date="2024-11-27T18:59:00Z" w16du:dateUtc="2024-11-27T17:59:00Z"/>
              <w:rFonts w:asciiTheme="minorHAnsi" w:eastAsiaTheme="minorEastAsia" w:hAnsiTheme="minorHAnsi"/>
              <w:noProof/>
              <w:color w:val="auto"/>
              <w:kern w:val="2"/>
              <w:lang w:eastAsia="en-GB"/>
              <w14:ligatures w14:val="standardContextual"/>
            </w:rPr>
          </w:pPr>
          <w:ins w:id="2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1.1</w:t>
            </w:r>
            <w:r>
              <w:rPr>
                <w:rFonts w:asciiTheme="minorHAnsi" w:eastAsiaTheme="minorEastAsia" w:hAnsiTheme="minorHAnsi"/>
                <w:noProof/>
                <w:color w:val="auto"/>
                <w:kern w:val="2"/>
                <w:lang w:eastAsia="en-GB"/>
                <w14:ligatures w14:val="standardContextual"/>
              </w:rPr>
              <w:tab/>
            </w:r>
            <w:r w:rsidRPr="00D44B2E">
              <w:rPr>
                <w:rStyle w:val="Hyperlink"/>
                <w:noProof/>
              </w:rPr>
              <w:t>Objective</w:t>
            </w:r>
            <w:r>
              <w:rPr>
                <w:noProof/>
                <w:webHidden/>
              </w:rPr>
              <w:tab/>
            </w:r>
            <w:r>
              <w:rPr>
                <w:noProof/>
                <w:webHidden/>
              </w:rPr>
              <w:fldChar w:fldCharType="begin"/>
            </w:r>
            <w:r>
              <w:rPr>
                <w:noProof/>
                <w:webHidden/>
              </w:rPr>
              <w:instrText xml:space="preserve"> PAGEREF _Toc183626391 \h </w:instrText>
            </w:r>
          </w:ins>
          <w:r>
            <w:rPr>
              <w:noProof/>
              <w:webHidden/>
            </w:rPr>
          </w:r>
          <w:r>
            <w:rPr>
              <w:noProof/>
              <w:webHidden/>
            </w:rPr>
            <w:fldChar w:fldCharType="separate"/>
          </w:r>
          <w:ins w:id="27" w:author="PH" w:date="2024-11-27T18:59:00Z" w16du:dateUtc="2024-11-27T17:59:00Z">
            <w:r>
              <w:rPr>
                <w:noProof/>
                <w:webHidden/>
              </w:rPr>
              <w:t>7</w:t>
            </w:r>
            <w:r>
              <w:rPr>
                <w:noProof/>
                <w:webHidden/>
              </w:rPr>
              <w:fldChar w:fldCharType="end"/>
            </w:r>
            <w:r w:rsidRPr="00D44B2E">
              <w:rPr>
                <w:rStyle w:val="Hyperlink"/>
                <w:noProof/>
              </w:rPr>
              <w:fldChar w:fldCharType="end"/>
            </w:r>
          </w:ins>
        </w:p>
        <w:p w14:paraId="1D92F97B" w14:textId="1E8784C6" w:rsidR="00901FC4" w:rsidRDefault="00901FC4">
          <w:pPr>
            <w:pStyle w:val="Verzeichnis2"/>
            <w:tabs>
              <w:tab w:val="left" w:pos="960"/>
              <w:tab w:val="right" w:leader="dot" w:pos="9010"/>
            </w:tabs>
            <w:rPr>
              <w:ins w:id="28" w:author="PH" w:date="2024-11-27T18:59:00Z" w16du:dateUtc="2024-11-27T17:59:00Z"/>
              <w:rFonts w:asciiTheme="minorHAnsi" w:eastAsiaTheme="minorEastAsia" w:hAnsiTheme="minorHAnsi"/>
              <w:noProof/>
              <w:color w:val="auto"/>
              <w:kern w:val="2"/>
              <w:lang w:eastAsia="en-GB"/>
              <w14:ligatures w14:val="standardContextual"/>
            </w:rPr>
          </w:pPr>
          <w:ins w:id="2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1.2</w:t>
            </w:r>
            <w:r>
              <w:rPr>
                <w:rFonts w:asciiTheme="minorHAnsi" w:eastAsiaTheme="minorEastAsia" w:hAnsiTheme="minorHAnsi"/>
                <w:noProof/>
                <w:color w:val="auto"/>
                <w:kern w:val="2"/>
                <w:lang w:eastAsia="en-GB"/>
                <w14:ligatures w14:val="standardContextual"/>
              </w:rPr>
              <w:tab/>
            </w:r>
            <w:r w:rsidRPr="00D44B2E">
              <w:rPr>
                <w:rStyle w:val="Hyperlink"/>
                <w:noProof/>
              </w:rPr>
              <w:t>Scope</w:t>
            </w:r>
            <w:r>
              <w:rPr>
                <w:noProof/>
                <w:webHidden/>
              </w:rPr>
              <w:tab/>
            </w:r>
            <w:r>
              <w:rPr>
                <w:noProof/>
                <w:webHidden/>
              </w:rPr>
              <w:fldChar w:fldCharType="begin"/>
            </w:r>
            <w:r>
              <w:rPr>
                <w:noProof/>
                <w:webHidden/>
              </w:rPr>
              <w:instrText xml:space="preserve"> PAGEREF _Toc183626392 \h </w:instrText>
            </w:r>
          </w:ins>
          <w:r>
            <w:rPr>
              <w:noProof/>
              <w:webHidden/>
            </w:rPr>
          </w:r>
          <w:r>
            <w:rPr>
              <w:noProof/>
              <w:webHidden/>
            </w:rPr>
            <w:fldChar w:fldCharType="separate"/>
          </w:r>
          <w:ins w:id="30" w:author="PH" w:date="2024-11-27T18:59:00Z" w16du:dateUtc="2024-11-27T17:59:00Z">
            <w:r>
              <w:rPr>
                <w:noProof/>
                <w:webHidden/>
              </w:rPr>
              <w:t>7</w:t>
            </w:r>
            <w:r>
              <w:rPr>
                <w:noProof/>
                <w:webHidden/>
              </w:rPr>
              <w:fldChar w:fldCharType="end"/>
            </w:r>
            <w:r w:rsidRPr="00D44B2E">
              <w:rPr>
                <w:rStyle w:val="Hyperlink"/>
                <w:noProof/>
              </w:rPr>
              <w:fldChar w:fldCharType="end"/>
            </w:r>
          </w:ins>
        </w:p>
        <w:p w14:paraId="2A7998A9" w14:textId="6E1306F3" w:rsidR="00901FC4" w:rsidRDefault="00901FC4">
          <w:pPr>
            <w:pStyle w:val="Verzeichnis2"/>
            <w:tabs>
              <w:tab w:val="left" w:pos="960"/>
              <w:tab w:val="right" w:leader="dot" w:pos="9010"/>
            </w:tabs>
            <w:rPr>
              <w:ins w:id="31" w:author="PH" w:date="2024-11-27T18:59:00Z" w16du:dateUtc="2024-11-27T17:59:00Z"/>
              <w:rFonts w:asciiTheme="minorHAnsi" w:eastAsiaTheme="minorEastAsia" w:hAnsiTheme="minorHAnsi"/>
              <w:noProof/>
              <w:color w:val="auto"/>
              <w:kern w:val="2"/>
              <w:lang w:eastAsia="en-GB"/>
              <w14:ligatures w14:val="standardContextual"/>
            </w:rPr>
          </w:pPr>
          <w:ins w:id="3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Goals and non-goals</w:t>
            </w:r>
            <w:r>
              <w:rPr>
                <w:noProof/>
                <w:webHidden/>
              </w:rPr>
              <w:tab/>
            </w:r>
            <w:r>
              <w:rPr>
                <w:noProof/>
                <w:webHidden/>
              </w:rPr>
              <w:fldChar w:fldCharType="begin"/>
            </w:r>
            <w:r>
              <w:rPr>
                <w:noProof/>
                <w:webHidden/>
              </w:rPr>
              <w:instrText xml:space="preserve"> PAGEREF _Toc183626393 \h </w:instrText>
            </w:r>
          </w:ins>
          <w:r>
            <w:rPr>
              <w:noProof/>
              <w:webHidden/>
            </w:rPr>
          </w:r>
          <w:r>
            <w:rPr>
              <w:noProof/>
              <w:webHidden/>
            </w:rPr>
            <w:fldChar w:fldCharType="separate"/>
          </w:r>
          <w:ins w:id="33" w:author="PH" w:date="2024-11-27T18:59:00Z" w16du:dateUtc="2024-11-27T17:59:00Z">
            <w:r>
              <w:rPr>
                <w:noProof/>
                <w:webHidden/>
              </w:rPr>
              <w:t>8</w:t>
            </w:r>
            <w:r>
              <w:rPr>
                <w:noProof/>
                <w:webHidden/>
              </w:rPr>
              <w:fldChar w:fldCharType="end"/>
            </w:r>
            <w:r w:rsidRPr="00D44B2E">
              <w:rPr>
                <w:rStyle w:val="Hyperlink"/>
                <w:noProof/>
              </w:rPr>
              <w:fldChar w:fldCharType="end"/>
            </w:r>
          </w:ins>
        </w:p>
        <w:p w14:paraId="15E24EFC" w14:textId="0703A240" w:rsidR="00901FC4" w:rsidRDefault="00901FC4">
          <w:pPr>
            <w:pStyle w:val="Verzeichnis2"/>
            <w:tabs>
              <w:tab w:val="left" w:pos="960"/>
              <w:tab w:val="right" w:leader="dot" w:pos="9010"/>
            </w:tabs>
            <w:rPr>
              <w:ins w:id="34" w:author="PH" w:date="2024-11-27T18:59:00Z" w16du:dateUtc="2024-11-27T17:59:00Z"/>
              <w:rFonts w:asciiTheme="minorHAnsi" w:eastAsiaTheme="minorEastAsia" w:hAnsiTheme="minorHAnsi"/>
              <w:noProof/>
              <w:color w:val="auto"/>
              <w:kern w:val="2"/>
              <w:lang w:eastAsia="en-GB"/>
              <w14:ligatures w14:val="standardContextual"/>
            </w:rPr>
          </w:pPr>
          <w:ins w:id="3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Terminology</w:t>
            </w:r>
            <w:r>
              <w:rPr>
                <w:noProof/>
                <w:webHidden/>
              </w:rPr>
              <w:tab/>
            </w:r>
            <w:r>
              <w:rPr>
                <w:noProof/>
                <w:webHidden/>
              </w:rPr>
              <w:fldChar w:fldCharType="begin"/>
            </w:r>
            <w:r>
              <w:rPr>
                <w:noProof/>
                <w:webHidden/>
              </w:rPr>
              <w:instrText xml:space="preserve"> PAGEREF _Toc183626394 \h </w:instrText>
            </w:r>
          </w:ins>
          <w:r>
            <w:rPr>
              <w:noProof/>
              <w:webHidden/>
            </w:rPr>
          </w:r>
          <w:r>
            <w:rPr>
              <w:noProof/>
              <w:webHidden/>
            </w:rPr>
            <w:fldChar w:fldCharType="separate"/>
          </w:r>
          <w:ins w:id="36" w:author="PH" w:date="2024-11-27T18:59:00Z" w16du:dateUtc="2024-11-27T17:59:00Z">
            <w:r>
              <w:rPr>
                <w:noProof/>
                <w:webHidden/>
              </w:rPr>
              <w:t>8</w:t>
            </w:r>
            <w:r>
              <w:rPr>
                <w:noProof/>
                <w:webHidden/>
              </w:rPr>
              <w:fldChar w:fldCharType="end"/>
            </w:r>
            <w:r w:rsidRPr="00D44B2E">
              <w:rPr>
                <w:rStyle w:val="Hyperlink"/>
                <w:noProof/>
              </w:rPr>
              <w:fldChar w:fldCharType="end"/>
            </w:r>
          </w:ins>
        </w:p>
        <w:p w14:paraId="25FCC6E1" w14:textId="2D085DA6" w:rsidR="00901FC4" w:rsidRDefault="00901FC4">
          <w:pPr>
            <w:pStyle w:val="Verzeichnis3"/>
            <w:tabs>
              <w:tab w:val="left" w:pos="1440"/>
              <w:tab w:val="right" w:leader="dot" w:pos="9010"/>
            </w:tabs>
            <w:rPr>
              <w:ins w:id="37" w:author="PH" w:date="2024-11-27T18:59:00Z" w16du:dateUtc="2024-11-27T17:59:00Z"/>
              <w:rFonts w:asciiTheme="minorHAnsi" w:eastAsiaTheme="minorEastAsia" w:hAnsiTheme="minorHAnsi"/>
              <w:noProof/>
              <w:color w:val="auto"/>
              <w:kern w:val="2"/>
              <w:lang w:eastAsia="en-GB"/>
              <w14:ligatures w14:val="standardContextual"/>
            </w:rPr>
          </w:pPr>
          <w:ins w:id="3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1.4.1</w:t>
            </w:r>
            <w:r>
              <w:rPr>
                <w:rFonts w:asciiTheme="minorHAnsi" w:eastAsiaTheme="minorEastAsia" w:hAnsiTheme="minorHAnsi"/>
                <w:noProof/>
                <w:color w:val="auto"/>
                <w:kern w:val="2"/>
                <w:lang w:eastAsia="en-GB"/>
                <w14:ligatures w14:val="standardContextual"/>
              </w:rPr>
              <w:tab/>
            </w:r>
            <w:r w:rsidRPr="00D44B2E">
              <w:rPr>
                <w:rStyle w:val="Hyperlink"/>
                <w:noProof/>
              </w:rPr>
              <w:t>Notational conventions</w:t>
            </w:r>
            <w:r>
              <w:rPr>
                <w:noProof/>
                <w:webHidden/>
              </w:rPr>
              <w:tab/>
            </w:r>
            <w:r>
              <w:rPr>
                <w:noProof/>
                <w:webHidden/>
              </w:rPr>
              <w:fldChar w:fldCharType="begin"/>
            </w:r>
            <w:r>
              <w:rPr>
                <w:noProof/>
                <w:webHidden/>
              </w:rPr>
              <w:instrText xml:space="preserve"> PAGEREF _Toc183626395 \h </w:instrText>
            </w:r>
          </w:ins>
          <w:r>
            <w:rPr>
              <w:noProof/>
              <w:webHidden/>
            </w:rPr>
          </w:r>
          <w:r>
            <w:rPr>
              <w:noProof/>
              <w:webHidden/>
            </w:rPr>
            <w:fldChar w:fldCharType="separate"/>
          </w:r>
          <w:ins w:id="39" w:author="PH" w:date="2024-11-27T18:59:00Z" w16du:dateUtc="2024-11-27T17:59:00Z">
            <w:r>
              <w:rPr>
                <w:noProof/>
                <w:webHidden/>
              </w:rPr>
              <w:t>8</w:t>
            </w:r>
            <w:r>
              <w:rPr>
                <w:noProof/>
                <w:webHidden/>
              </w:rPr>
              <w:fldChar w:fldCharType="end"/>
            </w:r>
            <w:r w:rsidRPr="00D44B2E">
              <w:rPr>
                <w:rStyle w:val="Hyperlink"/>
                <w:noProof/>
              </w:rPr>
              <w:fldChar w:fldCharType="end"/>
            </w:r>
          </w:ins>
        </w:p>
        <w:p w14:paraId="6D667B74" w14:textId="0F4A048B" w:rsidR="00901FC4" w:rsidRDefault="00901FC4">
          <w:pPr>
            <w:pStyle w:val="Verzeichnis3"/>
            <w:tabs>
              <w:tab w:val="left" w:pos="1440"/>
              <w:tab w:val="right" w:leader="dot" w:pos="9010"/>
            </w:tabs>
            <w:rPr>
              <w:ins w:id="40" w:author="PH" w:date="2024-11-27T18:59:00Z" w16du:dateUtc="2024-11-27T17:59:00Z"/>
              <w:rFonts w:asciiTheme="minorHAnsi" w:eastAsiaTheme="minorEastAsia" w:hAnsiTheme="minorHAnsi"/>
              <w:noProof/>
              <w:color w:val="auto"/>
              <w:kern w:val="2"/>
              <w:lang w:eastAsia="en-GB"/>
              <w14:ligatures w14:val="standardContextual"/>
            </w:rPr>
          </w:pPr>
          <w:ins w:id="4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1.4.2</w:t>
            </w:r>
            <w:r>
              <w:rPr>
                <w:rFonts w:asciiTheme="minorHAnsi" w:eastAsiaTheme="minorEastAsia" w:hAnsiTheme="minorHAnsi"/>
                <w:noProof/>
                <w:color w:val="auto"/>
                <w:kern w:val="2"/>
                <w:lang w:eastAsia="en-GB"/>
                <w14:ligatures w14:val="standardContextual"/>
              </w:rPr>
              <w:tab/>
            </w:r>
            <w:r w:rsidRPr="00D44B2E">
              <w:rPr>
                <w:rStyle w:val="Hyperlink"/>
                <w:noProof/>
              </w:rPr>
              <w:t>Normative references</w:t>
            </w:r>
            <w:r>
              <w:rPr>
                <w:noProof/>
                <w:webHidden/>
              </w:rPr>
              <w:tab/>
            </w:r>
            <w:r>
              <w:rPr>
                <w:noProof/>
                <w:webHidden/>
              </w:rPr>
              <w:fldChar w:fldCharType="begin"/>
            </w:r>
            <w:r>
              <w:rPr>
                <w:noProof/>
                <w:webHidden/>
              </w:rPr>
              <w:instrText xml:space="preserve"> PAGEREF _Toc183626396 \h </w:instrText>
            </w:r>
          </w:ins>
          <w:r>
            <w:rPr>
              <w:noProof/>
              <w:webHidden/>
            </w:rPr>
          </w:r>
          <w:r>
            <w:rPr>
              <w:noProof/>
              <w:webHidden/>
            </w:rPr>
            <w:fldChar w:fldCharType="separate"/>
          </w:r>
          <w:ins w:id="42" w:author="PH" w:date="2024-11-27T18:59:00Z" w16du:dateUtc="2024-11-27T17:59:00Z">
            <w:r>
              <w:rPr>
                <w:noProof/>
                <w:webHidden/>
              </w:rPr>
              <w:t>8</w:t>
            </w:r>
            <w:r>
              <w:rPr>
                <w:noProof/>
                <w:webHidden/>
              </w:rPr>
              <w:fldChar w:fldCharType="end"/>
            </w:r>
            <w:r w:rsidRPr="00D44B2E">
              <w:rPr>
                <w:rStyle w:val="Hyperlink"/>
                <w:noProof/>
              </w:rPr>
              <w:fldChar w:fldCharType="end"/>
            </w:r>
          </w:ins>
        </w:p>
        <w:p w14:paraId="0F9B098E" w14:textId="5EF0C658" w:rsidR="00901FC4" w:rsidRDefault="00901FC4">
          <w:pPr>
            <w:pStyle w:val="Verzeichnis3"/>
            <w:tabs>
              <w:tab w:val="left" w:pos="1440"/>
              <w:tab w:val="right" w:leader="dot" w:pos="9010"/>
            </w:tabs>
            <w:rPr>
              <w:ins w:id="43" w:author="PH" w:date="2024-11-27T18:59:00Z" w16du:dateUtc="2024-11-27T17:59:00Z"/>
              <w:rFonts w:asciiTheme="minorHAnsi" w:eastAsiaTheme="minorEastAsia" w:hAnsiTheme="minorHAnsi"/>
              <w:noProof/>
              <w:color w:val="auto"/>
              <w:kern w:val="2"/>
              <w:lang w:eastAsia="en-GB"/>
              <w14:ligatures w14:val="standardContextual"/>
            </w:rPr>
          </w:pPr>
          <w:ins w:id="4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1.4.3</w:t>
            </w:r>
            <w:r>
              <w:rPr>
                <w:rFonts w:asciiTheme="minorHAnsi" w:eastAsiaTheme="minorEastAsia" w:hAnsiTheme="minorHAnsi"/>
                <w:noProof/>
                <w:color w:val="auto"/>
                <w:kern w:val="2"/>
                <w:lang w:eastAsia="en-GB"/>
                <w14:ligatures w14:val="standardContextual"/>
              </w:rPr>
              <w:tab/>
            </w:r>
            <w:r w:rsidRPr="00D44B2E">
              <w:rPr>
                <w:rStyle w:val="Hyperlink"/>
                <w:noProof/>
              </w:rPr>
              <w:t>Non-normative references</w:t>
            </w:r>
            <w:r>
              <w:rPr>
                <w:noProof/>
                <w:webHidden/>
              </w:rPr>
              <w:tab/>
            </w:r>
            <w:r>
              <w:rPr>
                <w:noProof/>
                <w:webHidden/>
              </w:rPr>
              <w:fldChar w:fldCharType="begin"/>
            </w:r>
            <w:r>
              <w:rPr>
                <w:noProof/>
                <w:webHidden/>
              </w:rPr>
              <w:instrText xml:space="preserve"> PAGEREF _Toc183626397 \h </w:instrText>
            </w:r>
          </w:ins>
          <w:r>
            <w:rPr>
              <w:noProof/>
              <w:webHidden/>
            </w:rPr>
          </w:r>
          <w:r>
            <w:rPr>
              <w:noProof/>
              <w:webHidden/>
            </w:rPr>
            <w:fldChar w:fldCharType="separate"/>
          </w:r>
          <w:ins w:id="45" w:author="PH" w:date="2024-11-27T18:59:00Z" w16du:dateUtc="2024-11-27T17:59:00Z">
            <w:r>
              <w:rPr>
                <w:noProof/>
                <w:webHidden/>
              </w:rPr>
              <w:t>9</w:t>
            </w:r>
            <w:r>
              <w:rPr>
                <w:noProof/>
                <w:webHidden/>
              </w:rPr>
              <w:fldChar w:fldCharType="end"/>
            </w:r>
            <w:r w:rsidRPr="00D44B2E">
              <w:rPr>
                <w:rStyle w:val="Hyperlink"/>
                <w:noProof/>
              </w:rPr>
              <w:fldChar w:fldCharType="end"/>
            </w:r>
          </w:ins>
        </w:p>
        <w:p w14:paraId="49CA3C2A" w14:textId="5DC96235" w:rsidR="00901FC4" w:rsidRDefault="00901FC4">
          <w:pPr>
            <w:pStyle w:val="Verzeichnis2"/>
            <w:tabs>
              <w:tab w:val="left" w:pos="960"/>
              <w:tab w:val="right" w:leader="dot" w:pos="9010"/>
            </w:tabs>
            <w:rPr>
              <w:ins w:id="46" w:author="PH" w:date="2024-11-27T18:59:00Z" w16du:dateUtc="2024-11-27T17:59:00Z"/>
              <w:rFonts w:asciiTheme="minorHAnsi" w:eastAsiaTheme="minorEastAsia" w:hAnsiTheme="minorHAnsi"/>
              <w:noProof/>
              <w:color w:val="auto"/>
              <w:kern w:val="2"/>
              <w:lang w:eastAsia="en-GB"/>
              <w14:ligatures w14:val="standardContextual"/>
            </w:rPr>
          </w:pPr>
          <w:ins w:id="4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1.5</w:t>
            </w:r>
            <w:r>
              <w:rPr>
                <w:rFonts w:asciiTheme="minorHAnsi" w:eastAsiaTheme="minorEastAsia" w:hAnsiTheme="minorHAnsi"/>
                <w:noProof/>
                <w:color w:val="auto"/>
                <w:kern w:val="2"/>
                <w:lang w:eastAsia="en-GB"/>
                <w14:ligatures w14:val="standardContextual"/>
              </w:rPr>
              <w:tab/>
            </w:r>
            <w:r w:rsidRPr="00D44B2E">
              <w:rPr>
                <w:rStyle w:val="Hyperlink"/>
                <w:noProof/>
              </w:rPr>
              <w:t>Namespaces</w:t>
            </w:r>
            <w:r>
              <w:rPr>
                <w:noProof/>
                <w:webHidden/>
              </w:rPr>
              <w:tab/>
            </w:r>
            <w:r>
              <w:rPr>
                <w:noProof/>
                <w:webHidden/>
              </w:rPr>
              <w:fldChar w:fldCharType="begin"/>
            </w:r>
            <w:r>
              <w:rPr>
                <w:noProof/>
                <w:webHidden/>
              </w:rPr>
              <w:instrText xml:space="preserve"> PAGEREF _Toc183626399 \h </w:instrText>
            </w:r>
          </w:ins>
          <w:r>
            <w:rPr>
              <w:noProof/>
              <w:webHidden/>
            </w:rPr>
          </w:r>
          <w:r>
            <w:rPr>
              <w:noProof/>
              <w:webHidden/>
            </w:rPr>
            <w:fldChar w:fldCharType="separate"/>
          </w:r>
          <w:ins w:id="48" w:author="PH" w:date="2024-11-27T18:59:00Z" w16du:dateUtc="2024-11-27T17:59:00Z">
            <w:r>
              <w:rPr>
                <w:noProof/>
                <w:webHidden/>
              </w:rPr>
              <w:t>9</w:t>
            </w:r>
            <w:r>
              <w:rPr>
                <w:noProof/>
                <w:webHidden/>
              </w:rPr>
              <w:fldChar w:fldCharType="end"/>
            </w:r>
            <w:r w:rsidRPr="00D44B2E">
              <w:rPr>
                <w:rStyle w:val="Hyperlink"/>
                <w:noProof/>
              </w:rPr>
              <w:fldChar w:fldCharType="end"/>
            </w:r>
          </w:ins>
        </w:p>
        <w:p w14:paraId="6E72FE35" w14:textId="14682BAA" w:rsidR="00901FC4" w:rsidRDefault="00901FC4">
          <w:pPr>
            <w:pStyle w:val="Verzeichnis1"/>
            <w:tabs>
              <w:tab w:val="left" w:pos="482"/>
              <w:tab w:val="right" w:leader="dot" w:pos="9010"/>
            </w:tabs>
            <w:rPr>
              <w:ins w:id="49" w:author="PH" w:date="2024-11-27T18:59:00Z" w16du:dateUtc="2024-11-27T17:59:00Z"/>
              <w:rFonts w:asciiTheme="minorHAnsi" w:eastAsiaTheme="minorEastAsia" w:hAnsiTheme="minorHAnsi"/>
              <w:b w:val="0"/>
              <w:noProof/>
              <w:color w:val="auto"/>
              <w:kern w:val="2"/>
              <w:lang w:eastAsia="en-GB"/>
              <w14:ligatures w14:val="standardContextual"/>
            </w:rPr>
          </w:pPr>
          <w:ins w:id="5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The Service Discovery Process</w:t>
            </w:r>
            <w:r>
              <w:rPr>
                <w:noProof/>
                <w:webHidden/>
              </w:rPr>
              <w:tab/>
            </w:r>
            <w:r>
              <w:rPr>
                <w:noProof/>
                <w:webHidden/>
              </w:rPr>
              <w:fldChar w:fldCharType="begin"/>
            </w:r>
            <w:r>
              <w:rPr>
                <w:noProof/>
                <w:webHidden/>
              </w:rPr>
              <w:instrText xml:space="preserve"> PAGEREF _Toc183626400 \h </w:instrText>
            </w:r>
          </w:ins>
          <w:r>
            <w:rPr>
              <w:noProof/>
              <w:webHidden/>
            </w:rPr>
          </w:r>
          <w:r>
            <w:rPr>
              <w:noProof/>
              <w:webHidden/>
            </w:rPr>
            <w:fldChar w:fldCharType="separate"/>
          </w:r>
          <w:ins w:id="51" w:author="PH" w:date="2024-11-27T18:59:00Z" w16du:dateUtc="2024-11-27T17:59:00Z">
            <w:r>
              <w:rPr>
                <w:noProof/>
                <w:webHidden/>
              </w:rPr>
              <w:t>10</w:t>
            </w:r>
            <w:r>
              <w:rPr>
                <w:noProof/>
                <w:webHidden/>
              </w:rPr>
              <w:fldChar w:fldCharType="end"/>
            </w:r>
            <w:r w:rsidRPr="00D44B2E">
              <w:rPr>
                <w:rStyle w:val="Hyperlink"/>
                <w:noProof/>
              </w:rPr>
              <w:fldChar w:fldCharType="end"/>
            </w:r>
          </w:ins>
        </w:p>
        <w:p w14:paraId="4C8F271F" w14:textId="15F35B86" w:rsidR="00901FC4" w:rsidRDefault="00901FC4">
          <w:pPr>
            <w:pStyle w:val="Verzeichnis2"/>
            <w:tabs>
              <w:tab w:val="left" w:pos="960"/>
              <w:tab w:val="right" w:leader="dot" w:pos="9010"/>
            </w:tabs>
            <w:rPr>
              <w:ins w:id="52" w:author="PH" w:date="2024-11-27T18:59:00Z" w16du:dateUtc="2024-11-27T17:59:00Z"/>
              <w:rFonts w:asciiTheme="minorHAnsi" w:eastAsiaTheme="minorEastAsia" w:hAnsiTheme="minorHAnsi"/>
              <w:noProof/>
              <w:color w:val="auto"/>
              <w:kern w:val="2"/>
              <w:lang w:eastAsia="en-GB"/>
              <w14:ligatures w14:val="standardContextual"/>
            </w:rPr>
          </w:pPr>
          <w:ins w:id="5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w:t>
            </w:r>
            <w:r>
              <w:rPr>
                <w:rFonts w:asciiTheme="minorHAnsi" w:eastAsiaTheme="minorEastAsia" w:hAnsiTheme="minorHAnsi"/>
                <w:noProof/>
                <w:color w:val="auto"/>
                <w:kern w:val="2"/>
                <w:lang w:eastAsia="en-GB"/>
                <w14:ligatures w14:val="standardContextual"/>
              </w:rPr>
              <w:tab/>
            </w:r>
            <w:r w:rsidRPr="00D44B2E">
              <w:rPr>
                <w:rStyle w:val="Hyperlink"/>
                <w:noProof/>
              </w:rPr>
              <w:t>Discovery flow</w:t>
            </w:r>
            <w:r>
              <w:rPr>
                <w:noProof/>
                <w:webHidden/>
              </w:rPr>
              <w:tab/>
            </w:r>
            <w:r>
              <w:rPr>
                <w:noProof/>
                <w:webHidden/>
              </w:rPr>
              <w:fldChar w:fldCharType="begin"/>
            </w:r>
            <w:r>
              <w:rPr>
                <w:noProof/>
                <w:webHidden/>
              </w:rPr>
              <w:instrText xml:space="preserve"> PAGEREF _Toc183626401 \h </w:instrText>
            </w:r>
          </w:ins>
          <w:r>
            <w:rPr>
              <w:noProof/>
              <w:webHidden/>
            </w:rPr>
          </w:r>
          <w:r>
            <w:rPr>
              <w:noProof/>
              <w:webHidden/>
            </w:rPr>
            <w:fldChar w:fldCharType="separate"/>
          </w:r>
          <w:ins w:id="54" w:author="PH" w:date="2024-11-27T18:59:00Z" w16du:dateUtc="2024-11-27T17:59:00Z">
            <w:r>
              <w:rPr>
                <w:noProof/>
                <w:webHidden/>
              </w:rPr>
              <w:t>10</w:t>
            </w:r>
            <w:r>
              <w:rPr>
                <w:noProof/>
                <w:webHidden/>
              </w:rPr>
              <w:fldChar w:fldCharType="end"/>
            </w:r>
            <w:r w:rsidRPr="00D44B2E">
              <w:rPr>
                <w:rStyle w:val="Hyperlink"/>
                <w:noProof/>
              </w:rPr>
              <w:fldChar w:fldCharType="end"/>
            </w:r>
          </w:ins>
        </w:p>
        <w:p w14:paraId="2ADCB172" w14:textId="3959E3E3" w:rsidR="00901FC4" w:rsidRDefault="00901FC4">
          <w:pPr>
            <w:pStyle w:val="Verzeichnis3"/>
            <w:tabs>
              <w:tab w:val="left" w:pos="1440"/>
              <w:tab w:val="right" w:leader="dot" w:pos="9010"/>
            </w:tabs>
            <w:rPr>
              <w:ins w:id="55" w:author="PH" w:date="2024-11-27T18:59:00Z" w16du:dateUtc="2024-11-27T17:59:00Z"/>
              <w:rFonts w:asciiTheme="minorHAnsi" w:eastAsiaTheme="minorEastAsia" w:hAnsiTheme="minorHAnsi"/>
              <w:noProof/>
              <w:color w:val="auto"/>
              <w:kern w:val="2"/>
              <w:lang w:eastAsia="en-GB"/>
              <w14:ligatures w14:val="standardContextual"/>
            </w:rPr>
          </w:pPr>
          <w:ins w:id="5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2.1.1</w:t>
            </w:r>
            <w:r>
              <w:rPr>
                <w:rFonts w:asciiTheme="minorHAnsi" w:eastAsiaTheme="minorEastAsia" w:hAnsiTheme="minorHAnsi"/>
                <w:noProof/>
                <w:color w:val="auto"/>
                <w:kern w:val="2"/>
                <w:lang w:eastAsia="en-GB"/>
                <w14:ligatures w14:val="standardContextual"/>
              </w:rPr>
              <w:tab/>
            </w:r>
            <w:r w:rsidRPr="00D44B2E">
              <w:rPr>
                <w:rStyle w:val="Hyperlink"/>
                <w:noProof/>
              </w:rPr>
              <w:t>U-NAPTR Resource Records</w:t>
            </w:r>
            <w:r>
              <w:rPr>
                <w:noProof/>
                <w:webHidden/>
              </w:rPr>
              <w:tab/>
            </w:r>
            <w:r>
              <w:rPr>
                <w:noProof/>
                <w:webHidden/>
              </w:rPr>
              <w:fldChar w:fldCharType="begin"/>
            </w:r>
            <w:r>
              <w:rPr>
                <w:noProof/>
                <w:webHidden/>
              </w:rPr>
              <w:instrText xml:space="preserve"> PAGEREF _Toc183626402 \h </w:instrText>
            </w:r>
          </w:ins>
          <w:r>
            <w:rPr>
              <w:noProof/>
              <w:webHidden/>
            </w:rPr>
          </w:r>
          <w:r>
            <w:rPr>
              <w:noProof/>
              <w:webHidden/>
            </w:rPr>
            <w:fldChar w:fldCharType="separate"/>
          </w:r>
          <w:ins w:id="57" w:author="PH" w:date="2024-11-27T18:59:00Z" w16du:dateUtc="2024-11-27T17:59:00Z">
            <w:r>
              <w:rPr>
                <w:noProof/>
                <w:webHidden/>
              </w:rPr>
              <w:t>12</w:t>
            </w:r>
            <w:r>
              <w:rPr>
                <w:noProof/>
                <w:webHidden/>
              </w:rPr>
              <w:fldChar w:fldCharType="end"/>
            </w:r>
            <w:r w:rsidRPr="00D44B2E">
              <w:rPr>
                <w:rStyle w:val="Hyperlink"/>
                <w:noProof/>
              </w:rPr>
              <w:fldChar w:fldCharType="end"/>
            </w:r>
          </w:ins>
        </w:p>
        <w:p w14:paraId="6F902C71" w14:textId="77D72B1C" w:rsidR="00901FC4" w:rsidRDefault="00901FC4">
          <w:pPr>
            <w:pStyle w:val="Verzeichnis2"/>
            <w:tabs>
              <w:tab w:val="left" w:pos="960"/>
              <w:tab w:val="right" w:leader="dot" w:pos="9010"/>
            </w:tabs>
            <w:rPr>
              <w:ins w:id="58" w:author="PH" w:date="2024-11-27T18:59:00Z" w16du:dateUtc="2024-11-27T17:59:00Z"/>
              <w:rFonts w:asciiTheme="minorHAnsi" w:eastAsiaTheme="minorEastAsia" w:hAnsiTheme="minorHAnsi"/>
              <w:noProof/>
              <w:color w:val="auto"/>
              <w:kern w:val="2"/>
              <w:lang w:eastAsia="en-GB"/>
              <w14:ligatures w14:val="standardContextual"/>
            </w:rPr>
          </w:pPr>
          <w:ins w:id="5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2.2</w:t>
            </w:r>
            <w:r>
              <w:rPr>
                <w:rFonts w:asciiTheme="minorHAnsi" w:eastAsiaTheme="minorEastAsia" w:hAnsiTheme="minorHAnsi"/>
                <w:noProof/>
                <w:color w:val="auto"/>
                <w:kern w:val="2"/>
                <w:lang w:eastAsia="en-GB"/>
                <w14:ligatures w14:val="standardContextual"/>
              </w:rPr>
              <w:tab/>
            </w:r>
            <w:r w:rsidRPr="00D44B2E">
              <w:rPr>
                <w:rStyle w:val="Hyperlink"/>
                <w:noProof/>
              </w:rPr>
              <w:t>Flows Relating to Service Metadata Publishers</w:t>
            </w:r>
            <w:r>
              <w:rPr>
                <w:noProof/>
                <w:webHidden/>
              </w:rPr>
              <w:tab/>
            </w:r>
            <w:r>
              <w:rPr>
                <w:noProof/>
                <w:webHidden/>
              </w:rPr>
              <w:fldChar w:fldCharType="begin"/>
            </w:r>
            <w:r>
              <w:rPr>
                <w:noProof/>
                <w:webHidden/>
              </w:rPr>
              <w:instrText xml:space="preserve"> PAGEREF _Toc183626403 \h </w:instrText>
            </w:r>
          </w:ins>
          <w:r>
            <w:rPr>
              <w:noProof/>
              <w:webHidden/>
            </w:rPr>
          </w:r>
          <w:r>
            <w:rPr>
              <w:noProof/>
              <w:webHidden/>
            </w:rPr>
            <w:fldChar w:fldCharType="separate"/>
          </w:r>
          <w:ins w:id="60" w:author="PH" w:date="2024-11-27T18:59:00Z" w16du:dateUtc="2024-11-27T17:59:00Z">
            <w:r>
              <w:rPr>
                <w:noProof/>
                <w:webHidden/>
              </w:rPr>
              <w:t>12</w:t>
            </w:r>
            <w:r>
              <w:rPr>
                <w:noProof/>
                <w:webHidden/>
              </w:rPr>
              <w:fldChar w:fldCharType="end"/>
            </w:r>
            <w:r w:rsidRPr="00D44B2E">
              <w:rPr>
                <w:rStyle w:val="Hyperlink"/>
                <w:noProof/>
              </w:rPr>
              <w:fldChar w:fldCharType="end"/>
            </w:r>
          </w:ins>
        </w:p>
        <w:p w14:paraId="0905D694" w14:textId="381AC231" w:rsidR="00901FC4" w:rsidRDefault="00901FC4">
          <w:pPr>
            <w:pStyle w:val="Verzeichnis1"/>
            <w:tabs>
              <w:tab w:val="left" w:pos="482"/>
              <w:tab w:val="right" w:leader="dot" w:pos="9010"/>
            </w:tabs>
            <w:rPr>
              <w:ins w:id="61" w:author="PH" w:date="2024-11-27T18:59:00Z" w16du:dateUtc="2024-11-27T17:59:00Z"/>
              <w:rFonts w:asciiTheme="minorHAnsi" w:eastAsiaTheme="minorEastAsia" w:hAnsiTheme="minorHAnsi"/>
              <w:b w:val="0"/>
              <w:noProof/>
              <w:color w:val="auto"/>
              <w:kern w:val="2"/>
              <w:lang w:eastAsia="en-GB"/>
              <w14:ligatures w14:val="standardContextual"/>
            </w:rPr>
          </w:pPr>
          <w:ins w:id="6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Interfaces and Data Model</w:t>
            </w:r>
            <w:r>
              <w:rPr>
                <w:noProof/>
                <w:webHidden/>
              </w:rPr>
              <w:tab/>
            </w:r>
            <w:r>
              <w:rPr>
                <w:noProof/>
                <w:webHidden/>
              </w:rPr>
              <w:fldChar w:fldCharType="begin"/>
            </w:r>
            <w:r>
              <w:rPr>
                <w:noProof/>
                <w:webHidden/>
              </w:rPr>
              <w:instrText xml:space="preserve"> PAGEREF _Toc183626404 \h </w:instrText>
            </w:r>
          </w:ins>
          <w:r>
            <w:rPr>
              <w:noProof/>
              <w:webHidden/>
            </w:rPr>
          </w:r>
          <w:r>
            <w:rPr>
              <w:noProof/>
              <w:webHidden/>
            </w:rPr>
            <w:fldChar w:fldCharType="separate"/>
          </w:r>
          <w:ins w:id="63" w:author="PH" w:date="2024-11-27T18:59:00Z" w16du:dateUtc="2024-11-27T17:59:00Z">
            <w:r>
              <w:rPr>
                <w:noProof/>
                <w:webHidden/>
              </w:rPr>
              <w:t>16</w:t>
            </w:r>
            <w:r>
              <w:rPr>
                <w:noProof/>
                <w:webHidden/>
              </w:rPr>
              <w:fldChar w:fldCharType="end"/>
            </w:r>
            <w:r w:rsidRPr="00D44B2E">
              <w:rPr>
                <w:rStyle w:val="Hyperlink"/>
                <w:noProof/>
              </w:rPr>
              <w:fldChar w:fldCharType="end"/>
            </w:r>
          </w:ins>
        </w:p>
        <w:p w14:paraId="4005920E" w14:textId="02DFCCBC" w:rsidR="00901FC4" w:rsidRDefault="00901FC4">
          <w:pPr>
            <w:pStyle w:val="Verzeichnis2"/>
            <w:tabs>
              <w:tab w:val="left" w:pos="960"/>
              <w:tab w:val="right" w:leader="dot" w:pos="9010"/>
            </w:tabs>
            <w:rPr>
              <w:ins w:id="64" w:author="PH" w:date="2024-11-27T18:59:00Z" w16du:dateUtc="2024-11-27T17:59:00Z"/>
              <w:rFonts w:asciiTheme="minorHAnsi" w:eastAsiaTheme="minorEastAsia" w:hAnsiTheme="minorHAnsi"/>
              <w:noProof/>
              <w:color w:val="auto"/>
              <w:kern w:val="2"/>
              <w:lang w:eastAsia="en-GB"/>
              <w14:ligatures w14:val="standardContextual"/>
            </w:rPr>
          </w:pPr>
          <w:ins w:id="6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_Toc183626405 \h </w:instrText>
            </w:r>
          </w:ins>
          <w:r>
            <w:rPr>
              <w:noProof/>
              <w:webHidden/>
            </w:rPr>
          </w:r>
          <w:r>
            <w:rPr>
              <w:noProof/>
              <w:webHidden/>
            </w:rPr>
            <w:fldChar w:fldCharType="separate"/>
          </w:r>
          <w:ins w:id="66" w:author="PH" w:date="2024-11-27T18:59:00Z" w16du:dateUtc="2024-11-27T17:59:00Z">
            <w:r>
              <w:rPr>
                <w:noProof/>
                <w:webHidden/>
              </w:rPr>
              <w:t>16</w:t>
            </w:r>
            <w:r>
              <w:rPr>
                <w:noProof/>
                <w:webHidden/>
              </w:rPr>
              <w:fldChar w:fldCharType="end"/>
            </w:r>
            <w:r w:rsidRPr="00D44B2E">
              <w:rPr>
                <w:rStyle w:val="Hyperlink"/>
                <w:noProof/>
              </w:rPr>
              <w:fldChar w:fldCharType="end"/>
            </w:r>
          </w:ins>
        </w:p>
        <w:p w14:paraId="30C0F5F5" w14:textId="6E178064" w:rsidR="00901FC4" w:rsidRDefault="00901FC4">
          <w:pPr>
            <w:pStyle w:val="Verzeichnis3"/>
            <w:tabs>
              <w:tab w:val="left" w:pos="1440"/>
              <w:tab w:val="right" w:leader="dot" w:pos="9010"/>
            </w:tabs>
            <w:rPr>
              <w:ins w:id="67" w:author="PH" w:date="2024-11-27T18:59:00Z" w16du:dateUtc="2024-11-27T17:59:00Z"/>
              <w:rFonts w:asciiTheme="minorHAnsi" w:eastAsiaTheme="minorEastAsia" w:hAnsiTheme="minorHAnsi"/>
              <w:noProof/>
              <w:color w:val="auto"/>
              <w:kern w:val="2"/>
              <w:lang w:eastAsia="en-GB"/>
              <w14:ligatures w14:val="standardContextual"/>
            </w:rPr>
          </w:pPr>
          <w:ins w:id="6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_Toc183626406 \h </w:instrText>
            </w:r>
          </w:ins>
          <w:r>
            <w:rPr>
              <w:noProof/>
              <w:webHidden/>
            </w:rPr>
          </w:r>
          <w:r>
            <w:rPr>
              <w:noProof/>
              <w:webHidden/>
            </w:rPr>
            <w:fldChar w:fldCharType="separate"/>
          </w:r>
          <w:ins w:id="69" w:author="PH" w:date="2024-11-27T18:59:00Z" w16du:dateUtc="2024-11-27T17:59:00Z">
            <w:r>
              <w:rPr>
                <w:noProof/>
                <w:webHidden/>
              </w:rPr>
              <w:t>17</w:t>
            </w:r>
            <w:r>
              <w:rPr>
                <w:noProof/>
                <w:webHidden/>
              </w:rPr>
              <w:fldChar w:fldCharType="end"/>
            </w:r>
            <w:r w:rsidRPr="00D44B2E">
              <w:rPr>
                <w:rStyle w:val="Hyperlink"/>
                <w:noProof/>
              </w:rPr>
              <w:fldChar w:fldCharType="end"/>
            </w:r>
          </w:ins>
        </w:p>
        <w:p w14:paraId="75A88DCB" w14:textId="3B5D0203" w:rsidR="00901FC4" w:rsidRDefault="00901FC4">
          <w:pPr>
            <w:pStyle w:val="Verzeichnis3"/>
            <w:tabs>
              <w:tab w:val="left" w:pos="1440"/>
              <w:tab w:val="right" w:leader="dot" w:pos="9010"/>
            </w:tabs>
            <w:rPr>
              <w:ins w:id="70" w:author="PH" w:date="2024-11-27T18:59:00Z" w16du:dateUtc="2024-11-27T17:59:00Z"/>
              <w:rFonts w:asciiTheme="minorHAnsi" w:eastAsiaTheme="minorEastAsia" w:hAnsiTheme="minorHAnsi"/>
              <w:noProof/>
              <w:color w:val="auto"/>
              <w:kern w:val="2"/>
              <w:lang w:eastAsia="en-GB"/>
              <w14:ligatures w14:val="standardContextual"/>
            </w:rPr>
          </w:pPr>
          <w:ins w:id="7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interface</w:t>
            </w:r>
            <w:r>
              <w:rPr>
                <w:noProof/>
                <w:webHidden/>
              </w:rPr>
              <w:tab/>
            </w:r>
            <w:r>
              <w:rPr>
                <w:noProof/>
                <w:webHidden/>
              </w:rPr>
              <w:fldChar w:fldCharType="begin"/>
            </w:r>
            <w:r>
              <w:rPr>
                <w:noProof/>
                <w:webHidden/>
              </w:rPr>
              <w:instrText xml:space="preserve"> PAGEREF _Toc183626407 \h </w:instrText>
            </w:r>
          </w:ins>
          <w:r>
            <w:rPr>
              <w:noProof/>
              <w:webHidden/>
            </w:rPr>
          </w:r>
          <w:r>
            <w:rPr>
              <w:noProof/>
              <w:webHidden/>
            </w:rPr>
            <w:fldChar w:fldCharType="separate"/>
          </w:r>
          <w:ins w:id="72" w:author="PH" w:date="2024-11-27T18:59:00Z" w16du:dateUtc="2024-11-27T17:59:00Z">
            <w:r>
              <w:rPr>
                <w:noProof/>
                <w:webHidden/>
              </w:rPr>
              <w:t>17</w:t>
            </w:r>
            <w:r>
              <w:rPr>
                <w:noProof/>
                <w:webHidden/>
              </w:rPr>
              <w:fldChar w:fldCharType="end"/>
            </w:r>
            <w:r w:rsidRPr="00D44B2E">
              <w:rPr>
                <w:rStyle w:val="Hyperlink"/>
                <w:noProof/>
              </w:rPr>
              <w:fldChar w:fldCharType="end"/>
            </w:r>
          </w:ins>
        </w:p>
        <w:p w14:paraId="5E54A41F" w14:textId="0278F738" w:rsidR="00901FC4" w:rsidRDefault="00901FC4">
          <w:pPr>
            <w:pStyle w:val="Verzeichnis4"/>
            <w:tabs>
              <w:tab w:val="left" w:pos="1920"/>
              <w:tab w:val="right" w:leader="dot" w:pos="9010"/>
            </w:tabs>
            <w:rPr>
              <w:ins w:id="73" w:author="PH" w:date="2024-11-27T18:59:00Z" w16du:dateUtc="2024-11-27T17:59:00Z"/>
              <w:rFonts w:asciiTheme="minorHAnsi" w:eastAsiaTheme="minorEastAsia" w:hAnsiTheme="minorHAnsi"/>
              <w:noProof/>
              <w:color w:val="auto"/>
              <w:kern w:val="2"/>
              <w:lang w:eastAsia="en-GB"/>
              <w14:ligatures w14:val="standardContextual"/>
            </w:rPr>
          </w:pPr>
          <w:ins w:id="7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_Toc183626408 \h </w:instrText>
            </w:r>
          </w:ins>
          <w:r>
            <w:rPr>
              <w:noProof/>
              <w:webHidden/>
            </w:rPr>
          </w:r>
          <w:r>
            <w:rPr>
              <w:noProof/>
              <w:webHidden/>
            </w:rPr>
            <w:fldChar w:fldCharType="separate"/>
          </w:r>
          <w:ins w:id="75" w:author="PH" w:date="2024-11-27T18:59:00Z" w16du:dateUtc="2024-11-27T17:59:00Z">
            <w:r>
              <w:rPr>
                <w:noProof/>
                <w:webHidden/>
              </w:rPr>
              <w:t>18</w:t>
            </w:r>
            <w:r>
              <w:rPr>
                <w:noProof/>
                <w:webHidden/>
              </w:rPr>
              <w:fldChar w:fldCharType="end"/>
            </w:r>
            <w:r w:rsidRPr="00D44B2E">
              <w:rPr>
                <w:rStyle w:val="Hyperlink"/>
                <w:noProof/>
              </w:rPr>
              <w:fldChar w:fldCharType="end"/>
            </w:r>
          </w:ins>
        </w:p>
        <w:p w14:paraId="7029315F" w14:textId="5BCCA10B" w:rsidR="00901FC4" w:rsidRDefault="00901FC4">
          <w:pPr>
            <w:pStyle w:val="Verzeichnis4"/>
            <w:tabs>
              <w:tab w:val="left" w:pos="1920"/>
              <w:tab w:val="right" w:leader="dot" w:pos="9010"/>
            </w:tabs>
            <w:rPr>
              <w:ins w:id="76" w:author="PH" w:date="2024-11-27T18:59:00Z" w16du:dateUtc="2024-11-27T17:59:00Z"/>
              <w:rFonts w:asciiTheme="minorHAnsi" w:eastAsiaTheme="minorEastAsia" w:hAnsiTheme="minorHAnsi"/>
              <w:noProof/>
              <w:color w:val="auto"/>
              <w:kern w:val="2"/>
              <w:lang w:eastAsia="en-GB"/>
              <w14:ligatures w14:val="standardContextual"/>
            </w:rPr>
          </w:pPr>
          <w:ins w:id="7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3.1.2.2</w:t>
            </w:r>
            <w:r>
              <w:rPr>
                <w:rFonts w:asciiTheme="minorHAnsi" w:eastAsiaTheme="minorEastAsia" w:hAnsiTheme="minorHAnsi"/>
                <w:noProof/>
                <w:color w:val="auto"/>
                <w:kern w:val="2"/>
                <w:lang w:eastAsia="en-GB"/>
                <w14:ligatures w14:val="standardContextual"/>
              </w:rPr>
              <w:tab/>
            </w:r>
            <w:r w:rsidRPr="00D44B2E">
              <w:rPr>
                <w:rStyle w:val="Hyperlink"/>
                <w:noProof/>
              </w:rPr>
              <w:t>CreateList()</w:t>
            </w:r>
            <w:r>
              <w:rPr>
                <w:noProof/>
                <w:webHidden/>
              </w:rPr>
              <w:tab/>
            </w:r>
            <w:r>
              <w:rPr>
                <w:noProof/>
                <w:webHidden/>
              </w:rPr>
              <w:fldChar w:fldCharType="begin"/>
            </w:r>
            <w:r>
              <w:rPr>
                <w:noProof/>
                <w:webHidden/>
              </w:rPr>
              <w:instrText xml:space="preserve"> PAGEREF _Toc183626409 \h </w:instrText>
            </w:r>
          </w:ins>
          <w:r>
            <w:rPr>
              <w:noProof/>
              <w:webHidden/>
            </w:rPr>
          </w:r>
          <w:r>
            <w:rPr>
              <w:noProof/>
              <w:webHidden/>
            </w:rPr>
            <w:fldChar w:fldCharType="separate"/>
          </w:r>
          <w:ins w:id="78" w:author="PH" w:date="2024-11-27T18:59:00Z" w16du:dateUtc="2024-11-27T17:59:00Z">
            <w:r>
              <w:rPr>
                <w:noProof/>
                <w:webHidden/>
              </w:rPr>
              <w:t>18</w:t>
            </w:r>
            <w:r>
              <w:rPr>
                <w:noProof/>
                <w:webHidden/>
              </w:rPr>
              <w:fldChar w:fldCharType="end"/>
            </w:r>
            <w:r w:rsidRPr="00D44B2E">
              <w:rPr>
                <w:rStyle w:val="Hyperlink"/>
                <w:noProof/>
              </w:rPr>
              <w:fldChar w:fldCharType="end"/>
            </w:r>
          </w:ins>
        </w:p>
        <w:p w14:paraId="7757E9DE" w14:textId="677B2295" w:rsidR="00901FC4" w:rsidRDefault="00901FC4">
          <w:pPr>
            <w:pStyle w:val="Verzeichnis4"/>
            <w:tabs>
              <w:tab w:val="left" w:pos="1920"/>
              <w:tab w:val="right" w:leader="dot" w:pos="9010"/>
            </w:tabs>
            <w:rPr>
              <w:ins w:id="79" w:author="PH" w:date="2024-11-27T18:59:00Z" w16du:dateUtc="2024-11-27T17:59:00Z"/>
              <w:rFonts w:asciiTheme="minorHAnsi" w:eastAsiaTheme="minorEastAsia" w:hAnsiTheme="minorHAnsi"/>
              <w:noProof/>
              <w:color w:val="auto"/>
              <w:kern w:val="2"/>
              <w:lang w:eastAsia="en-GB"/>
              <w14:ligatures w14:val="standardContextual"/>
            </w:rPr>
          </w:pPr>
          <w:ins w:id="8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3.1.2.3</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_Toc183626410 \h </w:instrText>
            </w:r>
          </w:ins>
          <w:r>
            <w:rPr>
              <w:noProof/>
              <w:webHidden/>
            </w:rPr>
          </w:r>
          <w:r>
            <w:rPr>
              <w:noProof/>
              <w:webHidden/>
            </w:rPr>
            <w:fldChar w:fldCharType="separate"/>
          </w:r>
          <w:ins w:id="81" w:author="PH" w:date="2024-11-27T18:59:00Z" w16du:dateUtc="2024-11-27T17:59:00Z">
            <w:r>
              <w:rPr>
                <w:noProof/>
                <w:webHidden/>
              </w:rPr>
              <w:t>19</w:t>
            </w:r>
            <w:r>
              <w:rPr>
                <w:noProof/>
                <w:webHidden/>
              </w:rPr>
              <w:fldChar w:fldCharType="end"/>
            </w:r>
            <w:r w:rsidRPr="00D44B2E">
              <w:rPr>
                <w:rStyle w:val="Hyperlink"/>
                <w:noProof/>
              </w:rPr>
              <w:fldChar w:fldCharType="end"/>
            </w:r>
          </w:ins>
        </w:p>
        <w:p w14:paraId="02B3DA45" w14:textId="1A805411" w:rsidR="00901FC4" w:rsidRDefault="00901FC4">
          <w:pPr>
            <w:pStyle w:val="Verzeichnis4"/>
            <w:tabs>
              <w:tab w:val="left" w:pos="1920"/>
              <w:tab w:val="right" w:leader="dot" w:pos="9010"/>
            </w:tabs>
            <w:rPr>
              <w:ins w:id="82" w:author="PH" w:date="2024-11-27T18:59:00Z" w16du:dateUtc="2024-11-27T17:59:00Z"/>
              <w:rFonts w:asciiTheme="minorHAnsi" w:eastAsiaTheme="minorEastAsia" w:hAnsiTheme="minorHAnsi"/>
              <w:noProof/>
              <w:color w:val="auto"/>
              <w:kern w:val="2"/>
              <w:lang w:eastAsia="en-GB"/>
              <w14:ligatures w14:val="standardContextual"/>
            </w:rPr>
          </w:pPr>
          <w:ins w:id="8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3.1.2.4</w:t>
            </w:r>
            <w:r>
              <w:rPr>
                <w:rFonts w:asciiTheme="minorHAnsi" w:eastAsiaTheme="minorEastAsia" w:hAnsiTheme="minorHAnsi"/>
                <w:noProof/>
                <w:color w:val="auto"/>
                <w:kern w:val="2"/>
                <w:lang w:eastAsia="en-GB"/>
                <w14:ligatures w14:val="standardContextual"/>
              </w:rPr>
              <w:tab/>
            </w:r>
            <w:r w:rsidRPr="00D44B2E">
              <w:rPr>
                <w:rStyle w:val="Hyperlink"/>
                <w:noProof/>
              </w:rPr>
              <w:t>DeleteList()</w:t>
            </w:r>
            <w:r>
              <w:rPr>
                <w:noProof/>
                <w:webHidden/>
              </w:rPr>
              <w:tab/>
            </w:r>
            <w:r>
              <w:rPr>
                <w:noProof/>
                <w:webHidden/>
              </w:rPr>
              <w:fldChar w:fldCharType="begin"/>
            </w:r>
            <w:r>
              <w:rPr>
                <w:noProof/>
                <w:webHidden/>
              </w:rPr>
              <w:instrText xml:space="preserve"> PAGEREF _Toc183626411 \h </w:instrText>
            </w:r>
          </w:ins>
          <w:r>
            <w:rPr>
              <w:noProof/>
              <w:webHidden/>
            </w:rPr>
          </w:r>
          <w:r>
            <w:rPr>
              <w:noProof/>
              <w:webHidden/>
            </w:rPr>
            <w:fldChar w:fldCharType="separate"/>
          </w:r>
          <w:ins w:id="84" w:author="PH" w:date="2024-11-27T18:59:00Z" w16du:dateUtc="2024-11-27T17:59:00Z">
            <w:r>
              <w:rPr>
                <w:noProof/>
                <w:webHidden/>
              </w:rPr>
              <w:t>19</w:t>
            </w:r>
            <w:r>
              <w:rPr>
                <w:noProof/>
                <w:webHidden/>
              </w:rPr>
              <w:fldChar w:fldCharType="end"/>
            </w:r>
            <w:r w:rsidRPr="00D44B2E">
              <w:rPr>
                <w:rStyle w:val="Hyperlink"/>
                <w:noProof/>
              </w:rPr>
              <w:fldChar w:fldCharType="end"/>
            </w:r>
          </w:ins>
        </w:p>
        <w:p w14:paraId="48C93CD7" w14:textId="61F65B2C" w:rsidR="00901FC4" w:rsidRDefault="00901FC4">
          <w:pPr>
            <w:pStyle w:val="Verzeichnis4"/>
            <w:tabs>
              <w:tab w:val="left" w:pos="1920"/>
              <w:tab w:val="right" w:leader="dot" w:pos="9010"/>
            </w:tabs>
            <w:rPr>
              <w:ins w:id="85" w:author="PH" w:date="2024-11-27T18:59:00Z" w16du:dateUtc="2024-11-27T17:59:00Z"/>
              <w:rFonts w:asciiTheme="minorHAnsi" w:eastAsiaTheme="minorEastAsia" w:hAnsiTheme="minorHAnsi"/>
              <w:noProof/>
              <w:color w:val="auto"/>
              <w:kern w:val="2"/>
              <w:lang w:eastAsia="en-GB"/>
              <w14:ligatures w14:val="standardContextual"/>
            </w:rPr>
          </w:pPr>
          <w:ins w:id="8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3.1.2.5</w:t>
            </w:r>
            <w:r>
              <w:rPr>
                <w:rFonts w:asciiTheme="minorHAnsi" w:eastAsiaTheme="minorEastAsia" w:hAnsiTheme="minorHAnsi"/>
                <w:noProof/>
                <w:color w:val="auto"/>
                <w:kern w:val="2"/>
                <w:lang w:eastAsia="en-GB"/>
                <w14:ligatures w14:val="standardContextual"/>
              </w:rPr>
              <w:tab/>
            </w:r>
            <w:r w:rsidRPr="00D44B2E">
              <w:rPr>
                <w:rStyle w:val="Hyperlink"/>
                <w:noProof/>
              </w:rPr>
              <w:t>PrepareToMigrate()</w:t>
            </w:r>
            <w:r>
              <w:rPr>
                <w:noProof/>
                <w:webHidden/>
              </w:rPr>
              <w:tab/>
            </w:r>
            <w:r>
              <w:rPr>
                <w:noProof/>
                <w:webHidden/>
              </w:rPr>
              <w:fldChar w:fldCharType="begin"/>
            </w:r>
            <w:r>
              <w:rPr>
                <w:noProof/>
                <w:webHidden/>
              </w:rPr>
              <w:instrText xml:space="preserve"> PAGEREF _Toc183626412 \h </w:instrText>
            </w:r>
          </w:ins>
          <w:r>
            <w:rPr>
              <w:noProof/>
              <w:webHidden/>
            </w:rPr>
          </w:r>
          <w:r>
            <w:rPr>
              <w:noProof/>
              <w:webHidden/>
            </w:rPr>
            <w:fldChar w:fldCharType="separate"/>
          </w:r>
          <w:ins w:id="87" w:author="PH" w:date="2024-11-27T18:59:00Z" w16du:dateUtc="2024-11-27T17:59:00Z">
            <w:r>
              <w:rPr>
                <w:noProof/>
                <w:webHidden/>
              </w:rPr>
              <w:t>20</w:t>
            </w:r>
            <w:r>
              <w:rPr>
                <w:noProof/>
                <w:webHidden/>
              </w:rPr>
              <w:fldChar w:fldCharType="end"/>
            </w:r>
            <w:r w:rsidRPr="00D44B2E">
              <w:rPr>
                <w:rStyle w:val="Hyperlink"/>
                <w:noProof/>
              </w:rPr>
              <w:fldChar w:fldCharType="end"/>
            </w:r>
          </w:ins>
        </w:p>
        <w:p w14:paraId="6B2FF1A7" w14:textId="79300E5E" w:rsidR="00901FC4" w:rsidRDefault="00901FC4">
          <w:pPr>
            <w:pStyle w:val="Verzeichnis4"/>
            <w:tabs>
              <w:tab w:val="left" w:pos="1920"/>
              <w:tab w:val="right" w:leader="dot" w:pos="9010"/>
            </w:tabs>
            <w:rPr>
              <w:ins w:id="88" w:author="PH" w:date="2024-11-27T18:59:00Z" w16du:dateUtc="2024-11-27T17:59:00Z"/>
              <w:rFonts w:asciiTheme="minorHAnsi" w:eastAsiaTheme="minorEastAsia" w:hAnsiTheme="minorHAnsi"/>
              <w:noProof/>
              <w:color w:val="auto"/>
              <w:kern w:val="2"/>
              <w:lang w:eastAsia="en-GB"/>
              <w14:ligatures w14:val="standardContextual"/>
            </w:rPr>
          </w:pPr>
          <w:ins w:id="8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3.1.2.6</w:t>
            </w:r>
            <w:r>
              <w:rPr>
                <w:rFonts w:asciiTheme="minorHAnsi" w:eastAsiaTheme="minorEastAsia" w:hAnsiTheme="minorHAnsi"/>
                <w:noProof/>
                <w:color w:val="auto"/>
                <w:kern w:val="2"/>
                <w:lang w:eastAsia="en-GB"/>
                <w14:ligatures w14:val="standardContextual"/>
              </w:rPr>
              <w:tab/>
            </w:r>
            <w:r w:rsidRPr="00D44B2E">
              <w:rPr>
                <w:rStyle w:val="Hyperlink"/>
                <w:noProof/>
              </w:rPr>
              <w:t>Migrate()</w:t>
            </w:r>
            <w:r>
              <w:rPr>
                <w:noProof/>
                <w:webHidden/>
              </w:rPr>
              <w:tab/>
            </w:r>
            <w:r>
              <w:rPr>
                <w:noProof/>
                <w:webHidden/>
              </w:rPr>
              <w:fldChar w:fldCharType="begin"/>
            </w:r>
            <w:r>
              <w:rPr>
                <w:noProof/>
                <w:webHidden/>
              </w:rPr>
              <w:instrText xml:space="preserve"> PAGEREF _Toc183626413 \h </w:instrText>
            </w:r>
          </w:ins>
          <w:r>
            <w:rPr>
              <w:noProof/>
              <w:webHidden/>
            </w:rPr>
          </w:r>
          <w:r>
            <w:rPr>
              <w:noProof/>
              <w:webHidden/>
            </w:rPr>
            <w:fldChar w:fldCharType="separate"/>
          </w:r>
          <w:ins w:id="90" w:author="PH" w:date="2024-11-27T18:59:00Z" w16du:dateUtc="2024-11-27T17:59:00Z">
            <w:r>
              <w:rPr>
                <w:noProof/>
                <w:webHidden/>
              </w:rPr>
              <w:t>21</w:t>
            </w:r>
            <w:r>
              <w:rPr>
                <w:noProof/>
                <w:webHidden/>
              </w:rPr>
              <w:fldChar w:fldCharType="end"/>
            </w:r>
            <w:r w:rsidRPr="00D44B2E">
              <w:rPr>
                <w:rStyle w:val="Hyperlink"/>
                <w:noProof/>
              </w:rPr>
              <w:fldChar w:fldCharType="end"/>
            </w:r>
          </w:ins>
        </w:p>
        <w:p w14:paraId="29567394" w14:textId="034E7C90" w:rsidR="00901FC4" w:rsidRDefault="00901FC4">
          <w:pPr>
            <w:pStyle w:val="Verzeichnis4"/>
            <w:tabs>
              <w:tab w:val="left" w:pos="1920"/>
              <w:tab w:val="right" w:leader="dot" w:pos="9010"/>
            </w:tabs>
            <w:rPr>
              <w:ins w:id="91" w:author="PH" w:date="2024-11-27T18:59:00Z" w16du:dateUtc="2024-11-27T17:59:00Z"/>
              <w:rFonts w:asciiTheme="minorHAnsi" w:eastAsiaTheme="minorEastAsia" w:hAnsiTheme="minorHAnsi"/>
              <w:noProof/>
              <w:color w:val="auto"/>
              <w:kern w:val="2"/>
              <w:lang w:eastAsia="en-GB"/>
              <w14:ligatures w14:val="standardContextual"/>
            </w:rPr>
          </w:pPr>
          <w:ins w:id="9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3.1.2.7</w:t>
            </w:r>
            <w:r>
              <w:rPr>
                <w:rFonts w:asciiTheme="minorHAnsi" w:eastAsiaTheme="minorEastAsia" w:hAnsiTheme="minorHAnsi"/>
                <w:noProof/>
                <w:color w:val="auto"/>
                <w:kern w:val="2"/>
                <w:lang w:eastAsia="en-GB"/>
                <w14:ligatures w14:val="standardContextual"/>
              </w:rPr>
              <w:tab/>
            </w:r>
            <w:r w:rsidRPr="00D44B2E">
              <w:rPr>
                <w:rStyle w:val="Hyperlink"/>
                <w:noProof/>
              </w:rPr>
              <w:t>List()</w:t>
            </w:r>
            <w:r>
              <w:rPr>
                <w:noProof/>
                <w:webHidden/>
              </w:rPr>
              <w:tab/>
            </w:r>
            <w:r>
              <w:rPr>
                <w:noProof/>
                <w:webHidden/>
              </w:rPr>
              <w:fldChar w:fldCharType="begin"/>
            </w:r>
            <w:r>
              <w:rPr>
                <w:noProof/>
                <w:webHidden/>
              </w:rPr>
              <w:instrText xml:space="preserve"> PAGEREF _Toc183626414 \h </w:instrText>
            </w:r>
          </w:ins>
          <w:r>
            <w:rPr>
              <w:noProof/>
              <w:webHidden/>
            </w:rPr>
          </w:r>
          <w:r>
            <w:rPr>
              <w:noProof/>
              <w:webHidden/>
            </w:rPr>
            <w:fldChar w:fldCharType="separate"/>
          </w:r>
          <w:ins w:id="93" w:author="PH" w:date="2024-11-27T18:59:00Z" w16du:dateUtc="2024-11-27T17:59:00Z">
            <w:r>
              <w:rPr>
                <w:noProof/>
                <w:webHidden/>
              </w:rPr>
              <w:t>21</w:t>
            </w:r>
            <w:r>
              <w:rPr>
                <w:noProof/>
                <w:webHidden/>
              </w:rPr>
              <w:fldChar w:fldCharType="end"/>
            </w:r>
            <w:r w:rsidRPr="00D44B2E">
              <w:rPr>
                <w:rStyle w:val="Hyperlink"/>
                <w:noProof/>
              </w:rPr>
              <w:fldChar w:fldCharType="end"/>
            </w:r>
          </w:ins>
        </w:p>
        <w:p w14:paraId="749CBB6C" w14:textId="4AD10196" w:rsidR="00901FC4" w:rsidRDefault="00901FC4">
          <w:pPr>
            <w:pStyle w:val="Verzeichnis3"/>
            <w:tabs>
              <w:tab w:val="left" w:pos="1440"/>
              <w:tab w:val="right" w:leader="dot" w:pos="9010"/>
            </w:tabs>
            <w:rPr>
              <w:ins w:id="94" w:author="PH" w:date="2024-11-27T18:59:00Z" w16du:dateUtc="2024-11-27T17:59:00Z"/>
              <w:rFonts w:asciiTheme="minorHAnsi" w:eastAsiaTheme="minorEastAsia" w:hAnsiTheme="minorHAnsi"/>
              <w:noProof/>
              <w:color w:val="auto"/>
              <w:kern w:val="2"/>
              <w:lang w:eastAsia="en-GB"/>
              <w14:ligatures w14:val="standardContextual"/>
            </w:rPr>
          </w:pPr>
          <w:ins w:id="9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interface</w:t>
            </w:r>
            <w:r>
              <w:rPr>
                <w:noProof/>
                <w:webHidden/>
              </w:rPr>
              <w:tab/>
            </w:r>
            <w:r>
              <w:rPr>
                <w:noProof/>
                <w:webHidden/>
              </w:rPr>
              <w:fldChar w:fldCharType="begin"/>
            </w:r>
            <w:r>
              <w:rPr>
                <w:noProof/>
                <w:webHidden/>
              </w:rPr>
              <w:instrText xml:space="preserve"> PAGEREF _Toc183626415 \h </w:instrText>
            </w:r>
          </w:ins>
          <w:r>
            <w:rPr>
              <w:noProof/>
              <w:webHidden/>
            </w:rPr>
          </w:r>
          <w:r>
            <w:rPr>
              <w:noProof/>
              <w:webHidden/>
            </w:rPr>
            <w:fldChar w:fldCharType="separate"/>
          </w:r>
          <w:ins w:id="96" w:author="PH" w:date="2024-11-27T18:59:00Z" w16du:dateUtc="2024-11-27T17:59:00Z">
            <w:r>
              <w:rPr>
                <w:noProof/>
                <w:webHidden/>
              </w:rPr>
              <w:t>22</w:t>
            </w:r>
            <w:r>
              <w:rPr>
                <w:noProof/>
                <w:webHidden/>
              </w:rPr>
              <w:fldChar w:fldCharType="end"/>
            </w:r>
            <w:r w:rsidRPr="00D44B2E">
              <w:rPr>
                <w:rStyle w:val="Hyperlink"/>
                <w:noProof/>
              </w:rPr>
              <w:fldChar w:fldCharType="end"/>
            </w:r>
          </w:ins>
        </w:p>
        <w:p w14:paraId="3BCF0317" w14:textId="508811C8" w:rsidR="00901FC4" w:rsidRDefault="00901FC4">
          <w:pPr>
            <w:pStyle w:val="Verzeichnis4"/>
            <w:tabs>
              <w:tab w:val="left" w:pos="1920"/>
              <w:tab w:val="right" w:leader="dot" w:pos="9010"/>
            </w:tabs>
            <w:rPr>
              <w:ins w:id="97" w:author="PH" w:date="2024-11-27T18:59:00Z" w16du:dateUtc="2024-11-27T17:59:00Z"/>
              <w:rFonts w:asciiTheme="minorHAnsi" w:eastAsiaTheme="minorEastAsia" w:hAnsiTheme="minorHAnsi"/>
              <w:noProof/>
              <w:color w:val="auto"/>
              <w:kern w:val="2"/>
              <w:lang w:eastAsia="en-GB"/>
              <w14:ligatures w14:val="standardContextual"/>
            </w:rPr>
          </w:pPr>
          <w:ins w:id="9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_Toc183626416 \h </w:instrText>
            </w:r>
          </w:ins>
          <w:r>
            <w:rPr>
              <w:noProof/>
              <w:webHidden/>
            </w:rPr>
          </w:r>
          <w:r>
            <w:rPr>
              <w:noProof/>
              <w:webHidden/>
            </w:rPr>
            <w:fldChar w:fldCharType="separate"/>
          </w:r>
          <w:ins w:id="99" w:author="PH" w:date="2024-11-27T18:59:00Z" w16du:dateUtc="2024-11-27T17:59:00Z">
            <w:r>
              <w:rPr>
                <w:noProof/>
                <w:webHidden/>
              </w:rPr>
              <w:t>22</w:t>
            </w:r>
            <w:r>
              <w:rPr>
                <w:noProof/>
                <w:webHidden/>
              </w:rPr>
              <w:fldChar w:fldCharType="end"/>
            </w:r>
            <w:r w:rsidRPr="00D44B2E">
              <w:rPr>
                <w:rStyle w:val="Hyperlink"/>
                <w:noProof/>
              </w:rPr>
              <w:fldChar w:fldCharType="end"/>
            </w:r>
          </w:ins>
        </w:p>
        <w:p w14:paraId="0FB64FB7" w14:textId="2CD83E66" w:rsidR="00901FC4" w:rsidRDefault="00901FC4">
          <w:pPr>
            <w:pStyle w:val="Verzeichnis4"/>
            <w:tabs>
              <w:tab w:val="left" w:pos="1920"/>
              <w:tab w:val="right" w:leader="dot" w:pos="9010"/>
            </w:tabs>
            <w:rPr>
              <w:ins w:id="100" w:author="PH" w:date="2024-11-27T18:59:00Z" w16du:dateUtc="2024-11-27T17:59:00Z"/>
              <w:rFonts w:asciiTheme="minorHAnsi" w:eastAsiaTheme="minorEastAsia" w:hAnsiTheme="minorHAnsi"/>
              <w:noProof/>
              <w:color w:val="auto"/>
              <w:kern w:val="2"/>
              <w:lang w:eastAsia="en-GB"/>
              <w14:ligatures w14:val="standardContextual"/>
            </w:rPr>
          </w:pPr>
          <w:ins w:id="101" w:author="PH" w:date="2024-11-27T18:59:00Z" w16du:dateUtc="2024-11-27T17:59:00Z">
            <w:r w:rsidRPr="00D44B2E">
              <w:rPr>
                <w:rStyle w:val="Hyperlink"/>
                <w:noProof/>
              </w:rPr>
              <w:lastRenderedPageBreak/>
              <w:fldChar w:fldCharType="begin"/>
            </w:r>
            <w:r w:rsidRPr="00D44B2E">
              <w:rPr>
                <w:rStyle w:val="Hyperlink"/>
                <w:noProof/>
              </w:rPr>
              <w:instrText xml:space="preserve"> </w:instrText>
            </w:r>
            <w:r>
              <w:rPr>
                <w:noProof/>
              </w:rPr>
              <w:instrText>HYPERLINK \l "_Toc183626417"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3.1.3.2</w:t>
            </w:r>
            <w:r>
              <w:rPr>
                <w:rFonts w:asciiTheme="minorHAnsi" w:eastAsiaTheme="minorEastAsia" w:hAnsiTheme="minorHAnsi"/>
                <w:noProof/>
                <w:color w:val="auto"/>
                <w:kern w:val="2"/>
                <w:lang w:eastAsia="en-GB"/>
                <w14:ligatures w14:val="standardContextual"/>
              </w:rPr>
              <w:tab/>
            </w:r>
            <w:r w:rsidRPr="00D44B2E">
              <w:rPr>
                <w:rStyle w:val="Hyperlink"/>
                <w:noProof/>
              </w:rPr>
              <w:t>Read()</w:t>
            </w:r>
            <w:r>
              <w:rPr>
                <w:noProof/>
                <w:webHidden/>
              </w:rPr>
              <w:tab/>
            </w:r>
            <w:r>
              <w:rPr>
                <w:noProof/>
                <w:webHidden/>
              </w:rPr>
              <w:fldChar w:fldCharType="begin"/>
            </w:r>
            <w:r>
              <w:rPr>
                <w:noProof/>
                <w:webHidden/>
              </w:rPr>
              <w:instrText xml:space="preserve"> PAGEREF _Toc183626417 \h </w:instrText>
            </w:r>
          </w:ins>
          <w:r>
            <w:rPr>
              <w:noProof/>
              <w:webHidden/>
            </w:rPr>
          </w:r>
          <w:r>
            <w:rPr>
              <w:noProof/>
              <w:webHidden/>
            </w:rPr>
            <w:fldChar w:fldCharType="separate"/>
          </w:r>
          <w:ins w:id="102" w:author="PH" w:date="2024-11-27T18:59:00Z" w16du:dateUtc="2024-11-27T17:59:00Z">
            <w:r>
              <w:rPr>
                <w:noProof/>
                <w:webHidden/>
              </w:rPr>
              <w:t>23</w:t>
            </w:r>
            <w:r>
              <w:rPr>
                <w:noProof/>
                <w:webHidden/>
              </w:rPr>
              <w:fldChar w:fldCharType="end"/>
            </w:r>
            <w:r w:rsidRPr="00D44B2E">
              <w:rPr>
                <w:rStyle w:val="Hyperlink"/>
                <w:noProof/>
              </w:rPr>
              <w:fldChar w:fldCharType="end"/>
            </w:r>
          </w:ins>
        </w:p>
        <w:p w14:paraId="601CE876" w14:textId="7CDD87C1" w:rsidR="00901FC4" w:rsidRDefault="00901FC4">
          <w:pPr>
            <w:pStyle w:val="Verzeichnis4"/>
            <w:tabs>
              <w:tab w:val="left" w:pos="1920"/>
              <w:tab w:val="right" w:leader="dot" w:pos="9010"/>
            </w:tabs>
            <w:rPr>
              <w:ins w:id="103" w:author="PH" w:date="2024-11-27T18:59:00Z" w16du:dateUtc="2024-11-27T17:59:00Z"/>
              <w:rFonts w:asciiTheme="minorHAnsi" w:eastAsiaTheme="minorEastAsia" w:hAnsiTheme="minorHAnsi"/>
              <w:noProof/>
              <w:color w:val="auto"/>
              <w:kern w:val="2"/>
              <w:lang w:eastAsia="en-GB"/>
              <w14:ligatures w14:val="standardContextual"/>
            </w:rPr>
          </w:pPr>
          <w:ins w:id="10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3.1.3.3</w:t>
            </w:r>
            <w:r>
              <w:rPr>
                <w:rFonts w:asciiTheme="minorHAnsi" w:eastAsiaTheme="minorEastAsia" w:hAnsiTheme="minorHAnsi"/>
                <w:noProof/>
                <w:color w:val="auto"/>
                <w:kern w:val="2"/>
                <w:lang w:eastAsia="en-GB"/>
                <w14:ligatures w14:val="standardContextual"/>
              </w:rPr>
              <w:tab/>
            </w:r>
            <w:r w:rsidRPr="00D44B2E">
              <w:rPr>
                <w:rStyle w:val="Hyperlink"/>
                <w:noProof/>
              </w:rPr>
              <w:t>Update()</w:t>
            </w:r>
            <w:r>
              <w:rPr>
                <w:noProof/>
                <w:webHidden/>
              </w:rPr>
              <w:tab/>
            </w:r>
            <w:r>
              <w:rPr>
                <w:noProof/>
                <w:webHidden/>
              </w:rPr>
              <w:fldChar w:fldCharType="begin"/>
            </w:r>
            <w:r>
              <w:rPr>
                <w:noProof/>
                <w:webHidden/>
              </w:rPr>
              <w:instrText xml:space="preserve"> PAGEREF _Toc183626418 \h </w:instrText>
            </w:r>
          </w:ins>
          <w:r>
            <w:rPr>
              <w:noProof/>
              <w:webHidden/>
            </w:rPr>
          </w:r>
          <w:r>
            <w:rPr>
              <w:noProof/>
              <w:webHidden/>
            </w:rPr>
            <w:fldChar w:fldCharType="separate"/>
          </w:r>
          <w:ins w:id="105" w:author="PH" w:date="2024-11-27T18:59:00Z" w16du:dateUtc="2024-11-27T17:59:00Z">
            <w:r>
              <w:rPr>
                <w:noProof/>
                <w:webHidden/>
              </w:rPr>
              <w:t>23</w:t>
            </w:r>
            <w:r>
              <w:rPr>
                <w:noProof/>
                <w:webHidden/>
              </w:rPr>
              <w:fldChar w:fldCharType="end"/>
            </w:r>
            <w:r w:rsidRPr="00D44B2E">
              <w:rPr>
                <w:rStyle w:val="Hyperlink"/>
                <w:noProof/>
              </w:rPr>
              <w:fldChar w:fldCharType="end"/>
            </w:r>
          </w:ins>
        </w:p>
        <w:p w14:paraId="500ECD8F" w14:textId="0864B914" w:rsidR="00901FC4" w:rsidRDefault="00901FC4">
          <w:pPr>
            <w:pStyle w:val="Verzeichnis4"/>
            <w:tabs>
              <w:tab w:val="left" w:pos="1920"/>
              <w:tab w:val="right" w:leader="dot" w:pos="9010"/>
            </w:tabs>
            <w:rPr>
              <w:ins w:id="106" w:author="PH" w:date="2024-11-27T18:59:00Z" w16du:dateUtc="2024-11-27T17:59:00Z"/>
              <w:rFonts w:asciiTheme="minorHAnsi" w:eastAsiaTheme="minorEastAsia" w:hAnsiTheme="minorHAnsi"/>
              <w:noProof/>
              <w:color w:val="auto"/>
              <w:kern w:val="2"/>
              <w:lang w:eastAsia="en-GB"/>
              <w14:ligatures w14:val="standardContextual"/>
            </w:rPr>
          </w:pPr>
          <w:ins w:id="10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3.1.3.4</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_Toc183626419 \h </w:instrText>
            </w:r>
          </w:ins>
          <w:r>
            <w:rPr>
              <w:noProof/>
              <w:webHidden/>
            </w:rPr>
          </w:r>
          <w:r>
            <w:rPr>
              <w:noProof/>
              <w:webHidden/>
            </w:rPr>
            <w:fldChar w:fldCharType="separate"/>
          </w:r>
          <w:ins w:id="108" w:author="PH" w:date="2024-11-27T18:59:00Z" w16du:dateUtc="2024-11-27T17:59:00Z">
            <w:r>
              <w:rPr>
                <w:noProof/>
                <w:webHidden/>
              </w:rPr>
              <w:t>24</w:t>
            </w:r>
            <w:r>
              <w:rPr>
                <w:noProof/>
                <w:webHidden/>
              </w:rPr>
              <w:fldChar w:fldCharType="end"/>
            </w:r>
            <w:r w:rsidRPr="00D44B2E">
              <w:rPr>
                <w:rStyle w:val="Hyperlink"/>
                <w:noProof/>
              </w:rPr>
              <w:fldChar w:fldCharType="end"/>
            </w:r>
          </w:ins>
        </w:p>
        <w:p w14:paraId="62F0C6DB" w14:textId="2A917AA8" w:rsidR="00901FC4" w:rsidRDefault="00901FC4">
          <w:pPr>
            <w:pStyle w:val="Verzeichnis3"/>
            <w:tabs>
              <w:tab w:val="left" w:pos="1440"/>
              <w:tab w:val="right" w:leader="dot" w:pos="9010"/>
            </w:tabs>
            <w:rPr>
              <w:ins w:id="109" w:author="PH" w:date="2024-11-27T18:59:00Z" w16du:dateUtc="2024-11-27T17:59:00Z"/>
              <w:rFonts w:asciiTheme="minorHAnsi" w:eastAsiaTheme="minorEastAsia" w:hAnsiTheme="minorHAnsi"/>
              <w:noProof/>
              <w:color w:val="auto"/>
              <w:kern w:val="2"/>
              <w:lang w:eastAsia="en-GB"/>
              <w14:ligatures w14:val="standardContextual"/>
            </w:rPr>
          </w:pPr>
          <w:ins w:id="11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w:t>
            </w:r>
            <w:r>
              <w:rPr>
                <w:rFonts w:asciiTheme="minorHAnsi" w:eastAsiaTheme="minorEastAsia" w:hAnsiTheme="minorHAnsi"/>
                <w:noProof/>
                <w:color w:val="auto"/>
                <w:kern w:val="2"/>
                <w:lang w:eastAsia="en-GB"/>
                <w14:ligatures w14:val="standardContextual"/>
              </w:rPr>
              <w:tab/>
            </w:r>
            <w:r w:rsidRPr="00D44B2E">
              <w:rPr>
                <w:rStyle w:val="Hyperlink"/>
                <w:noProof/>
              </w:rPr>
              <w:t>Fault Descriptions</w:t>
            </w:r>
            <w:r>
              <w:rPr>
                <w:noProof/>
                <w:webHidden/>
              </w:rPr>
              <w:tab/>
            </w:r>
            <w:r>
              <w:rPr>
                <w:noProof/>
                <w:webHidden/>
              </w:rPr>
              <w:fldChar w:fldCharType="begin"/>
            </w:r>
            <w:r>
              <w:rPr>
                <w:noProof/>
                <w:webHidden/>
              </w:rPr>
              <w:instrText xml:space="preserve"> PAGEREF _Toc183626420 \h </w:instrText>
            </w:r>
          </w:ins>
          <w:r>
            <w:rPr>
              <w:noProof/>
              <w:webHidden/>
            </w:rPr>
          </w:r>
          <w:r>
            <w:rPr>
              <w:noProof/>
              <w:webHidden/>
            </w:rPr>
            <w:fldChar w:fldCharType="separate"/>
          </w:r>
          <w:ins w:id="111" w:author="PH" w:date="2024-11-27T18:59:00Z" w16du:dateUtc="2024-11-27T17:59:00Z">
            <w:r>
              <w:rPr>
                <w:noProof/>
                <w:webHidden/>
              </w:rPr>
              <w:t>24</w:t>
            </w:r>
            <w:r>
              <w:rPr>
                <w:noProof/>
                <w:webHidden/>
              </w:rPr>
              <w:fldChar w:fldCharType="end"/>
            </w:r>
            <w:r w:rsidRPr="00D44B2E">
              <w:rPr>
                <w:rStyle w:val="Hyperlink"/>
                <w:noProof/>
              </w:rPr>
              <w:fldChar w:fldCharType="end"/>
            </w:r>
          </w:ins>
        </w:p>
        <w:p w14:paraId="4A09AC94" w14:textId="10111B0B" w:rsidR="00901FC4" w:rsidRDefault="00901FC4">
          <w:pPr>
            <w:pStyle w:val="Verzeichnis4"/>
            <w:tabs>
              <w:tab w:val="left" w:pos="1920"/>
              <w:tab w:val="right" w:leader="dot" w:pos="9010"/>
            </w:tabs>
            <w:rPr>
              <w:ins w:id="112" w:author="PH" w:date="2024-11-27T18:59:00Z" w16du:dateUtc="2024-11-27T17:59:00Z"/>
              <w:rFonts w:asciiTheme="minorHAnsi" w:eastAsiaTheme="minorEastAsia" w:hAnsiTheme="minorHAnsi"/>
              <w:noProof/>
              <w:color w:val="auto"/>
              <w:kern w:val="2"/>
              <w:lang w:eastAsia="en-GB"/>
              <w14:ligatures w14:val="standardContextual"/>
            </w:rPr>
          </w:pPr>
          <w:ins w:id="11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3.1.4.1</w:t>
            </w:r>
            <w:r>
              <w:rPr>
                <w:rFonts w:asciiTheme="minorHAnsi" w:eastAsiaTheme="minorEastAsia" w:hAnsiTheme="minorHAnsi"/>
                <w:noProof/>
                <w:color w:val="auto"/>
                <w:kern w:val="2"/>
                <w:lang w:eastAsia="en-GB"/>
                <w14:ligatures w14:val="standardContextual"/>
              </w:rPr>
              <w:tab/>
            </w:r>
            <w:r w:rsidRPr="00D44B2E">
              <w:rPr>
                <w:rStyle w:val="Hyperlink"/>
                <w:noProof/>
              </w:rPr>
              <w:t>SMP Not Found Fault</w:t>
            </w:r>
            <w:r>
              <w:rPr>
                <w:noProof/>
                <w:webHidden/>
              </w:rPr>
              <w:tab/>
            </w:r>
            <w:r>
              <w:rPr>
                <w:noProof/>
                <w:webHidden/>
              </w:rPr>
              <w:fldChar w:fldCharType="begin"/>
            </w:r>
            <w:r>
              <w:rPr>
                <w:noProof/>
                <w:webHidden/>
              </w:rPr>
              <w:instrText xml:space="preserve"> PAGEREF _Toc183626421 \h </w:instrText>
            </w:r>
          </w:ins>
          <w:r>
            <w:rPr>
              <w:noProof/>
              <w:webHidden/>
            </w:rPr>
          </w:r>
          <w:r>
            <w:rPr>
              <w:noProof/>
              <w:webHidden/>
            </w:rPr>
            <w:fldChar w:fldCharType="separate"/>
          </w:r>
          <w:ins w:id="114" w:author="PH" w:date="2024-11-27T18:59:00Z" w16du:dateUtc="2024-11-27T17:59:00Z">
            <w:r>
              <w:rPr>
                <w:noProof/>
                <w:webHidden/>
              </w:rPr>
              <w:t>24</w:t>
            </w:r>
            <w:r>
              <w:rPr>
                <w:noProof/>
                <w:webHidden/>
              </w:rPr>
              <w:fldChar w:fldCharType="end"/>
            </w:r>
            <w:r w:rsidRPr="00D44B2E">
              <w:rPr>
                <w:rStyle w:val="Hyperlink"/>
                <w:noProof/>
              </w:rPr>
              <w:fldChar w:fldCharType="end"/>
            </w:r>
          </w:ins>
        </w:p>
        <w:p w14:paraId="702E8E9E" w14:textId="7178DC29" w:rsidR="00901FC4" w:rsidRDefault="00901FC4">
          <w:pPr>
            <w:pStyle w:val="Verzeichnis4"/>
            <w:tabs>
              <w:tab w:val="left" w:pos="1920"/>
              <w:tab w:val="right" w:leader="dot" w:pos="9010"/>
            </w:tabs>
            <w:rPr>
              <w:ins w:id="115" w:author="PH" w:date="2024-11-27T18:59:00Z" w16du:dateUtc="2024-11-27T17:59:00Z"/>
              <w:rFonts w:asciiTheme="minorHAnsi" w:eastAsiaTheme="minorEastAsia" w:hAnsiTheme="minorHAnsi"/>
              <w:noProof/>
              <w:color w:val="auto"/>
              <w:kern w:val="2"/>
              <w:lang w:eastAsia="en-GB"/>
              <w14:ligatures w14:val="standardContextual"/>
            </w:rPr>
          </w:pPr>
          <w:ins w:id="11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3.1.4.2</w:t>
            </w:r>
            <w:r>
              <w:rPr>
                <w:rFonts w:asciiTheme="minorHAnsi" w:eastAsiaTheme="minorEastAsia" w:hAnsiTheme="minorHAnsi"/>
                <w:noProof/>
                <w:color w:val="auto"/>
                <w:kern w:val="2"/>
                <w:lang w:eastAsia="en-GB"/>
                <w14:ligatures w14:val="standardContextual"/>
              </w:rPr>
              <w:tab/>
            </w:r>
            <w:r w:rsidRPr="00D44B2E">
              <w:rPr>
                <w:rStyle w:val="Hyperlink"/>
                <w:noProof/>
              </w:rPr>
              <w:t>Unauthorized Fault</w:t>
            </w:r>
            <w:r>
              <w:rPr>
                <w:noProof/>
                <w:webHidden/>
              </w:rPr>
              <w:tab/>
            </w:r>
            <w:r>
              <w:rPr>
                <w:noProof/>
                <w:webHidden/>
              </w:rPr>
              <w:fldChar w:fldCharType="begin"/>
            </w:r>
            <w:r>
              <w:rPr>
                <w:noProof/>
                <w:webHidden/>
              </w:rPr>
              <w:instrText xml:space="preserve"> PAGEREF _Toc183626422 \h </w:instrText>
            </w:r>
          </w:ins>
          <w:r>
            <w:rPr>
              <w:noProof/>
              <w:webHidden/>
            </w:rPr>
          </w:r>
          <w:r>
            <w:rPr>
              <w:noProof/>
              <w:webHidden/>
            </w:rPr>
            <w:fldChar w:fldCharType="separate"/>
          </w:r>
          <w:ins w:id="117" w:author="PH" w:date="2024-11-27T18:59:00Z" w16du:dateUtc="2024-11-27T17:59:00Z">
            <w:r>
              <w:rPr>
                <w:noProof/>
                <w:webHidden/>
              </w:rPr>
              <w:t>25</w:t>
            </w:r>
            <w:r>
              <w:rPr>
                <w:noProof/>
                <w:webHidden/>
              </w:rPr>
              <w:fldChar w:fldCharType="end"/>
            </w:r>
            <w:r w:rsidRPr="00D44B2E">
              <w:rPr>
                <w:rStyle w:val="Hyperlink"/>
                <w:noProof/>
              </w:rPr>
              <w:fldChar w:fldCharType="end"/>
            </w:r>
          </w:ins>
        </w:p>
        <w:p w14:paraId="45222FF8" w14:textId="198A327E" w:rsidR="00901FC4" w:rsidRDefault="00901FC4">
          <w:pPr>
            <w:pStyle w:val="Verzeichnis4"/>
            <w:tabs>
              <w:tab w:val="left" w:pos="1920"/>
              <w:tab w:val="right" w:leader="dot" w:pos="9010"/>
            </w:tabs>
            <w:rPr>
              <w:ins w:id="118" w:author="PH" w:date="2024-11-27T18:59:00Z" w16du:dateUtc="2024-11-27T17:59:00Z"/>
              <w:rFonts w:asciiTheme="minorHAnsi" w:eastAsiaTheme="minorEastAsia" w:hAnsiTheme="minorHAnsi"/>
              <w:noProof/>
              <w:color w:val="auto"/>
              <w:kern w:val="2"/>
              <w:lang w:eastAsia="en-GB"/>
              <w14:ligatures w14:val="standardContextual"/>
            </w:rPr>
          </w:pPr>
          <w:ins w:id="11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3.1.4.3</w:t>
            </w:r>
            <w:r>
              <w:rPr>
                <w:rFonts w:asciiTheme="minorHAnsi" w:eastAsiaTheme="minorEastAsia" w:hAnsiTheme="minorHAnsi"/>
                <w:noProof/>
                <w:color w:val="auto"/>
                <w:kern w:val="2"/>
                <w:lang w:eastAsia="en-GB"/>
                <w14:ligatures w14:val="standardContextual"/>
              </w:rPr>
              <w:tab/>
            </w:r>
            <w:r w:rsidRPr="00D44B2E">
              <w:rPr>
                <w:rStyle w:val="Hyperlink"/>
                <w:noProof/>
              </w:rPr>
              <w:t>Bad Request Fault</w:t>
            </w:r>
            <w:r>
              <w:rPr>
                <w:noProof/>
                <w:webHidden/>
              </w:rPr>
              <w:tab/>
            </w:r>
            <w:r>
              <w:rPr>
                <w:noProof/>
                <w:webHidden/>
              </w:rPr>
              <w:fldChar w:fldCharType="begin"/>
            </w:r>
            <w:r>
              <w:rPr>
                <w:noProof/>
                <w:webHidden/>
              </w:rPr>
              <w:instrText xml:space="preserve"> PAGEREF _Toc183626423 \h </w:instrText>
            </w:r>
          </w:ins>
          <w:r>
            <w:rPr>
              <w:noProof/>
              <w:webHidden/>
            </w:rPr>
          </w:r>
          <w:r>
            <w:rPr>
              <w:noProof/>
              <w:webHidden/>
            </w:rPr>
            <w:fldChar w:fldCharType="separate"/>
          </w:r>
          <w:ins w:id="120" w:author="PH" w:date="2024-11-27T18:59:00Z" w16du:dateUtc="2024-11-27T17:59:00Z">
            <w:r>
              <w:rPr>
                <w:noProof/>
                <w:webHidden/>
              </w:rPr>
              <w:t>25</w:t>
            </w:r>
            <w:r>
              <w:rPr>
                <w:noProof/>
                <w:webHidden/>
              </w:rPr>
              <w:fldChar w:fldCharType="end"/>
            </w:r>
            <w:r w:rsidRPr="00D44B2E">
              <w:rPr>
                <w:rStyle w:val="Hyperlink"/>
                <w:noProof/>
              </w:rPr>
              <w:fldChar w:fldCharType="end"/>
            </w:r>
          </w:ins>
        </w:p>
        <w:p w14:paraId="4B971E93" w14:textId="1DFFE5BC" w:rsidR="00901FC4" w:rsidRDefault="00901FC4">
          <w:pPr>
            <w:pStyle w:val="Verzeichnis4"/>
            <w:tabs>
              <w:tab w:val="left" w:pos="1920"/>
              <w:tab w:val="right" w:leader="dot" w:pos="9010"/>
            </w:tabs>
            <w:rPr>
              <w:ins w:id="121" w:author="PH" w:date="2024-11-27T18:59:00Z" w16du:dateUtc="2024-11-27T17:59:00Z"/>
              <w:rFonts w:asciiTheme="minorHAnsi" w:eastAsiaTheme="minorEastAsia" w:hAnsiTheme="minorHAnsi"/>
              <w:noProof/>
              <w:color w:val="auto"/>
              <w:kern w:val="2"/>
              <w:lang w:eastAsia="en-GB"/>
              <w14:ligatures w14:val="standardContextual"/>
            </w:rPr>
          </w:pPr>
          <w:ins w:id="12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3.1.4.4</w:t>
            </w:r>
            <w:r>
              <w:rPr>
                <w:rFonts w:asciiTheme="minorHAnsi" w:eastAsiaTheme="minorEastAsia" w:hAnsiTheme="minorHAnsi"/>
                <w:noProof/>
                <w:color w:val="auto"/>
                <w:kern w:val="2"/>
                <w:lang w:eastAsia="en-GB"/>
                <w14:ligatures w14:val="standardContextual"/>
              </w:rPr>
              <w:tab/>
            </w:r>
            <w:r w:rsidRPr="00D44B2E">
              <w:rPr>
                <w:rStyle w:val="Hyperlink"/>
                <w:noProof/>
              </w:rPr>
              <w:t>Internal Error Fault</w:t>
            </w:r>
            <w:r>
              <w:rPr>
                <w:noProof/>
                <w:webHidden/>
              </w:rPr>
              <w:tab/>
            </w:r>
            <w:r>
              <w:rPr>
                <w:noProof/>
                <w:webHidden/>
              </w:rPr>
              <w:fldChar w:fldCharType="begin"/>
            </w:r>
            <w:r>
              <w:rPr>
                <w:noProof/>
                <w:webHidden/>
              </w:rPr>
              <w:instrText xml:space="preserve"> PAGEREF _Toc183626424 \h </w:instrText>
            </w:r>
          </w:ins>
          <w:r>
            <w:rPr>
              <w:noProof/>
              <w:webHidden/>
            </w:rPr>
          </w:r>
          <w:r>
            <w:rPr>
              <w:noProof/>
              <w:webHidden/>
            </w:rPr>
            <w:fldChar w:fldCharType="separate"/>
          </w:r>
          <w:ins w:id="123" w:author="PH" w:date="2024-11-27T18:59:00Z" w16du:dateUtc="2024-11-27T17:59:00Z">
            <w:r>
              <w:rPr>
                <w:noProof/>
                <w:webHidden/>
              </w:rPr>
              <w:t>25</w:t>
            </w:r>
            <w:r>
              <w:rPr>
                <w:noProof/>
                <w:webHidden/>
              </w:rPr>
              <w:fldChar w:fldCharType="end"/>
            </w:r>
            <w:r w:rsidRPr="00D44B2E">
              <w:rPr>
                <w:rStyle w:val="Hyperlink"/>
                <w:noProof/>
              </w:rPr>
              <w:fldChar w:fldCharType="end"/>
            </w:r>
          </w:ins>
        </w:p>
        <w:p w14:paraId="7F7CD34D" w14:textId="70011F58" w:rsidR="00901FC4" w:rsidRDefault="00901FC4">
          <w:pPr>
            <w:pStyle w:val="Verzeichnis2"/>
            <w:tabs>
              <w:tab w:val="left" w:pos="960"/>
              <w:tab w:val="right" w:leader="dot" w:pos="9010"/>
            </w:tabs>
            <w:rPr>
              <w:ins w:id="124" w:author="PH" w:date="2024-11-27T18:59:00Z" w16du:dateUtc="2024-11-27T17:59:00Z"/>
              <w:rFonts w:asciiTheme="minorHAnsi" w:eastAsiaTheme="minorEastAsia" w:hAnsiTheme="minorHAnsi"/>
              <w:noProof/>
              <w:color w:val="auto"/>
              <w:kern w:val="2"/>
              <w:lang w:eastAsia="en-GB"/>
              <w14:ligatures w14:val="standardContextual"/>
            </w:rPr>
          </w:pPr>
          <w:ins w:id="12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w:t>
            </w:r>
            <w:r>
              <w:rPr>
                <w:rFonts w:asciiTheme="minorHAnsi" w:eastAsiaTheme="minorEastAsia" w:hAnsiTheme="minorHAnsi"/>
                <w:noProof/>
                <w:color w:val="auto"/>
                <w:kern w:val="2"/>
                <w:lang w:eastAsia="en-GB"/>
                <w14:ligatures w14:val="standardContextual"/>
              </w:rPr>
              <w:tab/>
            </w:r>
            <w:r w:rsidRPr="00D44B2E">
              <w:rPr>
                <w:rStyle w:val="Hyperlink"/>
                <w:noProof/>
              </w:rPr>
              <w:t>Service Metadata Locator - data model</w:t>
            </w:r>
            <w:r>
              <w:rPr>
                <w:noProof/>
                <w:webHidden/>
              </w:rPr>
              <w:tab/>
            </w:r>
            <w:r>
              <w:rPr>
                <w:noProof/>
                <w:webHidden/>
              </w:rPr>
              <w:fldChar w:fldCharType="begin"/>
            </w:r>
            <w:r>
              <w:rPr>
                <w:noProof/>
                <w:webHidden/>
              </w:rPr>
              <w:instrText xml:space="preserve"> PAGEREF _Toc183626425 \h </w:instrText>
            </w:r>
          </w:ins>
          <w:r>
            <w:rPr>
              <w:noProof/>
              <w:webHidden/>
            </w:rPr>
          </w:r>
          <w:r>
            <w:rPr>
              <w:noProof/>
              <w:webHidden/>
            </w:rPr>
            <w:fldChar w:fldCharType="separate"/>
          </w:r>
          <w:ins w:id="126" w:author="PH" w:date="2024-11-27T18:59:00Z" w16du:dateUtc="2024-11-27T17:59:00Z">
            <w:r>
              <w:rPr>
                <w:noProof/>
                <w:webHidden/>
              </w:rPr>
              <w:t>25</w:t>
            </w:r>
            <w:r>
              <w:rPr>
                <w:noProof/>
                <w:webHidden/>
              </w:rPr>
              <w:fldChar w:fldCharType="end"/>
            </w:r>
            <w:r w:rsidRPr="00D44B2E">
              <w:rPr>
                <w:rStyle w:val="Hyperlink"/>
                <w:noProof/>
              </w:rPr>
              <w:fldChar w:fldCharType="end"/>
            </w:r>
          </w:ins>
        </w:p>
        <w:p w14:paraId="72C3325F" w14:textId="18E0CDE0" w:rsidR="00901FC4" w:rsidRDefault="00901FC4">
          <w:pPr>
            <w:pStyle w:val="Verzeichnis3"/>
            <w:tabs>
              <w:tab w:val="left" w:pos="1440"/>
              <w:tab w:val="right" w:leader="dot" w:pos="9010"/>
            </w:tabs>
            <w:rPr>
              <w:ins w:id="127" w:author="PH" w:date="2024-11-27T18:59:00Z" w16du:dateUtc="2024-11-27T17:59:00Z"/>
              <w:rFonts w:asciiTheme="minorHAnsi" w:eastAsiaTheme="minorEastAsia" w:hAnsiTheme="minorHAnsi"/>
              <w:noProof/>
              <w:color w:val="auto"/>
              <w:kern w:val="2"/>
              <w:lang w:eastAsia="en-GB"/>
              <w14:ligatures w14:val="standardContextual"/>
            </w:rPr>
          </w:pPr>
          <w:ins w:id="12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3.2.1</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 datatype</w:t>
            </w:r>
            <w:r>
              <w:rPr>
                <w:noProof/>
                <w:webHidden/>
              </w:rPr>
              <w:tab/>
            </w:r>
            <w:r>
              <w:rPr>
                <w:noProof/>
                <w:webHidden/>
              </w:rPr>
              <w:fldChar w:fldCharType="begin"/>
            </w:r>
            <w:r>
              <w:rPr>
                <w:noProof/>
                <w:webHidden/>
              </w:rPr>
              <w:instrText xml:space="preserve"> PAGEREF _Toc183626426 \h </w:instrText>
            </w:r>
          </w:ins>
          <w:r>
            <w:rPr>
              <w:noProof/>
              <w:webHidden/>
            </w:rPr>
          </w:r>
          <w:r>
            <w:rPr>
              <w:noProof/>
              <w:webHidden/>
            </w:rPr>
            <w:fldChar w:fldCharType="separate"/>
          </w:r>
          <w:ins w:id="129" w:author="PH" w:date="2024-11-27T18:59:00Z" w16du:dateUtc="2024-11-27T17:59:00Z">
            <w:r>
              <w:rPr>
                <w:noProof/>
                <w:webHidden/>
              </w:rPr>
              <w:t>26</w:t>
            </w:r>
            <w:r>
              <w:rPr>
                <w:noProof/>
                <w:webHidden/>
              </w:rPr>
              <w:fldChar w:fldCharType="end"/>
            </w:r>
            <w:r w:rsidRPr="00D44B2E">
              <w:rPr>
                <w:rStyle w:val="Hyperlink"/>
                <w:noProof/>
              </w:rPr>
              <w:fldChar w:fldCharType="end"/>
            </w:r>
          </w:ins>
        </w:p>
        <w:p w14:paraId="45705B06" w14:textId="33B4BEC6" w:rsidR="00901FC4" w:rsidRDefault="00901FC4">
          <w:pPr>
            <w:pStyle w:val="Verzeichnis3"/>
            <w:tabs>
              <w:tab w:val="left" w:pos="1440"/>
              <w:tab w:val="right" w:leader="dot" w:pos="9010"/>
            </w:tabs>
            <w:rPr>
              <w:ins w:id="130" w:author="PH" w:date="2024-11-27T18:59:00Z" w16du:dateUtc="2024-11-27T17:59:00Z"/>
              <w:rFonts w:asciiTheme="minorHAnsi" w:eastAsiaTheme="minorEastAsia" w:hAnsiTheme="minorHAnsi"/>
              <w:noProof/>
              <w:color w:val="auto"/>
              <w:kern w:val="2"/>
              <w:lang w:eastAsia="en-GB"/>
              <w14:ligatures w14:val="standardContextual"/>
            </w:rPr>
          </w:pPr>
          <w:ins w:id="13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3.2.2</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_Toc183626427 \h </w:instrText>
            </w:r>
          </w:ins>
          <w:r>
            <w:rPr>
              <w:noProof/>
              <w:webHidden/>
            </w:rPr>
          </w:r>
          <w:r>
            <w:rPr>
              <w:noProof/>
              <w:webHidden/>
            </w:rPr>
            <w:fldChar w:fldCharType="separate"/>
          </w:r>
          <w:ins w:id="132" w:author="PH" w:date="2024-11-27T18:59:00Z" w16du:dateUtc="2024-11-27T17:59:00Z">
            <w:r>
              <w:rPr>
                <w:noProof/>
                <w:webHidden/>
              </w:rPr>
              <w:t>26</w:t>
            </w:r>
            <w:r>
              <w:rPr>
                <w:noProof/>
                <w:webHidden/>
              </w:rPr>
              <w:fldChar w:fldCharType="end"/>
            </w:r>
            <w:r w:rsidRPr="00D44B2E">
              <w:rPr>
                <w:rStyle w:val="Hyperlink"/>
                <w:noProof/>
              </w:rPr>
              <w:fldChar w:fldCharType="end"/>
            </w:r>
          </w:ins>
        </w:p>
        <w:p w14:paraId="0260E068" w14:textId="50558996" w:rsidR="00901FC4" w:rsidRDefault="00901FC4">
          <w:pPr>
            <w:pStyle w:val="Verzeichnis3"/>
            <w:tabs>
              <w:tab w:val="left" w:pos="1440"/>
              <w:tab w:val="right" w:leader="dot" w:pos="9010"/>
            </w:tabs>
            <w:rPr>
              <w:ins w:id="133" w:author="PH" w:date="2024-11-27T18:59:00Z" w16du:dateUtc="2024-11-27T17:59:00Z"/>
              <w:rFonts w:asciiTheme="minorHAnsi" w:eastAsiaTheme="minorEastAsia" w:hAnsiTheme="minorHAnsi"/>
              <w:noProof/>
              <w:color w:val="auto"/>
              <w:kern w:val="2"/>
              <w:lang w:eastAsia="en-GB"/>
              <w14:ligatures w14:val="standardContextual"/>
            </w:rPr>
          </w:pPr>
          <w:ins w:id="13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3.2.3</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datatype</w:t>
            </w:r>
            <w:r>
              <w:rPr>
                <w:noProof/>
                <w:webHidden/>
              </w:rPr>
              <w:tab/>
            </w:r>
            <w:r>
              <w:rPr>
                <w:noProof/>
                <w:webHidden/>
              </w:rPr>
              <w:fldChar w:fldCharType="begin"/>
            </w:r>
            <w:r>
              <w:rPr>
                <w:noProof/>
                <w:webHidden/>
              </w:rPr>
              <w:instrText xml:space="preserve"> PAGEREF _Toc183626428 \h </w:instrText>
            </w:r>
          </w:ins>
          <w:r>
            <w:rPr>
              <w:noProof/>
              <w:webHidden/>
            </w:rPr>
          </w:r>
          <w:r>
            <w:rPr>
              <w:noProof/>
              <w:webHidden/>
            </w:rPr>
            <w:fldChar w:fldCharType="separate"/>
          </w:r>
          <w:ins w:id="135" w:author="PH" w:date="2024-11-27T18:59:00Z" w16du:dateUtc="2024-11-27T17:59:00Z">
            <w:r>
              <w:rPr>
                <w:noProof/>
                <w:webHidden/>
              </w:rPr>
              <w:t>27</w:t>
            </w:r>
            <w:r>
              <w:rPr>
                <w:noProof/>
                <w:webHidden/>
              </w:rPr>
              <w:fldChar w:fldCharType="end"/>
            </w:r>
            <w:r w:rsidRPr="00D44B2E">
              <w:rPr>
                <w:rStyle w:val="Hyperlink"/>
                <w:noProof/>
              </w:rPr>
              <w:fldChar w:fldCharType="end"/>
            </w:r>
          </w:ins>
        </w:p>
        <w:p w14:paraId="598DA67C" w14:textId="6ED872F2" w:rsidR="00901FC4" w:rsidRDefault="00901FC4">
          <w:pPr>
            <w:pStyle w:val="Verzeichnis3"/>
            <w:tabs>
              <w:tab w:val="left" w:pos="1440"/>
              <w:tab w:val="right" w:leader="dot" w:pos="9010"/>
            </w:tabs>
            <w:rPr>
              <w:ins w:id="136" w:author="PH" w:date="2024-11-27T18:59:00Z" w16du:dateUtc="2024-11-27T17:59:00Z"/>
              <w:rFonts w:asciiTheme="minorHAnsi" w:eastAsiaTheme="minorEastAsia" w:hAnsiTheme="minorHAnsi"/>
              <w:noProof/>
              <w:color w:val="auto"/>
              <w:kern w:val="2"/>
              <w:lang w:eastAsia="en-GB"/>
              <w14:ligatures w14:val="standardContextual"/>
            </w:rPr>
          </w:pPr>
          <w:ins w:id="13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3.2.4</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format</w:t>
            </w:r>
            <w:r>
              <w:rPr>
                <w:noProof/>
                <w:webHidden/>
              </w:rPr>
              <w:tab/>
            </w:r>
            <w:r>
              <w:rPr>
                <w:noProof/>
                <w:webHidden/>
              </w:rPr>
              <w:fldChar w:fldCharType="begin"/>
            </w:r>
            <w:r>
              <w:rPr>
                <w:noProof/>
                <w:webHidden/>
              </w:rPr>
              <w:instrText xml:space="preserve"> PAGEREF _Toc183626429 \h </w:instrText>
            </w:r>
          </w:ins>
          <w:r>
            <w:rPr>
              <w:noProof/>
              <w:webHidden/>
            </w:rPr>
          </w:r>
          <w:r>
            <w:rPr>
              <w:noProof/>
              <w:webHidden/>
            </w:rPr>
            <w:fldChar w:fldCharType="separate"/>
          </w:r>
          <w:ins w:id="138" w:author="PH" w:date="2024-11-27T18:59:00Z" w16du:dateUtc="2024-11-27T17:59:00Z">
            <w:r>
              <w:rPr>
                <w:noProof/>
                <w:webHidden/>
              </w:rPr>
              <w:t>27</w:t>
            </w:r>
            <w:r>
              <w:rPr>
                <w:noProof/>
                <w:webHidden/>
              </w:rPr>
              <w:fldChar w:fldCharType="end"/>
            </w:r>
            <w:r w:rsidRPr="00D44B2E">
              <w:rPr>
                <w:rStyle w:val="Hyperlink"/>
                <w:noProof/>
              </w:rPr>
              <w:fldChar w:fldCharType="end"/>
            </w:r>
          </w:ins>
        </w:p>
        <w:p w14:paraId="2A38BF70" w14:textId="1F8040B5" w:rsidR="00901FC4" w:rsidRDefault="00901FC4">
          <w:pPr>
            <w:pStyle w:val="Verzeichnis3"/>
            <w:tabs>
              <w:tab w:val="left" w:pos="1440"/>
              <w:tab w:val="right" w:leader="dot" w:pos="9010"/>
            </w:tabs>
            <w:rPr>
              <w:ins w:id="139" w:author="PH" w:date="2024-11-27T18:59:00Z" w16du:dateUtc="2024-11-27T17:59:00Z"/>
              <w:rFonts w:asciiTheme="minorHAnsi" w:eastAsiaTheme="minorEastAsia" w:hAnsiTheme="minorHAnsi"/>
              <w:noProof/>
              <w:color w:val="auto"/>
              <w:kern w:val="2"/>
              <w:lang w:eastAsia="en-GB"/>
              <w14:ligatures w14:val="standardContextual"/>
            </w:rPr>
          </w:pPr>
          <w:ins w:id="14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3.2.5</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ParticipantIdentifierPage datatype</w:t>
            </w:r>
            <w:r>
              <w:rPr>
                <w:noProof/>
                <w:webHidden/>
              </w:rPr>
              <w:tab/>
            </w:r>
            <w:r>
              <w:rPr>
                <w:noProof/>
                <w:webHidden/>
              </w:rPr>
              <w:fldChar w:fldCharType="begin"/>
            </w:r>
            <w:r>
              <w:rPr>
                <w:noProof/>
                <w:webHidden/>
              </w:rPr>
              <w:instrText xml:space="preserve"> PAGEREF _Toc183626430 \h </w:instrText>
            </w:r>
          </w:ins>
          <w:r>
            <w:rPr>
              <w:noProof/>
              <w:webHidden/>
            </w:rPr>
          </w:r>
          <w:r>
            <w:rPr>
              <w:noProof/>
              <w:webHidden/>
            </w:rPr>
            <w:fldChar w:fldCharType="separate"/>
          </w:r>
          <w:ins w:id="141" w:author="PH" w:date="2024-11-27T18:59:00Z" w16du:dateUtc="2024-11-27T17:59:00Z">
            <w:r>
              <w:rPr>
                <w:noProof/>
                <w:webHidden/>
              </w:rPr>
              <w:t>27</w:t>
            </w:r>
            <w:r>
              <w:rPr>
                <w:noProof/>
                <w:webHidden/>
              </w:rPr>
              <w:fldChar w:fldCharType="end"/>
            </w:r>
            <w:r w:rsidRPr="00D44B2E">
              <w:rPr>
                <w:rStyle w:val="Hyperlink"/>
                <w:noProof/>
              </w:rPr>
              <w:fldChar w:fldCharType="end"/>
            </w:r>
          </w:ins>
        </w:p>
        <w:p w14:paraId="5E14F4BE" w14:textId="353BB121" w:rsidR="00901FC4" w:rsidRDefault="00901FC4">
          <w:pPr>
            <w:pStyle w:val="Verzeichnis3"/>
            <w:tabs>
              <w:tab w:val="left" w:pos="1440"/>
              <w:tab w:val="right" w:leader="dot" w:pos="9010"/>
            </w:tabs>
            <w:rPr>
              <w:ins w:id="142" w:author="PH" w:date="2024-11-27T18:59:00Z" w16du:dateUtc="2024-11-27T17:59:00Z"/>
              <w:rFonts w:asciiTheme="minorHAnsi" w:eastAsiaTheme="minorEastAsia" w:hAnsiTheme="minorHAnsi"/>
              <w:noProof/>
              <w:color w:val="auto"/>
              <w:kern w:val="2"/>
              <w:lang w:eastAsia="en-GB"/>
              <w14:ligatures w14:val="standardContextual"/>
            </w:rPr>
          </w:pPr>
          <w:ins w:id="14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3.2.6</w:t>
            </w:r>
            <w:r>
              <w:rPr>
                <w:rFonts w:asciiTheme="minorHAnsi" w:eastAsiaTheme="minorEastAsia" w:hAnsiTheme="minorHAnsi"/>
                <w:noProof/>
                <w:color w:val="auto"/>
                <w:kern w:val="2"/>
                <w:lang w:eastAsia="en-GB"/>
                <w14:ligatures w14:val="standardContextual"/>
              </w:rPr>
              <w:tab/>
            </w:r>
            <w:r w:rsidRPr="00D44B2E">
              <w:rPr>
                <w:rStyle w:val="Hyperlink"/>
                <w:noProof/>
              </w:rPr>
              <w:t>MigrationRecord</w:t>
            </w:r>
            <w:r>
              <w:rPr>
                <w:noProof/>
                <w:webHidden/>
              </w:rPr>
              <w:tab/>
            </w:r>
            <w:r>
              <w:rPr>
                <w:noProof/>
                <w:webHidden/>
              </w:rPr>
              <w:fldChar w:fldCharType="begin"/>
            </w:r>
            <w:r>
              <w:rPr>
                <w:noProof/>
                <w:webHidden/>
              </w:rPr>
              <w:instrText xml:space="preserve"> PAGEREF _Toc183626431 \h </w:instrText>
            </w:r>
          </w:ins>
          <w:r>
            <w:rPr>
              <w:noProof/>
              <w:webHidden/>
            </w:rPr>
          </w:r>
          <w:r>
            <w:rPr>
              <w:noProof/>
              <w:webHidden/>
            </w:rPr>
            <w:fldChar w:fldCharType="separate"/>
          </w:r>
          <w:ins w:id="144" w:author="PH" w:date="2024-11-27T18:59:00Z" w16du:dateUtc="2024-11-27T17:59:00Z">
            <w:r>
              <w:rPr>
                <w:noProof/>
                <w:webHidden/>
              </w:rPr>
              <w:t>28</w:t>
            </w:r>
            <w:r>
              <w:rPr>
                <w:noProof/>
                <w:webHidden/>
              </w:rPr>
              <w:fldChar w:fldCharType="end"/>
            </w:r>
            <w:r w:rsidRPr="00D44B2E">
              <w:rPr>
                <w:rStyle w:val="Hyperlink"/>
                <w:noProof/>
              </w:rPr>
              <w:fldChar w:fldCharType="end"/>
            </w:r>
          </w:ins>
        </w:p>
        <w:p w14:paraId="64FDFAAF" w14:textId="6D94DDF5" w:rsidR="00901FC4" w:rsidRDefault="00901FC4">
          <w:pPr>
            <w:pStyle w:val="Verzeichnis1"/>
            <w:tabs>
              <w:tab w:val="left" w:pos="482"/>
              <w:tab w:val="right" w:leader="dot" w:pos="9010"/>
            </w:tabs>
            <w:rPr>
              <w:ins w:id="145" w:author="PH" w:date="2024-11-27T18:59:00Z" w16du:dateUtc="2024-11-27T17:59:00Z"/>
              <w:rFonts w:asciiTheme="minorHAnsi" w:eastAsiaTheme="minorEastAsia" w:hAnsiTheme="minorHAnsi"/>
              <w:b w:val="0"/>
              <w:noProof/>
              <w:color w:val="auto"/>
              <w:kern w:val="2"/>
              <w:lang w:eastAsia="en-GB"/>
              <w14:ligatures w14:val="standardContextual"/>
            </w:rPr>
          </w:pPr>
          <w:ins w:id="14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w:t>
            </w:r>
            <w:r>
              <w:rPr>
                <w:rFonts w:asciiTheme="minorHAnsi" w:eastAsiaTheme="minorEastAsia" w:hAnsiTheme="minorHAnsi"/>
                <w:b w:val="0"/>
                <w:noProof/>
                <w:color w:val="auto"/>
                <w:kern w:val="2"/>
                <w:lang w:eastAsia="en-GB"/>
                <w14:ligatures w14:val="standardContextual"/>
              </w:rPr>
              <w:tab/>
            </w:r>
            <w:r w:rsidRPr="00D44B2E">
              <w:rPr>
                <w:rStyle w:val="Hyperlink"/>
                <w:noProof/>
              </w:rPr>
              <w:t>Service Bindings</w:t>
            </w:r>
            <w:r>
              <w:rPr>
                <w:noProof/>
                <w:webHidden/>
              </w:rPr>
              <w:tab/>
            </w:r>
            <w:r>
              <w:rPr>
                <w:noProof/>
                <w:webHidden/>
              </w:rPr>
              <w:fldChar w:fldCharType="begin"/>
            </w:r>
            <w:r>
              <w:rPr>
                <w:noProof/>
                <w:webHidden/>
              </w:rPr>
              <w:instrText xml:space="preserve"> PAGEREF _Toc183626432 \h </w:instrText>
            </w:r>
          </w:ins>
          <w:r>
            <w:rPr>
              <w:noProof/>
              <w:webHidden/>
            </w:rPr>
          </w:r>
          <w:r>
            <w:rPr>
              <w:noProof/>
              <w:webHidden/>
            </w:rPr>
            <w:fldChar w:fldCharType="separate"/>
          </w:r>
          <w:ins w:id="147" w:author="PH" w:date="2024-11-27T18:59:00Z" w16du:dateUtc="2024-11-27T17:59:00Z">
            <w:r>
              <w:rPr>
                <w:noProof/>
                <w:webHidden/>
              </w:rPr>
              <w:t>28</w:t>
            </w:r>
            <w:r>
              <w:rPr>
                <w:noProof/>
                <w:webHidden/>
              </w:rPr>
              <w:fldChar w:fldCharType="end"/>
            </w:r>
            <w:r w:rsidRPr="00D44B2E">
              <w:rPr>
                <w:rStyle w:val="Hyperlink"/>
                <w:noProof/>
              </w:rPr>
              <w:fldChar w:fldCharType="end"/>
            </w:r>
          </w:ins>
        </w:p>
        <w:p w14:paraId="7E86E75C" w14:textId="6B060B38" w:rsidR="00901FC4" w:rsidRDefault="00901FC4">
          <w:pPr>
            <w:pStyle w:val="Verzeichnis2"/>
            <w:tabs>
              <w:tab w:val="left" w:pos="960"/>
              <w:tab w:val="right" w:leader="dot" w:pos="9010"/>
            </w:tabs>
            <w:rPr>
              <w:ins w:id="148" w:author="PH" w:date="2024-11-27T18:59:00Z" w16du:dateUtc="2024-11-27T17:59:00Z"/>
              <w:rFonts w:asciiTheme="minorHAnsi" w:eastAsiaTheme="minorEastAsia" w:hAnsiTheme="minorHAnsi"/>
              <w:noProof/>
              <w:color w:val="auto"/>
              <w:kern w:val="2"/>
              <w:lang w:eastAsia="en-GB"/>
              <w14:ligatures w14:val="standardContextual"/>
            </w:rPr>
          </w:pPr>
          <w:ins w:id="14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4.1</w:t>
            </w:r>
            <w:r>
              <w:rPr>
                <w:rFonts w:asciiTheme="minorHAnsi" w:eastAsiaTheme="minorEastAsia" w:hAnsiTheme="minorHAnsi"/>
                <w:noProof/>
                <w:color w:val="auto"/>
                <w:kern w:val="2"/>
                <w:lang w:eastAsia="en-GB"/>
                <w14:ligatures w14:val="standardContextual"/>
              </w:rPr>
              <w:tab/>
            </w:r>
            <w:r w:rsidRPr="00D44B2E">
              <w:rPr>
                <w:rStyle w:val="Hyperlink"/>
                <w:noProof/>
              </w:rPr>
              <w:t>Services Provided as Web services - characteristics</w:t>
            </w:r>
            <w:r>
              <w:rPr>
                <w:noProof/>
                <w:webHidden/>
              </w:rPr>
              <w:tab/>
            </w:r>
            <w:r>
              <w:rPr>
                <w:noProof/>
                <w:webHidden/>
              </w:rPr>
              <w:fldChar w:fldCharType="begin"/>
            </w:r>
            <w:r>
              <w:rPr>
                <w:noProof/>
                <w:webHidden/>
              </w:rPr>
              <w:instrText xml:space="preserve"> PAGEREF _Toc183626433 \h </w:instrText>
            </w:r>
          </w:ins>
          <w:r>
            <w:rPr>
              <w:noProof/>
              <w:webHidden/>
            </w:rPr>
          </w:r>
          <w:r>
            <w:rPr>
              <w:noProof/>
              <w:webHidden/>
            </w:rPr>
            <w:fldChar w:fldCharType="separate"/>
          </w:r>
          <w:ins w:id="150" w:author="PH" w:date="2024-11-27T18:59:00Z" w16du:dateUtc="2024-11-27T17:59:00Z">
            <w:r>
              <w:rPr>
                <w:noProof/>
                <w:webHidden/>
              </w:rPr>
              <w:t>28</w:t>
            </w:r>
            <w:r>
              <w:rPr>
                <w:noProof/>
                <w:webHidden/>
              </w:rPr>
              <w:fldChar w:fldCharType="end"/>
            </w:r>
            <w:r w:rsidRPr="00D44B2E">
              <w:rPr>
                <w:rStyle w:val="Hyperlink"/>
                <w:noProof/>
              </w:rPr>
              <w:fldChar w:fldCharType="end"/>
            </w:r>
          </w:ins>
        </w:p>
        <w:p w14:paraId="1866A1D2" w14:textId="02192C91" w:rsidR="00901FC4" w:rsidRDefault="00901FC4">
          <w:pPr>
            <w:pStyle w:val="Verzeichnis2"/>
            <w:tabs>
              <w:tab w:val="left" w:pos="960"/>
              <w:tab w:val="right" w:leader="dot" w:pos="9010"/>
            </w:tabs>
            <w:rPr>
              <w:ins w:id="151" w:author="PH" w:date="2024-11-27T18:59:00Z" w16du:dateUtc="2024-11-27T17:59:00Z"/>
              <w:rFonts w:asciiTheme="minorHAnsi" w:eastAsiaTheme="minorEastAsia" w:hAnsiTheme="minorHAnsi"/>
              <w:noProof/>
              <w:color w:val="auto"/>
              <w:kern w:val="2"/>
              <w:lang w:eastAsia="en-GB"/>
              <w14:ligatures w14:val="standardContextual"/>
            </w:rPr>
          </w:pPr>
          <w:ins w:id="15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service - binding</w:t>
            </w:r>
            <w:r>
              <w:rPr>
                <w:noProof/>
                <w:webHidden/>
              </w:rPr>
              <w:tab/>
            </w:r>
            <w:r>
              <w:rPr>
                <w:noProof/>
                <w:webHidden/>
              </w:rPr>
              <w:fldChar w:fldCharType="begin"/>
            </w:r>
            <w:r>
              <w:rPr>
                <w:noProof/>
                <w:webHidden/>
              </w:rPr>
              <w:instrText xml:space="preserve"> PAGEREF _Toc183626434 \h </w:instrText>
            </w:r>
          </w:ins>
          <w:r>
            <w:rPr>
              <w:noProof/>
              <w:webHidden/>
            </w:rPr>
          </w:r>
          <w:r>
            <w:rPr>
              <w:noProof/>
              <w:webHidden/>
            </w:rPr>
            <w:fldChar w:fldCharType="separate"/>
          </w:r>
          <w:ins w:id="153" w:author="PH" w:date="2024-11-27T18:59:00Z" w16du:dateUtc="2024-11-27T17:59:00Z">
            <w:r>
              <w:rPr>
                <w:noProof/>
                <w:webHidden/>
              </w:rPr>
              <w:t>28</w:t>
            </w:r>
            <w:r>
              <w:rPr>
                <w:noProof/>
                <w:webHidden/>
              </w:rPr>
              <w:fldChar w:fldCharType="end"/>
            </w:r>
            <w:r w:rsidRPr="00D44B2E">
              <w:rPr>
                <w:rStyle w:val="Hyperlink"/>
                <w:noProof/>
              </w:rPr>
              <w:fldChar w:fldCharType="end"/>
            </w:r>
          </w:ins>
        </w:p>
        <w:p w14:paraId="345AB042" w14:textId="21E43046" w:rsidR="00901FC4" w:rsidRDefault="00901FC4">
          <w:pPr>
            <w:pStyle w:val="Verzeichnis3"/>
            <w:tabs>
              <w:tab w:val="left" w:pos="1440"/>
              <w:tab w:val="right" w:leader="dot" w:pos="9010"/>
            </w:tabs>
            <w:rPr>
              <w:ins w:id="154" w:author="PH" w:date="2024-11-27T18:59:00Z" w16du:dateUtc="2024-11-27T17:59:00Z"/>
              <w:rFonts w:asciiTheme="minorHAnsi" w:eastAsiaTheme="minorEastAsia" w:hAnsiTheme="minorHAnsi"/>
              <w:noProof/>
              <w:color w:val="auto"/>
              <w:kern w:val="2"/>
              <w:lang w:eastAsia="en-GB"/>
              <w14:ligatures w14:val="standardContextual"/>
            </w:rPr>
          </w:pPr>
          <w:ins w:id="15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_Toc183626435 \h </w:instrText>
            </w:r>
          </w:ins>
          <w:r>
            <w:rPr>
              <w:noProof/>
              <w:webHidden/>
            </w:rPr>
          </w:r>
          <w:r>
            <w:rPr>
              <w:noProof/>
              <w:webHidden/>
            </w:rPr>
            <w:fldChar w:fldCharType="separate"/>
          </w:r>
          <w:ins w:id="156" w:author="PH" w:date="2024-11-27T18:59:00Z" w16du:dateUtc="2024-11-27T17:59:00Z">
            <w:r>
              <w:rPr>
                <w:noProof/>
                <w:webHidden/>
              </w:rPr>
              <w:t>29</w:t>
            </w:r>
            <w:r>
              <w:rPr>
                <w:noProof/>
                <w:webHidden/>
              </w:rPr>
              <w:fldChar w:fldCharType="end"/>
            </w:r>
            <w:r w:rsidRPr="00D44B2E">
              <w:rPr>
                <w:rStyle w:val="Hyperlink"/>
                <w:noProof/>
              </w:rPr>
              <w:fldChar w:fldCharType="end"/>
            </w:r>
          </w:ins>
        </w:p>
        <w:p w14:paraId="1628ABF2" w14:textId="47766523" w:rsidR="00901FC4" w:rsidRDefault="00901FC4">
          <w:pPr>
            <w:pStyle w:val="Verzeichnis3"/>
            <w:tabs>
              <w:tab w:val="left" w:pos="1440"/>
              <w:tab w:val="right" w:leader="dot" w:pos="9010"/>
            </w:tabs>
            <w:rPr>
              <w:ins w:id="157" w:author="PH" w:date="2024-11-27T18:59:00Z" w16du:dateUtc="2024-11-27T17:59:00Z"/>
              <w:rFonts w:asciiTheme="minorHAnsi" w:eastAsiaTheme="minorEastAsia" w:hAnsiTheme="minorHAnsi"/>
              <w:noProof/>
              <w:color w:val="auto"/>
              <w:kern w:val="2"/>
              <w:lang w:eastAsia="en-GB"/>
              <w14:ligatures w14:val="standardContextual"/>
            </w:rPr>
          </w:pPr>
          <w:ins w:id="15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_Toc183626436 \h </w:instrText>
            </w:r>
          </w:ins>
          <w:r>
            <w:rPr>
              <w:noProof/>
              <w:webHidden/>
            </w:rPr>
          </w:r>
          <w:r>
            <w:rPr>
              <w:noProof/>
              <w:webHidden/>
            </w:rPr>
            <w:fldChar w:fldCharType="separate"/>
          </w:r>
          <w:ins w:id="159" w:author="PH" w:date="2024-11-27T18:59:00Z" w16du:dateUtc="2024-11-27T17:59:00Z">
            <w:r>
              <w:rPr>
                <w:noProof/>
                <w:webHidden/>
              </w:rPr>
              <w:t>29</w:t>
            </w:r>
            <w:r>
              <w:rPr>
                <w:noProof/>
                <w:webHidden/>
              </w:rPr>
              <w:fldChar w:fldCharType="end"/>
            </w:r>
            <w:r w:rsidRPr="00D44B2E">
              <w:rPr>
                <w:rStyle w:val="Hyperlink"/>
                <w:noProof/>
              </w:rPr>
              <w:fldChar w:fldCharType="end"/>
            </w:r>
          </w:ins>
        </w:p>
        <w:p w14:paraId="31591FD5" w14:textId="718C50C8" w:rsidR="00901FC4" w:rsidRDefault="00901FC4">
          <w:pPr>
            <w:pStyle w:val="Verzeichnis2"/>
            <w:tabs>
              <w:tab w:val="left" w:pos="960"/>
              <w:tab w:val="right" w:leader="dot" w:pos="9010"/>
            </w:tabs>
            <w:rPr>
              <w:ins w:id="160" w:author="PH" w:date="2024-11-27T18:59:00Z" w16du:dateUtc="2024-11-27T17:59:00Z"/>
              <w:rFonts w:asciiTheme="minorHAnsi" w:eastAsiaTheme="minorEastAsia" w:hAnsiTheme="minorHAnsi"/>
              <w:noProof/>
              <w:color w:val="auto"/>
              <w:kern w:val="2"/>
              <w:lang w:eastAsia="en-GB"/>
              <w14:ligatures w14:val="standardContextual"/>
            </w:rPr>
          </w:pPr>
          <w:ins w:id="16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service - binding</w:t>
            </w:r>
            <w:r>
              <w:rPr>
                <w:noProof/>
                <w:webHidden/>
              </w:rPr>
              <w:tab/>
            </w:r>
            <w:r>
              <w:rPr>
                <w:noProof/>
                <w:webHidden/>
              </w:rPr>
              <w:fldChar w:fldCharType="begin"/>
            </w:r>
            <w:r>
              <w:rPr>
                <w:noProof/>
                <w:webHidden/>
              </w:rPr>
              <w:instrText xml:space="preserve"> PAGEREF _Toc183626437 \h </w:instrText>
            </w:r>
          </w:ins>
          <w:r>
            <w:rPr>
              <w:noProof/>
              <w:webHidden/>
            </w:rPr>
          </w:r>
          <w:r>
            <w:rPr>
              <w:noProof/>
              <w:webHidden/>
            </w:rPr>
            <w:fldChar w:fldCharType="separate"/>
          </w:r>
          <w:ins w:id="162" w:author="PH" w:date="2024-11-27T18:59:00Z" w16du:dateUtc="2024-11-27T17:59:00Z">
            <w:r>
              <w:rPr>
                <w:noProof/>
                <w:webHidden/>
              </w:rPr>
              <w:t>29</w:t>
            </w:r>
            <w:r>
              <w:rPr>
                <w:noProof/>
                <w:webHidden/>
              </w:rPr>
              <w:fldChar w:fldCharType="end"/>
            </w:r>
            <w:r w:rsidRPr="00D44B2E">
              <w:rPr>
                <w:rStyle w:val="Hyperlink"/>
                <w:noProof/>
              </w:rPr>
              <w:fldChar w:fldCharType="end"/>
            </w:r>
          </w:ins>
        </w:p>
        <w:p w14:paraId="4326FBB4" w14:textId="3AF8DB87" w:rsidR="00901FC4" w:rsidRDefault="00901FC4">
          <w:pPr>
            <w:pStyle w:val="Verzeichnis3"/>
            <w:tabs>
              <w:tab w:val="left" w:pos="1440"/>
              <w:tab w:val="right" w:leader="dot" w:pos="9010"/>
            </w:tabs>
            <w:rPr>
              <w:ins w:id="163" w:author="PH" w:date="2024-11-27T18:59:00Z" w16du:dateUtc="2024-11-27T17:59:00Z"/>
              <w:rFonts w:asciiTheme="minorHAnsi" w:eastAsiaTheme="minorEastAsia" w:hAnsiTheme="minorHAnsi"/>
              <w:noProof/>
              <w:color w:val="auto"/>
              <w:kern w:val="2"/>
              <w:lang w:eastAsia="en-GB"/>
              <w14:ligatures w14:val="standardContextual"/>
            </w:rPr>
          </w:pPr>
          <w:ins w:id="16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_Toc183626438 \h </w:instrText>
            </w:r>
          </w:ins>
          <w:r>
            <w:rPr>
              <w:noProof/>
              <w:webHidden/>
            </w:rPr>
          </w:r>
          <w:r>
            <w:rPr>
              <w:noProof/>
              <w:webHidden/>
            </w:rPr>
            <w:fldChar w:fldCharType="separate"/>
          </w:r>
          <w:ins w:id="165" w:author="PH" w:date="2024-11-27T18:59:00Z" w16du:dateUtc="2024-11-27T17:59:00Z">
            <w:r>
              <w:rPr>
                <w:noProof/>
                <w:webHidden/>
              </w:rPr>
              <w:t>29</w:t>
            </w:r>
            <w:r>
              <w:rPr>
                <w:noProof/>
                <w:webHidden/>
              </w:rPr>
              <w:fldChar w:fldCharType="end"/>
            </w:r>
            <w:r w:rsidRPr="00D44B2E">
              <w:rPr>
                <w:rStyle w:val="Hyperlink"/>
                <w:noProof/>
              </w:rPr>
              <w:fldChar w:fldCharType="end"/>
            </w:r>
          </w:ins>
        </w:p>
        <w:p w14:paraId="4993139D" w14:textId="57BF9C9A" w:rsidR="00901FC4" w:rsidRDefault="00901FC4">
          <w:pPr>
            <w:pStyle w:val="Verzeichnis3"/>
            <w:tabs>
              <w:tab w:val="left" w:pos="1440"/>
              <w:tab w:val="right" w:leader="dot" w:pos="9010"/>
            </w:tabs>
            <w:rPr>
              <w:ins w:id="166" w:author="PH" w:date="2024-11-27T18:59:00Z" w16du:dateUtc="2024-11-27T17:59:00Z"/>
              <w:rFonts w:asciiTheme="minorHAnsi" w:eastAsiaTheme="minorEastAsia" w:hAnsiTheme="minorHAnsi"/>
              <w:noProof/>
              <w:color w:val="auto"/>
              <w:kern w:val="2"/>
              <w:lang w:eastAsia="en-GB"/>
              <w14:ligatures w14:val="standardContextual"/>
            </w:rPr>
          </w:pPr>
          <w:ins w:id="16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_Toc183626439 \h </w:instrText>
            </w:r>
          </w:ins>
          <w:r>
            <w:rPr>
              <w:noProof/>
              <w:webHidden/>
            </w:rPr>
          </w:r>
          <w:r>
            <w:rPr>
              <w:noProof/>
              <w:webHidden/>
            </w:rPr>
            <w:fldChar w:fldCharType="separate"/>
          </w:r>
          <w:ins w:id="168" w:author="PH" w:date="2024-11-27T18:59:00Z" w16du:dateUtc="2024-11-27T17:59:00Z">
            <w:r>
              <w:rPr>
                <w:noProof/>
                <w:webHidden/>
              </w:rPr>
              <w:t>29</w:t>
            </w:r>
            <w:r>
              <w:rPr>
                <w:noProof/>
                <w:webHidden/>
              </w:rPr>
              <w:fldChar w:fldCharType="end"/>
            </w:r>
            <w:r w:rsidRPr="00D44B2E">
              <w:rPr>
                <w:rStyle w:val="Hyperlink"/>
                <w:noProof/>
              </w:rPr>
              <w:fldChar w:fldCharType="end"/>
            </w:r>
          </w:ins>
        </w:p>
        <w:p w14:paraId="2A64451A" w14:textId="4C514223" w:rsidR="00901FC4" w:rsidRDefault="00901FC4">
          <w:pPr>
            <w:pStyle w:val="Verzeichnis1"/>
            <w:tabs>
              <w:tab w:val="left" w:pos="482"/>
              <w:tab w:val="right" w:leader="dot" w:pos="9010"/>
            </w:tabs>
            <w:rPr>
              <w:ins w:id="169" w:author="PH" w:date="2024-11-27T18:59:00Z" w16du:dateUtc="2024-11-27T17:59:00Z"/>
              <w:rFonts w:asciiTheme="minorHAnsi" w:eastAsiaTheme="minorEastAsia" w:hAnsiTheme="minorHAnsi"/>
              <w:b w:val="0"/>
              <w:noProof/>
              <w:color w:val="auto"/>
              <w:kern w:val="2"/>
              <w:lang w:eastAsia="en-GB"/>
              <w14:ligatures w14:val="standardContextual"/>
            </w:rPr>
          </w:pPr>
          <w:ins w:id="17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"_Toc183626440"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5</w:t>
            </w:r>
            <w:r>
              <w:rPr>
                <w:rFonts w:asciiTheme="minorHAnsi" w:eastAsiaTheme="minorEastAsia" w:hAnsiTheme="minorHAnsi"/>
                <w:b w:val="0"/>
                <w:noProof/>
                <w:color w:val="auto"/>
                <w:kern w:val="2"/>
                <w:lang w:eastAsia="en-GB"/>
                <w14:ligatures w14:val="standardContextual"/>
              </w:rPr>
              <w:tab/>
            </w:r>
            <w:r w:rsidRPr="00D44B2E">
              <w:rPr>
                <w:rStyle w:val="Hyperlink"/>
                <w:noProof/>
              </w:rPr>
              <w:t>DNS Spoof Mitigation</w:t>
            </w:r>
            <w:r>
              <w:rPr>
                <w:noProof/>
                <w:webHidden/>
              </w:rPr>
              <w:tab/>
            </w:r>
            <w:r>
              <w:rPr>
                <w:noProof/>
                <w:webHidden/>
              </w:rPr>
              <w:fldChar w:fldCharType="begin"/>
            </w:r>
            <w:r>
              <w:rPr>
                <w:noProof/>
                <w:webHidden/>
              </w:rPr>
              <w:instrText xml:space="preserve"> PAGEREF _Toc183626440 \h </w:instrText>
            </w:r>
          </w:ins>
          <w:r>
            <w:rPr>
              <w:noProof/>
              <w:webHidden/>
            </w:rPr>
          </w:r>
          <w:r>
            <w:rPr>
              <w:noProof/>
              <w:webHidden/>
            </w:rPr>
            <w:fldChar w:fldCharType="separate"/>
          </w:r>
          <w:ins w:id="171" w:author="PH" w:date="2024-11-27T18:59:00Z" w16du:dateUtc="2024-11-27T17:59:00Z">
            <w:r>
              <w:rPr>
                <w:noProof/>
                <w:webHidden/>
              </w:rPr>
              <w:t>29</w:t>
            </w:r>
            <w:r>
              <w:rPr>
                <w:noProof/>
                <w:webHidden/>
              </w:rPr>
              <w:fldChar w:fldCharType="end"/>
            </w:r>
            <w:r w:rsidRPr="00D44B2E">
              <w:rPr>
                <w:rStyle w:val="Hyperlink"/>
                <w:noProof/>
              </w:rPr>
              <w:fldChar w:fldCharType="end"/>
            </w:r>
          </w:ins>
        </w:p>
        <w:p w14:paraId="4260E0B7" w14:textId="63BBD2D4" w:rsidR="00A54D82" w:rsidDel="00D112DD" w:rsidRDefault="00A54D82">
          <w:pPr>
            <w:pStyle w:val="Verzeichnis1"/>
            <w:tabs>
              <w:tab w:val="right" w:leader="dot" w:pos="9010"/>
            </w:tabs>
            <w:rPr>
              <w:del w:id="172" w:author="PH" w:date="2024-11-11T22:13:00Z" w16du:dateUtc="2024-11-11T21:13:00Z"/>
              <w:rFonts w:asciiTheme="minorHAnsi" w:eastAsiaTheme="minorEastAsia" w:hAnsiTheme="minorHAnsi"/>
              <w:b w:val="0"/>
              <w:noProof/>
              <w:color w:val="auto"/>
              <w:kern w:val="2"/>
              <w:lang w:eastAsia="en-GB"/>
              <w14:ligatures w14:val="standardContextual"/>
            </w:rPr>
          </w:pPr>
          <w:del w:id="173" w:author="PH" w:date="2024-11-11T22:13:00Z" w16du:dateUtc="2024-11-11T21:13:00Z">
            <w:r w:rsidRPr="00D112DD" w:rsidDel="00D112DD">
              <w:rPr>
                <w:rPrChange w:id="174" w:author="PH" w:date="2024-11-11T22:13:00Z" w16du:dateUtc="2024-11-11T21:13:00Z">
                  <w:rPr>
                    <w:rStyle w:val="Hyperlink"/>
                    <w:b w:val="0"/>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75" w:author="PH" w:date="2024-11-11T22:13:00Z" w16du:dateUtc="2024-11-11T21:13:00Z"/>
              <w:rFonts w:asciiTheme="minorHAnsi" w:eastAsiaTheme="minorEastAsia" w:hAnsiTheme="minorHAnsi"/>
              <w:b w:val="0"/>
              <w:noProof/>
              <w:color w:val="auto"/>
              <w:kern w:val="2"/>
              <w:lang w:eastAsia="en-GB"/>
              <w14:ligatures w14:val="standardContextual"/>
            </w:rPr>
          </w:pPr>
          <w:del w:id="176" w:author="PH" w:date="2024-11-11T22:13:00Z" w16du:dateUtc="2024-11-11T21:13:00Z">
            <w:r w:rsidRPr="00D112DD" w:rsidDel="00D112DD">
              <w:rPr>
                <w:rPrChange w:id="177" w:author="PH" w:date="2024-11-11T22:13:00Z" w16du:dateUtc="2024-11-11T21:13:00Z">
                  <w:rPr>
                    <w:rStyle w:val="Hyperlink"/>
                    <w:b w:val="0"/>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78" w:author="PH" w:date="2024-11-11T22:13:00Z" w16du:dateUtc="2024-11-11T21:13:00Z"/>
              <w:rFonts w:asciiTheme="minorHAnsi" w:eastAsiaTheme="minorEastAsia" w:hAnsiTheme="minorHAnsi"/>
              <w:noProof/>
              <w:color w:val="auto"/>
              <w:kern w:val="2"/>
              <w:lang w:eastAsia="en-GB"/>
              <w14:ligatures w14:val="standardContextual"/>
            </w:rPr>
          </w:pPr>
          <w:del w:id="179" w:author="PH" w:date="2024-11-11T22:13:00Z" w16du:dateUtc="2024-11-11T21:13:00Z">
            <w:r w:rsidRPr="00D112DD" w:rsidDel="00D112DD">
              <w:rPr>
                <w:rPrChange w:id="180"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81" w:author="PH" w:date="2024-11-11T22:13:00Z" w16du:dateUtc="2024-11-11T21:13:00Z"/>
              <w:rFonts w:asciiTheme="minorHAnsi" w:eastAsiaTheme="minorEastAsia" w:hAnsiTheme="minorHAnsi"/>
              <w:noProof/>
              <w:color w:val="auto"/>
              <w:kern w:val="2"/>
              <w:lang w:eastAsia="en-GB"/>
              <w14:ligatures w14:val="standardContextual"/>
            </w:rPr>
          </w:pPr>
          <w:del w:id="182" w:author="PH" w:date="2024-11-11T22:13:00Z" w16du:dateUtc="2024-11-11T21:13:00Z">
            <w:r w:rsidRPr="00D112DD" w:rsidDel="00D112DD">
              <w:rPr>
                <w:rPrChange w:id="183"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84" w:author="PH" w:date="2024-11-11T22:13:00Z" w16du:dateUtc="2024-11-11T21:13:00Z"/>
              <w:rFonts w:asciiTheme="minorHAnsi" w:eastAsiaTheme="minorEastAsia" w:hAnsiTheme="minorHAnsi"/>
              <w:b w:val="0"/>
              <w:noProof/>
              <w:color w:val="auto"/>
              <w:kern w:val="2"/>
              <w:lang w:eastAsia="en-GB"/>
              <w14:ligatures w14:val="standardContextual"/>
            </w:rPr>
          </w:pPr>
          <w:del w:id="185" w:author="PH" w:date="2024-11-11T22:13:00Z" w16du:dateUtc="2024-11-11T21:13:00Z">
            <w:r w:rsidRPr="00D112DD" w:rsidDel="00D112DD">
              <w:rPr>
                <w:rPrChange w:id="186" w:author="PH" w:date="2024-11-11T22:13:00Z" w16du:dateUtc="2024-11-11T21:13:00Z">
                  <w:rPr>
                    <w:rStyle w:val="Hyperlink"/>
                    <w:b w:val="0"/>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87" w:author="PH" w:date="2024-11-11T22:13:00Z" w16du:dateUtc="2024-11-11T21:13:00Z">
                  <w:rPr>
                    <w:rStyle w:val="Hyperlink"/>
                    <w:b w:val="0"/>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88" w:author="PH" w:date="2024-11-11T22:13:00Z" w16du:dateUtc="2024-11-11T21:13:00Z"/>
              <w:rFonts w:asciiTheme="minorHAnsi" w:eastAsiaTheme="minorEastAsia" w:hAnsiTheme="minorHAnsi"/>
              <w:noProof/>
              <w:color w:val="auto"/>
              <w:kern w:val="2"/>
              <w:lang w:eastAsia="en-GB"/>
              <w14:ligatures w14:val="standardContextual"/>
            </w:rPr>
          </w:pPr>
          <w:del w:id="189" w:author="PH" w:date="2024-11-11T22:13:00Z" w16du:dateUtc="2024-11-11T21:13:00Z">
            <w:r w:rsidRPr="00D112DD" w:rsidDel="00D112DD">
              <w:rPr>
                <w:rPrChange w:id="190"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1"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92" w:author="PH" w:date="2024-11-11T22:13:00Z" w16du:dateUtc="2024-11-11T21:13:00Z"/>
              <w:rFonts w:asciiTheme="minorHAnsi" w:eastAsiaTheme="minorEastAsia" w:hAnsiTheme="minorHAnsi"/>
              <w:noProof/>
              <w:color w:val="auto"/>
              <w:kern w:val="2"/>
              <w:lang w:eastAsia="en-GB"/>
              <w14:ligatures w14:val="standardContextual"/>
            </w:rPr>
          </w:pPr>
          <w:del w:id="193" w:author="PH" w:date="2024-11-11T22:13:00Z" w16du:dateUtc="2024-11-11T21:13:00Z">
            <w:r w:rsidRPr="00D112DD" w:rsidDel="00D112DD">
              <w:rPr>
                <w:rPrChange w:id="194"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5"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96" w:author="PH" w:date="2024-11-11T22:13:00Z" w16du:dateUtc="2024-11-11T21:13:00Z"/>
              <w:rFonts w:asciiTheme="minorHAnsi" w:eastAsiaTheme="minorEastAsia" w:hAnsiTheme="minorHAnsi"/>
              <w:noProof/>
              <w:color w:val="auto"/>
              <w:kern w:val="2"/>
              <w:lang w:eastAsia="en-GB"/>
              <w14:ligatures w14:val="standardContextual"/>
            </w:rPr>
          </w:pPr>
          <w:del w:id="197" w:author="PH" w:date="2024-11-11T22:13:00Z" w16du:dateUtc="2024-11-11T21:13:00Z">
            <w:r w:rsidRPr="00D112DD" w:rsidDel="00D112DD">
              <w:rPr>
                <w:rPrChange w:id="198" w:author="PH" w:date="2024-11-11T22:13:00Z" w16du:dateUtc="2024-11-11T21:13:00Z">
                  <w:rPr>
                    <w:rStyle w:val="Hyperlink"/>
                    <w:noProof/>
                    <w:lang w:eastAsia="nb-NO"/>
                  </w:rPr>
                </w:rPrChange>
              </w:rPr>
              <w:lastRenderedPageBreak/>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9"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200" w:author="PH" w:date="2024-11-11T22:13:00Z" w16du:dateUtc="2024-11-11T21:13:00Z"/>
              <w:rFonts w:asciiTheme="minorHAnsi" w:eastAsiaTheme="minorEastAsia" w:hAnsiTheme="minorHAnsi"/>
              <w:noProof/>
              <w:color w:val="auto"/>
              <w:kern w:val="2"/>
              <w:lang w:eastAsia="en-GB"/>
              <w14:ligatures w14:val="standardContextual"/>
            </w:rPr>
          </w:pPr>
          <w:del w:id="201" w:author="PH" w:date="2024-11-11T22:13:00Z" w16du:dateUtc="2024-11-11T21:13:00Z">
            <w:r w:rsidRPr="00D112DD" w:rsidDel="00D112DD">
              <w:rPr>
                <w:rPrChange w:id="202"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3"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204" w:author="PH" w:date="2024-11-11T22:13:00Z" w16du:dateUtc="2024-11-11T21:13:00Z"/>
              <w:rFonts w:asciiTheme="minorHAnsi" w:eastAsiaTheme="minorEastAsia" w:hAnsiTheme="minorHAnsi"/>
              <w:noProof/>
              <w:color w:val="auto"/>
              <w:kern w:val="2"/>
              <w:lang w:eastAsia="en-GB"/>
              <w14:ligatures w14:val="standardContextual"/>
            </w:rPr>
          </w:pPr>
          <w:del w:id="205" w:author="PH" w:date="2024-11-11T22:13:00Z" w16du:dateUtc="2024-11-11T21:13:00Z">
            <w:r w:rsidRPr="00D112DD" w:rsidDel="00D112DD">
              <w:rPr>
                <w:rPrChange w:id="206"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7"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208" w:author="PH" w:date="2024-11-11T22:13:00Z" w16du:dateUtc="2024-11-11T21:13:00Z"/>
              <w:rFonts w:asciiTheme="minorHAnsi" w:eastAsiaTheme="minorEastAsia" w:hAnsiTheme="minorHAnsi"/>
              <w:noProof/>
              <w:color w:val="auto"/>
              <w:kern w:val="2"/>
              <w:lang w:eastAsia="en-GB"/>
              <w14:ligatures w14:val="standardContextual"/>
            </w:rPr>
          </w:pPr>
          <w:del w:id="209" w:author="PH" w:date="2024-11-11T22:13:00Z" w16du:dateUtc="2024-11-11T21:13:00Z">
            <w:r w:rsidRPr="00D112DD" w:rsidDel="00D112DD">
              <w:rPr>
                <w:rPrChange w:id="210"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1"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212" w:author="PH" w:date="2024-11-11T22:13:00Z" w16du:dateUtc="2024-11-11T21:13:00Z"/>
              <w:rFonts w:asciiTheme="minorHAnsi" w:eastAsiaTheme="minorEastAsia" w:hAnsiTheme="minorHAnsi"/>
              <w:noProof/>
              <w:color w:val="auto"/>
              <w:kern w:val="2"/>
              <w:lang w:eastAsia="en-GB"/>
              <w14:ligatures w14:val="standardContextual"/>
            </w:rPr>
          </w:pPr>
          <w:del w:id="213" w:author="PH" w:date="2024-11-11T22:13:00Z" w16du:dateUtc="2024-11-11T21:13:00Z">
            <w:r w:rsidRPr="00D112DD" w:rsidDel="00D112DD">
              <w:rPr>
                <w:rPrChange w:id="214" w:author="PH" w:date="2024-11-11T22:13:00Z" w16du:dateUtc="2024-11-11T21:13:00Z">
                  <w:rPr>
                    <w:rStyle w:val="Hyperlink"/>
                    <w:noProof/>
                  </w:rPr>
                </w:rPrChange>
              </w:rPr>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5"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216" w:author="PH" w:date="2024-11-11T22:13:00Z" w16du:dateUtc="2024-11-11T21:13:00Z"/>
              <w:rFonts w:asciiTheme="minorHAnsi" w:eastAsiaTheme="minorEastAsia" w:hAnsiTheme="minorHAnsi"/>
              <w:noProof/>
              <w:color w:val="auto"/>
              <w:kern w:val="2"/>
              <w:lang w:eastAsia="en-GB"/>
              <w14:ligatures w14:val="standardContextual"/>
            </w:rPr>
          </w:pPr>
          <w:del w:id="217" w:author="PH" w:date="2024-11-11T22:13:00Z" w16du:dateUtc="2024-11-11T21:13:00Z">
            <w:r w:rsidRPr="00D112DD" w:rsidDel="00D112DD">
              <w:rPr>
                <w:rPrChange w:id="218"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9"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20" w:author="PH" w:date="2024-11-11T22:13:00Z" w16du:dateUtc="2024-11-11T21:13:00Z"/>
              <w:rFonts w:asciiTheme="minorHAnsi" w:eastAsiaTheme="minorEastAsia" w:hAnsiTheme="minorHAnsi"/>
              <w:b w:val="0"/>
              <w:noProof/>
              <w:color w:val="auto"/>
              <w:kern w:val="2"/>
              <w:lang w:eastAsia="en-GB"/>
              <w14:ligatures w14:val="standardContextual"/>
            </w:rPr>
          </w:pPr>
          <w:del w:id="221" w:author="PH" w:date="2024-11-11T22:13:00Z" w16du:dateUtc="2024-11-11T21:13:00Z">
            <w:r w:rsidRPr="00D112DD" w:rsidDel="00D112DD">
              <w:rPr>
                <w:rPrChange w:id="222" w:author="PH" w:date="2024-11-11T22:13:00Z" w16du:dateUtc="2024-11-11T21:13:00Z">
                  <w:rPr>
                    <w:rStyle w:val="Hyperlink"/>
                    <w:b w:val="0"/>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23" w:author="PH" w:date="2024-11-11T22:13:00Z" w16du:dateUtc="2024-11-11T21:13:00Z">
                  <w:rPr>
                    <w:rStyle w:val="Hyperlink"/>
                    <w:b w:val="0"/>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24" w:author="PH" w:date="2024-11-11T22:13:00Z" w16du:dateUtc="2024-11-11T21:13:00Z"/>
              <w:rFonts w:asciiTheme="minorHAnsi" w:eastAsiaTheme="minorEastAsia" w:hAnsiTheme="minorHAnsi"/>
              <w:noProof/>
              <w:color w:val="auto"/>
              <w:kern w:val="2"/>
              <w:lang w:eastAsia="en-GB"/>
              <w14:ligatures w14:val="standardContextual"/>
            </w:rPr>
          </w:pPr>
          <w:del w:id="225" w:author="PH" w:date="2024-11-11T22:13:00Z" w16du:dateUtc="2024-11-11T21:13:00Z">
            <w:r w:rsidRPr="00D112DD" w:rsidDel="00D112DD">
              <w:rPr>
                <w:rPrChange w:id="226"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7"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28" w:author="PH" w:date="2024-11-11T22:13:00Z" w16du:dateUtc="2024-11-11T21:13:00Z"/>
              <w:rFonts w:asciiTheme="minorHAnsi" w:eastAsiaTheme="minorEastAsia" w:hAnsiTheme="minorHAnsi"/>
              <w:noProof/>
              <w:color w:val="auto"/>
              <w:kern w:val="2"/>
              <w:lang w:eastAsia="en-GB"/>
              <w14:ligatures w14:val="standardContextual"/>
            </w:rPr>
          </w:pPr>
          <w:del w:id="229" w:author="PH" w:date="2024-11-11T22:13:00Z" w16du:dateUtc="2024-11-11T21:13:00Z">
            <w:r w:rsidRPr="00D112DD" w:rsidDel="00D112DD">
              <w:rPr>
                <w:rPrChange w:id="230"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1"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32" w:author="PH" w:date="2024-11-11T22:13:00Z" w16du:dateUtc="2024-11-11T21:13:00Z"/>
              <w:rFonts w:asciiTheme="minorHAnsi" w:eastAsiaTheme="minorEastAsia" w:hAnsiTheme="minorHAnsi"/>
              <w:b w:val="0"/>
              <w:noProof/>
              <w:color w:val="auto"/>
              <w:kern w:val="2"/>
              <w:lang w:eastAsia="en-GB"/>
              <w14:ligatures w14:val="standardContextual"/>
            </w:rPr>
          </w:pPr>
          <w:del w:id="233" w:author="PH" w:date="2024-11-11T22:13:00Z" w16du:dateUtc="2024-11-11T21:13:00Z">
            <w:r w:rsidRPr="00D112DD" w:rsidDel="00D112DD">
              <w:rPr>
                <w:rPrChange w:id="234" w:author="PH" w:date="2024-11-11T22:13:00Z" w16du:dateUtc="2024-11-11T21:13:00Z">
                  <w:rPr>
                    <w:rStyle w:val="Hyperlink"/>
                    <w:b w:val="0"/>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35" w:author="PH" w:date="2024-11-11T22:13:00Z" w16du:dateUtc="2024-11-11T21:13:00Z">
                  <w:rPr>
                    <w:rStyle w:val="Hyperlink"/>
                    <w:b w:val="0"/>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36" w:author="PH" w:date="2024-11-11T22:13:00Z" w16du:dateUtc="2024-11-11T21:13:00Z"/>
              <w:rFonts w:asciiTheme="minorHAnsi" w:eastAsiaTheme="minorEastAsia" w:hAnsiTheme="minorHAnsi"/>
              <w:noProof/>
              <w:color w:val="auto"/>
              <w:kern w:val="2"/>
              <w:lang w:eastAsia="en-GB"/>
              <w14:ligatures w14:val="standardContextual"/>
            </w:rPr>
          </w:pPr>
          <w:del w:id="237" w:author="PH" w:date="2024-11-11T22:13:00Z" w16du:dateUtc="2024-11-11T21:13:00Z">
            <w:r w:rsidRPr="00D112DD" w:rsidDel="00D112DD">
              <w:rPr>
                <w:rPrChange w:id="238"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9"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40" w:author="PH" w:date="2024-11-11T22:13:00Z" w16du:dateUtc="2024-11-11T21:13:00Z"/>
              <w:rFonts w:asciiTheme="minorHAnsi" w:eastAsiaTheme="minorEastAsia" w:hAnsiTheme="minorHAnsi"/>
              <w:noProof/>
              <w:color w:val="auto"/>
              <w:kern w:val="2"/>
              <w:lang w:eastAsia="en-GB"/>
              <w14:ligatures w14:val="standardContextual"/>
            </w:rPr>
          </w:pPr>
          <w:del w:id="241" w:author="PH" w:date="2024-11-11T22:13:00Z" w16du:dateUtc="2024-11-11T21:13:00Z">
            <w:r w:rsidRPr="00D112DD" w:rsidDel="00D112DD">
              <w:rPr>
                <w:rPrChange w:id="242"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3"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44" w:author="PH" w:date="2024-11-11T22:13:00Z" w16du:dateUtc="2024-11-11T21:13:00Z"/>
              <w:rFonts w:asciiTheme="minorHAnsi" w:eastAsiaTheme="minorEastAsia" w:hAnsiTheme="minorHAnsi"/>
              <w:noProof/>
              <w:color w:val="auto"/>
              <w:kern w:val="2"/>
              <w:lang w:eastAsia="en-GB"/>
              <w14:ligatures w14:val="standardContextual"/>
            </w:rPr>
          </w:pPr>
          <w:del w:id="245" w:author="PH" w:date="2024-11-11T22:13:00Z" w16du:dateUtc="2024-11-11T21:13:00Z">
            <w:r w:rsidRPr="00D112DD" w:rsidDel="00D112DD">
              <w:rPr>
                <w:rPrChange w:id="246"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7"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48" w:author="PH" w:date="2024-11-11T22:13:00Z" w16du:dateUtc="2024-11-11T21:13:00Z"/>
              <w:rFonts w:asciiTheme="minorHAnsi" w:eastAsiaTheme="minorEastAsia" w:hAnsiTheme="minorHAnsi"/>
              <w:noProof/>
              <w:color w:val="auto"/>
              <w:kern w:val="2"/>
              <w:lang w:eastAsia="en-GB"/>
              <w14:ligatures w14:val="standardContextual"/>
            </w:rPr>
          </w:pPr>
          <w:del w:id="249" w:author="PH" w:date="2024-11-11T22:13:00Z" w16du:dateUtc="2024-11-11T21:13:00Z">
            <w:r w:rsidRPr="00D112DD" w:rsidDel="00D112DD">
              <w:rPr>
                <w:rPrChange w:id="250"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1"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52" w:author="PH" w:date="2024-11-11T22:13:00Z" w16du:dateUtc="2024-11-11T21:13:00Z"/>
              <w:rFonts w:asciiTheme="minorHAnsi" w:eastAsiaTheme="minorEastAsia" w:hAnsiTheme="minorHAnsi"/>
              <w:noProof/>
              <w:color w:val="auto"/>
              <w:kern w:val="2"/>
              <w:lang w:eastAsia="en-GB"/>
              <w14:ligatures w14:val="standardContextual"/>
            </w:rPr>
          </w:pPr>
          <w:del w:id="253" w:author="PH" w:date="2024-11-11T22:13:00Z" w16du:dateUtc="2024-11-11T21:13:00Z">
            <w:r w:rsidRPr="00D112DD" w:rsidDel="00D112DD">
              <w:rPr>
                <w:rPrChange w:id="254"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5"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56" w:author="PH" w:date="2024-11-11T22:13:00Z" w16du:dateUtc="2024-11-11T21:13:00Z"/>
              <w:rFonts w:asciiTheme="minorHAnsi" w:eastAsiaTheme="minorEastAsia" w:hAnsiTheme="minorHAnsi"/>
              <w:noProof/>
              <w:color w:val="auto"/>
              <w:kern w:val="2"/>
              <w:lang w:eastAsia="en-GB"/>
              <w14:ligatures w14:val="standardContextual"/>
            </w:rPr>
          </w:pPr>
          <w:del w:id="257" w:author="PH" w:date="2024-11-11T22:13:00Z" w16du:dateUtc="2024-11-11T21:13:00Z">
            <w:r w:rsidRPr="00D112DD" w:rsidDel="00D112DD">
              <w:rPr>
                <w:rPrChange w:id="258"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9"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60" w:author="PH" w:date="2024-11-11T22:13:00Z" w16du:dateUtc="2024-11-11T21:13:00Z"/>
              <w:rFonts w:asciiTheme="minorHAnsi" w:eastAsiaTheme="minorEastAsia" w:hAnsiTheme="minorHAnsi"/>
              <w:noProof/>
              <w:color w:val="auto"/>
              <w:kern w:val="2"/>
              <w:lang w:eastAsia="en-GB"/>
              <w14:ligatures w14:val="standardContextual"/>
            </w:rPr>
          </w:pPr>
          <w:del w:id="261" w:author="PH" w:date="2024-11-11T22:13:00Z" w16du:dateUtc="2024-11-11T21:13:00Z">
            <w:r w:rsidRPr="00D112DD" w:rsidDel="00D112DD">
              <w:rPr>
                <w:rPrChange w:id="262"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3"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64" w:author="PH" w:date="2024-11-11T22:13:00Z" w16du:dateUtc="2024-11-11T21:13:00Z"/>
              <w:rFonts w:asciiTheme="minorHAnsi" w:eastAsiaTheme="minorEastAsia" w:hAnsiTheme="minorHAnsi"/>
              <w:noProof/>
              <w:color w:val="auto"/>
              <w:kern w:val="2"/>
              <w:lang w:eastAsia="en-GB"/>
              <w14:ligatures w14:val="standardContextual"/>
            </w:rPr>
          </w:pPr>
          <w:del w:id="265" w:author="PH" w:date="2024-11-11T22:13:00Z" w16du:dateUtc="2024-11-11T21:13:00Z">
            <w:r w:rsidRPr="00D112DD" w:rsidDel="00D112DD">
              <w:rPr>
                <w:rPrChange w:id="266"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7"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68" w:author="PH" w:date="2024-11-11T22:13:00Z" w16du:dateUtc="2024-11-11T21:13:00Z"/>
              <w:rFonts w:asciiTheme="minorHAnsi" w:eastAsiaTheme="minorEastAsia" w:hAnsiTheme="minorHAnsi"/>
              <w:noProof/>
              <w:color w:val="auto"/>
              <w:kern w:val="2"/>
              <w:lang w:eastAsia="en-GB"/>
              <w14:ligatures w14:val="standardContextual"/>
            </w:rPr>
          </w:pPr>
          <w:del w:id="269" w:author="PH" w:date="2024-11-11T22:13:00Z" w16du:dateUtc="2024-11-11T21:13:00Z">
            <w:r w:rsidRPr="00D112DD" w:rsidDel="00D112DD">
              <w:rPr>
                <w:rPrChange w:id="270"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1"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72" w:author="PH" w:date="2024-11-11T22:13:00Z" w16du:dateUtc="2024-11-11T21:13:00Z"/>
              <w:rFonts w:asciiTheme="minorHAnsi" w:eastAsiaTheme="minorEastAsia" w:hAnsiTheme="minorHAnsi"/>
              <w:noProof/>
              <w:color w:val="auto"/>
              <w:kern w:val="2"/>
              <w:lang w:eastAsia="en-GB"/>
              <w14:ligatures w14:val="standardContextual"/>
            </w:rPr>
          </w:pPr>
          <w:del w:id="273" w:author="PH" w:date="2024-11-11T22:13:00Z" w16du:dateUtc="2024-11-11T21:13:00Z">
            <w:r w:rsidRPr="00D112DD" w:rsidDel="00D112DD">
              <w:rPr>
                <w:rPrChange w:id="274"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5"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76" w:author="PH" w:date="2024-11-11T22:13:00Z" w16du:dateUtc="2024-11-11T21:13:00Z"/>
              <w:rFonts w:asciiTheme="minorHAnsi" w:eastAsiaTheme="minorEastAsia" w:hAnsiTheme="minorHAnsi"/>
              <w:noProof/>
              <w:color w:val="auto"/>
              <w:kern w:val="2"/>
              <w:lang w:eastAsia="en-GB"/>
              <w14:ligatures w14:val="standardContextual"/>
            </w:rPr>
          </w:pPr>
          <w:del w:id="277" w:author="PH" w:date="2024-11-11T22:13:00Z" w16du:dateUtc="2024-11-11T21:13:00Z">
            <w:r w:rsidRPr="00D112DD" w:rsidDel="00D112DD">
              <w:rPr>
                <w:rPrChange w:id="278"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9"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80" w:author="PH" w:date="2024-11-11T22:13:00Z" w16du:dateUtc="2024-11-11T21:13:00Z"/>
              <w:rFonts w:asciiTheme="minorHAnsi" w:eastAsiaTheme="minorEastAsia" w:hAnsiTheme="minorHAnsi"/>
              <w:noProof/>
              <w:color w:val="auto"/>
              <w:kern w:val="2"/>
              <w:lang w:eastAsia="en-GB"/>
              <w14:ligatures w14:val="standardContextual"/>
            </w:rPr>
          </w:pPr>
          <w:del w:id="281" w:author="PH" w:date="2024-11-11T22:13:00Z" w16du:dateUtc="2024-11-11T21:13:00Z">
            <w:r w:rsidRPr="00D112DD" w:rsidDel="00D112DD">
              <w:rPr>
                <w:rPrChange w:id="282"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3"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84" w:author="PH" w:date="2024-11-11T22:13:00Z" w16du:dateUtc="2024-11-11T21:13:00Z"/>
              <w:rFonts w:asciiTheme="minorHAnsi" w:eastAsiaTheme="minorEastAsia" w:hAnsiTheme="minorHAnsi"/>
              <w:noProof/>
              <w:color w:val="auto"/>
              <w:kern w:val="2"/>
              <w:lang w:eastAsia="en-GB"/>
              <w14:ligatures w14:val="standardContextual"/>
            </w:rPr>
          </w:pPr>
          <w:del w:id="285" w:author="PH" w:date="2024-11-11T22:13:00Z" w16du:dateUtc="2024-11-11T21:13:00Z">
            <w:r w:rsidRPr="00D112DD" w:rsidDel="00D112DD">
              <w:rPr>
                <w:rPrChange w:id="286"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7"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88" w:author="PH" w:date="2024-11-11T22:13:00Z" w16du:dateUtc="2024-11-11T21:13:00Z"/>
              <w:rFonts w:asciiTheme="minorHAnsi" w:eastAsiaTheme="minorEastAsia" w:hAnsiTheme="minorHAnsi"/>
              <w:noProof/>
              <w:color w:val="auto"/>
              <w:kern w:val="2"/>
              <w:lang w:eastAsia="en-GB"/>
              <w14:ligatures w14:val="standardContextual"/>
            </w:rPr>
          </w:pPr>
          <w:del w:id="289" w:author="PH" w:date="2024-11-11T22:13:00Z" w16du:dateUtc="2024-11-11T21:13:00Z">
            <w:r w:rsidRPr="00D112DD" w:rsidDel="00D112DD">
              <w:rPr>
                <w:rPrChange w:id="290"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1"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92" w:author="PH" w:date="2024-11-11T22:13:00Z" w16du:dateUtc="2024-11-11T21:13:00Z"/>
              <w:rFonts w:asciiTheme="minorHAnsi" w:eastAsiaTheme="minorEastAsia" w:hAnsiTheme="minorHAnsi"/>
              <w:noProof/>
              <w:color w:val="auto"/>
              <w:kern w:val="2"/>
              <w:lang w:eastAsia="en-GB"/>
              <w14:ligatures w14:val="standardContextual"/>
            </w:rPr>
          </w:pPr>
          <w:del w:id="293" w:author="PH" w:date="2024-11-11T22:13:00Z" w16du:dateUtc="2024-11-11T21:13:00Z">
            <w:r w:rsidRPr="00D112DD" w:rsidDel="00D112DD">
              <w:rPr>
                <w:rPrChange w:id="294"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5"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96" w:author="PH" w:date="2024-11-11T22:13:00Z" w16du:dateUtc="2024-11-11T21:13:00Z"/>
              <w:rFonts w:asciiTheme="minorHAnsi" w:eastAsiaTheme="minorEastAsia" w:hAnsiTheme="minorHAnsi"/>
              <w:noProof/>
              <w:color w:val="auto"/>
              <w:kern w:val="2"/>
              <w:lang w:eastAsia="en-GB"/>
              <w14:ligatures w14:val="standardContextual"/>
            </w:rPr>
          </w:pPr>
          <w:del w:id="297" w:author="PH" w:date="2024-11-11T22:13:00Z" w16du:dateUtc="2024-11-11T21:13:00Z">
            <w:r w:rsidRPr="00D112DD" w:rsidDel="00D112DD">
              <w:rPr>
                <w:rPrChange w:id="298"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9"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300" w:author="PH" w:date="2024-11-11T22:13:00Z" w16du:dateUtc="2024-11-11T21:13:00Z"/>
              <w:rFonts w:asciiTheme="minorHAnsi" w:eastAsiaTheme="minorEastAsia" w:hAnsiTheme="minorHAnsi"/>
              <w:noProof/>
              <w:color w:val="auto"/>
              <w:kern w:val="2"/>
              <w:lang w:eastAsia="en-GB"/>
              <w14:ligatures w14:val="standardContextual"/>
            </w:rPr>
          </w:pPr>
          <w:del w:id="301" w:author="PH" w:date="2024-11-11T22:13:00Z" w16du:dateUtc="2024-11-11T21:13:00Z">
            <w:r w:rsidRPr="00D112DD" w:rsidDel="00D112DD">
              <w:rPr>
                <w:rPrChange w:id="302"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3"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304" w:author="PH" w:date="2024-11-11T22:13:00Z" w16du:dateUtc="2024-11-11T21:13:00Z"/>
              <w:rFonts w:asciiTheme="minorHAnsi" w:eastAsiaTheme="minorEastAsia" w:hAnsiTheme="minorHAnsi"/>
              <w:noProof/>
              <w:color w:val="auto"/>
              <w:kern w:val="2"/>
              <w:lang w:eastAsia="en-GB"/>
              <w14:ligatures w14:val="standardContextual"/>
            </w:rPr>
          </w:pPr>
          <w:del w:id="305" w:author="PH" w:date="2024-11-11T22:13:00Z" w16du:dateUtc="2024-11-11T21:13:00Z">
            <w:r w:rsidRPr="00D112DD" w:rsidDel="00D112DD">
              <w:rPr>
                <w:rPrChange w:id="306"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7"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308" w:author="PH" w:date="2024-11-11T22:13:00Z" w16du:dateUtc="2024-11-11T21:13:00Z"/>
              <w:rFonts w:asciiTheme="minorHAnsi" w:eastAsiaTheme="minorEastAsia" w:hAnsiTheme="minorHAnsi"/>
              <w:noProof/>
              <w:color w:val="auto"/>
              <w:kern w:val="2"/>
              <w:lang w:eastAsia="en-GB"/>
              <w14:ligatures w14:val="standardContextual"/>
            </w:rPr>
          </w:pPr>
          <w:del w:id="309" w:author="PH" w:date="2024-11-11T22:13:00Z" w16du:dateUtc="2024-11-11T21:13:00Z">
            <w:r w:rsidRPr="00D112DD" w:rsidDel="00D112DD">
              <w:rPr>
                <w:rPrChange w:id="310"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1"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312" w:author="PH" w:date="2024-11-11T22:13:00Z" w16du:dateUtc="2024-11-11T21:13:00Z"/>
              <w:rFonts w:asciiTheme="minorHAnsi" w:eastAsiaTheme="minorEastAsia" w:hAnsiTheme="minorHAnsi"/>
              <w:noProof/>
              <w:color w:val="auto"/>
              <w:kern w:val="2"/>
              <w:lang w:eastAsia="en-GB"/>
              <w14:ligatures w14:val="standardContextual"/>
            </w:rPr>
          </w:pPr>
          <w:del w:id="313" w:author="PH" w:date="2024-11-11T22:13:00Z" w16du:dateUtc="2024-11-11T21:13:00Z">
            <w:r w:rsidRPr="00D112DD" w:rsidDel="00D112DD">
              <w:rPr>
                <w:rPrChange w:id="314"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5"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316" w:author="PH" w:date="2024-11-11T22:13:00Z" w16du:dateUtc="2024-11-11T21:13:00Z"/>
              <w:rFonts w:asciiTheme="minorHAnsi" w:eastAsiaTheme="minorEastAsia" w:hAnsiTheme="minorHAnsi"/>
              <w:noProof/>
              <w:color w:val="auto"/>
              <w:kern w:val="2"/>
              <w:lang w:eastAsia="en-GB"/>
              <w14:ligatures w14:val="standardContextual"/>
            </w:rPr>
          </w:pPr>
          <w:del w:id="317" w:author="PH" w:date="2024-11-11T22:13:00Z" w16du:dateUtc="2024-11-11T21:13:00Z">
            <w:r w:rsidRPr="00D112DD" w:rsidDel="00D112DD">
              <w:rPr>
                <w:rPrChange w:id="318"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9"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20" w:author="PH" w:date="2024-11-11T22:13:00Z" w16du:dateUtc="2024-11-11T21:13:00Z"/>
              <w:rFonts w:asciiTheme="minorHAnsi" w:eastAsiaTheme="minorEastAsia" w:hAnsiTheme="minorHAnsi"/>
              <w:noProof/>
              <w:color w:val="auto"/>
              <w:kern w:val="2"/>
              <w:lang w:eastAsia="en-GB"/>
              <w14:ligatures w14:val="standardContextual"/>
            </w:rPr>
          </w:pPr>
          <w:del w:id="321" w:author="PH" w:date="2024-11-11T22:13:00Z" w16du:dateUtc="2024-11-11T21:13:00Z">
            <w:r w:rsidRPr="00D112DD" w:rsidDel="00D112DD">
              <w:rPr>
                <w:rPrChange w:id="322" w:author="PH" w:date="2024-11-11T22:13:00Z" w16du:dateUtc="2024-11-11T21:13:00Z">
                  <w:rPr>
                    <w:rStyle w:val="Hyperlink"/>
                    <w:noProof/>
                  </w:rPr>
                </w:rPrChange>
              </w:rPr>
              <w:lastRenderedPageBreak/>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3"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24" w:author="PH" w:date="2024-11-11T22:13:00Z" w16du:dateUtc="2024-11-11T21:13:00Z"/>
              <w:rFonts w:asciiTheme="minorHAnsi" w:eastAsiaTheme="minorEastAsia" w:hAnsiTheme="minorHAnsi"/>
              <w:noProof/>
              <w:color w:val="auto"/>
              <w:kern w:val="2"/>
              <w:lang w:eastAsia="en-GB"/>
              <w14:ligatures w14:val="standardContextual"/>
            </w:rPr>
          </w:pPr>
          <w:del w:id="325" w:author="PH" w:date="2024-11-11T22:13:00Z" w16du:dateUtc="2024-11-11T21:13:00Z">
            <w:r w:rsidRPr="00D112DD" w:rsidDel="00D112DD">
              <w:rPr>
                <w:rPrChange w:id="326"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7"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28" w:author="PH" w:date="2024-11-11T22:13:00Z" w16du:dateUtc="2024-11-11T21:13:00Z"/>
              <w:rFonts w:asciiTheme="minorHAnsi" w:eastAsiaTheme="minorEastAsia" w:hAnsiTheme="minorHAnsi"/>
              <w:b w:val="0"/>
              <w:noProof/>
              <w:color w:val="auto"/>
              <w:kern w:val="2"/>
              <w:lang w:eastAsia="en-GB"/>
              <w14:ligatures w14:val="standardContextual"/>
            </w:rPr>
          </w:pPr>
          <w:del w:id="329" w:author="PH" w:date="2024-11-11T22:13:00Z" w16du:dateUtc="2024-11-11T21:13:00Z">
            <w:r w:rsidRPr="00D112DD" w:rsidDel="00D112DD">
              <w:rPr>
                <w:rPrChange w:id="330" w:author="PH" w:date="2024-11-11T22:13:00Z" w16du:dateUtc="2024-11-11T21:13:00Z">
                  <w:rPr>
                    <w:rStyle w:val="Hyperlink"/>
                    <w:b w:val="0"/>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31" w:author="PH" w:date="2024-11-11T22:13:00Z" w16du:dateUtc="2024-11-11T21:13:00Z">
                  <w:rPr>
                    <w:rStyle w:val="Hyperlink"/>
                    <w:b w:val="0"/>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32" w:author="PH" w:date="2024-11-11T22:13:00Z" w16du:dateUtc="2024-11-11T21:13:00Z"/>
              <w:rFonts w:asciiTheme="minorHAnsi" w:eastAsiaTheme="minorEastAsia" w:hAnsiTheme="minorHAnsi"/>
              <w:noProof/>
              <w:color w:val="auto"/>
              <w:kern w:val="2"/>
              <w:lang w:eastAsia="en-GB"/>
              <w14:ligatures w14:val="standardContextual"/>
            </w:rPr>
          </w:pPr>
          <w:del w:id="333" w:author="PH" w:date="2024-11-11T22:13:00Z" w16du:dateUtc="2024-11-11T21:13:00Z">
            <w:r w:rsidRPr="00D112DD" w:rsidDel="00D112DD">
              <w:rPr>
                <w:rPrChange w:id="334"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5"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36" w:author="PH" w:date="2024-11-11T22:13:00Z" w16du:dateUtc="2024-11-11T21:13:00Z"/>
              <w:rFonts w:asciiTheme="minorHAnsi" w:eastAsiaTheme="minorEastAsia" w:hAnsiTheme="minorHAnsi"/>
              <w:noProof/>
              <w:color w:val="auto"/>
              <w:kern w:val="2"/>
              <w:lang w:eastAsia="en-GB"/>
              <w14:ligatures w14:val="standardContextual"/>
            </w:rPr>
          </w:pPr>
          <w:del w:id="337" w:author="PH" w:date="2024-11-11T22:13:00Z" w16du:dateUtc="2024-11-11T21:13:00Z">
            <w:r w:rsidRPr="00D112DD" w:rsidDel="00D112DD">
              <w:rPr>
                <w:rPrChange w:id="338" w:author="PH" w:date="2024-11-11T22:13:00Z" w16du:dateUtc="2024-11-11T21:13:00Z">
                  <w:rPr>
                    <w:rStyle w:val="Hyperlink"/>
                    <w:noProof/>
                  </w:rPr>
                </w:rPrChange>
              </w:rPr>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9"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40" w:author="PH" w:date="2024-11-11T22:13:00Z" w16du:dateUtc="2024-11-11T21:13:00Z"/>
              <w:rFonts w:asciiTheme="minorHAnsi" w:eastAsiaTheme="minorEastAsia" w:hAnsiTheme="minorHAnsi"/>
              <w:noProof/>
              <w:color w:val="auto"/>
              <w:kern w:val="2"/>
              <w:lang w:eastAsia="en-GB"/>
              <w14:ligatures w14:val="standardContextual"/>
            </w:rPr>
          </w:pPr>
          <w:del w:id="341" w:author="PH" w:date="2024-11-11T22:13:00Z" w16du:dateUtc="2024-11-11T21:13:00Z">
            <w:r w:rsidRPr="00D112DD" w:rsidDel="00D112DD">
              <w:rPr>
                <w:rPrChange w:id="342"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3"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44" w:author="PH" w:date="2024-11-11T22:13:00Z" w16du:dateUtc="2024-11-11T21:13:00Z"/>
              <w:rFonts w:asciiTheme="minorHAnsi" w:eastAsiaTheme="minorEastAsia" w:hAnsiTheme="minorHAnsi"/>
              <w:noProof/>
              <w:color w:val="auto"/>
              <w:kern w:val="2"/>
              <w:lang w:eastAsia="en-GB"/>
              <w14:ligatures w14:val="standardContextual"/>
            </w:rPr>
          </w:pPr>
          <w:del w:id="345" w:author="PH" w:date="2024-11-11T22:13:00Z" w16du:dateUtc="2024-11-11T21:13:00Z">
            <w:r w:rsidRPr="00D112DD" w:rsidDel="00D112DD">
              <w:rPr>
                <w:rPrChange w:id="346"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7"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48" w:author="PH" w:date="2024-11-11T22:13:00Z" w16du:dateUtc="2024-11-11T21:13:00Z"/>
              <w:rFonts w:asciiTheme="minorHAnsi" w:eastAsiaTheme="minorEastAsia" w:hAnsiTheme="minorHAnsi"/>
              <w:noProof/>
              <w:color w:val="auto"/>
              <w:kern w:val="2"/>
              <w:lang w:eastAsia="en-GB"/>
              <w14:ligatures w14:val="standardContextual"/>
            </w:rPr>
          </w:pPr>
          <w:del w:id="349" w:author="PH" w:date="2024-11-11T22:13:00Z" w16du:dateUtc="2024-11-11T21:13:00Z">
            <w:r w:rsidRPr="00D112DD" w:rsidDel="00D112DD">
              <w:rPr>
                <w:rPrChange w:id="350"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1"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52" w:author="PH" w:date="2024-11-11T22:13:00Z" w16du:dateUtc="2024-11-11T21:13:00Z"/>
              <w:rFonts w:asciiTheme="minorHAnsi" w:eastAsiaTheme="minorEastAsia" w:hAnsiTheme="minorHAnsi"/>
              <w:noProof/>
              <w:color w:val="auto"/>
              <w:kern w:val="2"/>
              <w:lang w:eastAsia="en-GB"/>
              <w14:ligatures w14:val="standardContextual"/>
            </w:rPr>
          </w:pPr>
          <w:del w:id="353" w:author="PH" w:date="2024-11-11T22:13:00Z" w16du:dateUtc="2024-11-11T21:13:00Z">
            <w:r w:rsidRPr="00D112DD" w:rsidDel="00D112DD">
              <w:rPr>
                <w:rPrChange w:id="354"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5"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56" w:author="PH" w:date="2024-11-11T22:13:00Z" w16du:dateUtc="2024-11-11T21:13:00Z"/>
              <w:rFonts w:asciiTheme="minorHAnsi" w:eastAsiaTheme="minorEastAsia" w:hAnsiTheme="minorHAnsi"/>
              <w:noProof/>
              <w:color w:val="auto"/>
              <w:kern w:val="2"/>
              <w:lang w:eastAsia="en-GB"/>
              <w14:ligatures w14:val="standardContextual"/>
            </w:rPr>
          </w:pPr>
          <w:del w:id="357" w:author="PH" w:date="2024-11-11T22:13:00Z" w16du:dateUtc="2024-11-11T21:13:00Z">
            <w:r w:rsidRPr="00D112DD" w:rsidDel="00D112DD">
              <w:rPr>
                <w:rPrChange w:id="358"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9"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60" w:author="PH" w:date="2024-11-11T22:13:00Z" w16du:dateUtc="2024-11-11T21:13:00Z"/>
              <w:rFonts w:asciiTheme="minorHAnsi" w:eastAsiaTheme="minorEastAsia" w:hAnsiTheme="minorHAnsi"/>
              <w:b w:val="0"/>
              <w:noProof/>
              <w:color w:val="auto"/>
              <w:kern w:val="2"/>
              <w:lang w:eastAsia="en-GB"/>
              <w14:ligatures w14:val="standardContextual"/>
            </w:rPr>
          </w:pPr>
          <w:del w:id="361" w:author="PH" w:date="2024-11-11T22:13:00Z" w16du:dateUtc="2024-11-11T21:13:00Z">
            <w:r w:rsidRPr="00D112DD" w:rsidDel="00D112DD">
              <w:rPr>
                <w:rPrChange w:id="362" w:author="PH" w:date="2024-11-11T22:13:00Z" w16du:dateUtc="2024-11-11T21:13:00Z">
                  <w:rPr>
                    <w:rStyle w:val="Hyperlink"/>
                    <w:b w:val="0"/>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63" w:author="PH" w:date="2024-11-11T22:13:00Z" w16du:dateUtc="2024-11-11T21:13:00Z">
                  <w:rPr>
                    <w:rStyle w:val="Hyperlink"/>
                    <w:b w:val="0"/>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48A8F94D"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64" w:name="_Toc183626386"/>
      <w:r>
        <w:lastRenderedPageBreak/>
        <w:t>Revision History</w:t>
      </w:r>
      <w:bookmarkEnd w:id="364"/>
    </w:p>
    <w:tbl>
      <w:tblPr>
        <w:tblStyle w:val="Gitternetztabelle4Akzent1"/>
        <w:tblW w:w="0" w:type="auto"/>
        <w:tblLook w:val="0620" w:firstRow="1" w:lastRow="0" w:firstColumn="0" w:lastColumn="0" w:noHBand="1" w:noVBand="1"/>
        <w:tblPrChange w:id="365"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66">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67" w:author="PH" w:date="2024-11-11T21:19:00Z" w16du:dateUtc="2024-11-11T20:19:00Z">
            <w:trPr>
              <w:tblHeader/>
            </w:trPr>
          </w:trPrChange>
        </w:trPr>
        <w:tc>
          <w:tcPr>
            <w:tcW w:w="0" w:type="auto"/>
            <w:tcPrChange w:id="368"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69"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70"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71"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72"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73"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74"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75" w:author="PH" w:date="2024-11-11T21:19:00Z" w16du:dateUtc="2024-11-11T20:19:00Z">
              <w:tcPr>
                <w:tcW w:w="0" w:type="auto"/>
                <w:gridSpan w:val="2"/>
              </w:tcPr>
            </w:tcPrChange>
          </w:tcPr>
          <w:p w14:paraId="10E5CB53" w14:textId="5A7C2B8D" w:rsidR="00E06D1E" w:rsidRDefault="00E06D1E">
            <w:pPr>
              <w:pStyle w:val="PParagraph"/>
              <w:ind w:left="202" w:hanging="202"/>
              <w:pPrChange w:id="376" w:author="PH" w:date="2024-11-11T21:18:00Z" w16du:dateUtc="2024-11-11T20:18:00Z">
                <w:pPr>
                  <w:pStyle w:val="PParagraph"/>
                  <w:ind w:left="323" w:hanging="323"/>
                </w:pPr>
              </w:pPrChange>
            </w:pPr>
            <w:r w:rsidRPr="0005230D">
              <w:t>First version (pending EC approval)</w:t>
            </w:r>
          </w:p>
        </w:tc>
        <w:tc>
          <w:tcPr>
            <w:tcW w:w="0" w:type="auto"/>
            <w:tcPrChange w:id="377" w:author="PH" w:date="2024-11-11T21:19:00Z" w16du:dateUtc="2024-11-11T20:19:00Z">
              <w:tcPr>
                <w:tcW w:w="0" w:type="auto"/>
              </w:tcPr>
            </w:tcPrChange>
          </w:tcPr>
          <w:p w14:paraId="2B105A5B" w14:textId="689FAA8B" w:rsidR="00E06D1E" w:rsidRDefault="00E06D1E">
            <w:pPr>
              <w:pStyle w:val="PParagraph"/>
              <w:ind w:left="227" w:hanging="227"/>
              <w:pPrChange w:id="378"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79"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80"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81" w:author="PH" w:date="2024-11-11T21:19:00Z" w16du:dateUtc="2024-11-11T20:19:00Z">
              <w:tcPr>
                <w:tcW w:w="0" w:type="auto"/>
                <w:gridSpan w:val="2"/>
              </w:tcPr>
            </w:tcPrChange>
          </w:tcPr>
          <w:p w14:paraId="29163067" w14:textId="226CAA86" w:rsidR="00E06D1E" w:rsidRPr="00745F5A" w:rsidRDefault="00E06D1E">
            <w:pPr>
              <w:ind w:left="202" w:hanging="202"/>
              <w:pPrChange w:id="382" w:author="PH" w:date="2024-11-11T21:18:00Z" w16du:dateUtc="2024-11-11T20:18:00Z">
                <w:pPr>
                  <w:ind w:left="323" w:hanging="323"/>
                </w:pPr>
              </w:pPrChange>
            </w:pPr>
            <w:r w:rsidRPr="0005230D">
              <w:t>EC approved</w:t>
            </w:r>
          </w:p>
        </w:tc>
        <w:tc>
          <w:tcPr>
            <w:tcW w:w="0" w:type="auto"/>
            <w:tcPrChange w:id="383" w:author="PH" w:date="2024-11-11T21:19:00Z" w16du:dateUtc="2024-11-11T20:19:00Z">
              <w:tcPr>
                <w:tcW w:w="0" w:type="auto"/>
              </w:tcPr>
            </w:tcPrChange>
          </w:tcPr>
          <w:p w14:paraId="654EFAF9" w14:textId="3DD69AF1" w:rsidR="00E06D1E" w:rsidRPr="00745F5A" w:rsidRDefault="00E06D1E">
            <w:pPr>
              <w:ind w:left="227" w:hanging="227"/>
              <w:pPrChange w:id="384"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85"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86"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87" w:author="PH" w:date="2024-11-11T21:19:00Z" w16du:dateUtc="2024-11-11T20:19:00Z">
              <w:tcPr>
                <w:tcW w:w="0" w:type="auto"/>
                <w:gridSpan w:val="2"/>
              </w:tcPr>
            </w:tcPrChange>
          </w:tcPr>
          <w:p w14:paraId="490B5BE0" w14:textId="77777777" w:rsidR="00E06D1E" w:rsidRDefault="00E06D1E">
            <w:pPr>
              <w:ind w:left="202" w:hanging="202"/>
              <w:pPrChange w:id="388" w:author="PH" w:date="2024-11-11T21:18:00Z" w16du:dateUtc="2024-11-11T20:18:00Z">
                <w:pPr/>
              </w:pPrChange>
            </w:pPr>
            <w:r w:rsidRPr="0005230D">
              <w:t>Updated the references</w:t>
            </w:r>
          </w:p>
          <w:p w14:paraId="53D083E1" w14:textId="77777777" w:rsidR="00E06D1E" w:rsidRDefault="00E06D1E">
            <w:pPr>
              <w:ind w:left="202" w:hanging="202"/>
              <w:pPrChange w:id="389" w:author="PH" w:date="2024-11-11T21:18:00Z" w16du:dateUtc="2024-11-11T20:18:00Z">
                <w:pPr/>
              </w:pPrChange>
            </w:pPr>
            <w:r>
              <w:t>Improved layout</w:t>
            </w:r>
          </w:p>
          <w:p w14:paraId="016030F9" w14:textId="77777777" w:rsidR="00E06D1E" w:rsidRDefault="00E06D1E">
            <w:pPr>
              <w:ind w:left="202" w:hanging="202"/>
              <w:pPrChange w:id="390"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91" w:author="PH" w:date="2024-11-11T21:18:00Z" w16du:dateUtc="2024-11-11T20:18:00Z">
                <w:pPr/>
              </w:pPrChange>
            </w:pPr>
            <w:r>
              <w:t>Updated rules for migration key</w:t>
            </w:r>
          </w:p>
          <w:p w14:paraId="03485F89" w14:textId="518400D5" w:rsidR="00E06D1E" w:rsidRPr="00745F5A" w:rsidRDefault="00E06D1E">
            <w:pPr>
              <w:ind w:left="202" w:hanging="202"/>
              <w:pPrChange w:id="392"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93" w:author="PH" w:date="2024-11-11T21:19:00Z" w16du:dateUtc="2024-11-11T20:19:00Z">
              <w:tcPr>
                <w:tcW w:w="0" w:type="auto"/>
              </w:tcPr>
            </w:tcPrChange>
          </w:tcPr>
          <w:p w14:paraId="51AE186A" w14:textId="5020C8AA" w:rsidR="00E06D1E" w:rsidRPr="00745F5A" w:rsidRDefault="00E06D1E">
            <w:pPr>
              <w:ind w:left="227" w:hanging="227"/>
              <w:pPrChange w:id="394"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95"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96" w:author="PH" w:date="2024-11-11T21:19:00Z" w16du:dateUtc="2024-11-11T20:19:00Z">
              <w:tcPr>
                <w:tcW w:w="0" w:type="auto"/>
              </w:tcPr>
            </w:tcPrChange>
          </w:tcPr>
          <w:p w14:paraId="2975B291" w14:textId="006AF3BA" w:rsidR="00E06D1E" w:rsidRPr="00745F5A" w:rsidRDefault="00E06D1E" w:rsidP="00E06D1E">
            <w:pPr>
              <w:pStyle w:val="PParagraph"/>
              <w:ind w:left="0"/>
            </w:pPr>
            <w:r w:rsidRPr="00E06D1E">
              <w:rPr>
                <w:highlight w:val="yellow"/>
              </w:rPr>
              <w:t>2024-</w:t>
            </w:r>
            <w:del w:id="397" w:author="PH" w:date="2024-12-10T09:11:00Z" w16du:dateUtc="2024-12-10T08:11:00Z">
              <w:r w:rsidR="002F249D" w:rsidDel="0090191E">
                <w:rPr>
                  <w:highlight w:val="yellow"/>
                </w:rPr>
                <w:delText>11</w:delText>
              </w:r>
              <w:r w:rsidRPr="00E06D1E" w:rsidDel="0090191E">
                <w:rPr>
                  <w:highlight w:val="yellow"/>
                </w:rPr>
                <w:delText>-</w:delText>
              </w:r>
            </w:del>
            <w:del w:id="398" w:author="PH" w:date="2024-11-25T22:46:00Z" w16du:dateUtc="2024-11-25T21:46:00Z">
              <w:r w:rsidR="002F249D" w:rsidDel="00224FBD">
                <w:delText>11</w:delText>
              </w:r>
            </w:del>
            <w:ins w:id="399" w:author="PH" w:date="2024-12-10T09:11:00Z" w16du:dateUtc="2024-12-10T08:11:00Z">
              <w:r w:rsidR="0090191E">
                <w:t>12-10</w:t>
              </w:r>
            </w:ins>
          </w:p>
        </w:tc>
        <w:tc>
          <w:tcPr>
            <w:tcW w:w="4408" w:type="dxa"/>
            <w:tcPrChange w:id="400" w:author="PH" w:date="2024-11-11T21:19:00Z" w16du:dateUtc="2024-11-11T20:19:00Z">
              <w:tcPr>
                <w:tcW w:w="0" w:type="auto"/>
                <w:gridSpan w:val="2"/>
              </w:tcPr>
            </w:tcPrChange>
          </w:tcPr>
          <w:p w14:paraId="2C287E7B" w14:textId="47BCA79A" w:rsidR="00E06D1E" w:rsidRDefault="000022A2">
            <w:pPr>
              <w:ind w:left="202" w:hanging="202"/>
              <w:pPrChange w:id="401"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402" w:author="PH" w:date="2024-11-11T20:15:00Z" w16du:dateUtc="2024-11-11T19:15:00Z"/>
              </w:rPr>
              <w:pPrChange w:id="403"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404" w:author="PH" w:date="2024-11-11T20:15:00Z" w16du:dateUtc="2024-11-11T19:15:00Z"/>
              </w:rPr>
              <w:pPrChange w:id="405" w:author="PH" w:date="2024-11-11T21:18:00Z" w16du:dateUtc="2024-11-11T20:18:00Z">
                <w:pPr/>
              </w:pPrChange>
            </w:pPr>
            <w:ins w:id="406" w:author="PH" w:date="2024-11-11T20:15:00Z" w16du:dateUtc="2024-11-11T19:15:00Z">
              <w:r>
                <w:t>Updated Peppol references</w:t>
              </w:r>
            </w:ins>
          </w:p>
          <w:p w14:paraId="6FA5FE67" w14:textId="77777777" w:rsidR="00526E7C" w:rsidRDefault="00526E7C">
            <w:pPr>
              <w:ind w:left="202" w:hanging="202"/>
              <w:rPr>
                <w:ins w:id="407" w:author="PH" w:date="2024-11-11T21:18:00Z" w16du:dateUtc="2024-11-11T20:18:00Z"/>
              </w:rPr>
              <w:pPrChange w:id="408" w:author="PH" w:date="2024-11-11T21:18:00Z" w16du:dateUtc="2024-11-11T20:18:00Z">
                <w:pPr/>
              </w:pPrChange>
            </w:pPr>
            <w:ins w:id="409" w:author="PH" w:date="2024-11-11T20:15:00Z" w16du:dateUtc="2024-11-11T19:15:00Z">
              <w:r>
                <w:t>Updated reference URLs</w:t>
              </w:r>
            </w:ins>
          </w:p>
          <w:p w14:paraId="757A1470" w14:textId="77777777" w:rsidR="00E561A7" w:rsidRDefault="00E561A7" w:rsidP="003B79F2">
            <w:pPr>
              <w:ind w:left="202" w:hanging="202"/>
              <w:rPr>
                <w:ins w:id="410" w:author="PH" w:date="2024-11-11T21:30:00Z" w16du:dateUtc="2024-11-11T20:30:00Z"/>
              </w:rPr>
            </w:pPr>
            <w:ins w:id="411" w:author="PH" w:date="2024-11-11T21:18:00Z" w16du:dateUtc="2024-11-11T20:18:00Z">
              <w:r>
                <w:t>Added reference to OASIS BDX Location 1.0</w:t>
              </w:r>
            </w:ins>
          </w:p>
          <w:p w14:paraId="39D20516" w14:textId="77777777" w:rsidR="007207BF" w:rsidRDefault="007207BF" w:rsidP="003B79F2">
            <w:pPr>
              <w:ind w:left="202" w:hanging="202"/>
              <w:rPr>
                <w:ins w:id="412" w:author="PH" w:date="2024-11-11T21:30:00Z" w16du:dateUtc="2024-11-11T20:30:00Z"/>
              </w:rPr>
            </w:pPr>
            <w:ins w:id="413" w:author="PH" w:date="2024-11-11T21:30:00Z" w16du:dateUtc="2024-11-11T20:30:00Z">
              <w:r>
                <w:t>Switching from CNAME to U-NAPTR DNS records</w:t>
              </w:r>
            </w:ins>
          </w:p>
          <w:p w14:paraId="23501BFA" w14:textId="47B0F84F" w:rsidR="007207BF" w:rsidRPr="00745F5A" w:rsidRDefault="007207BF">
            <w:pPr>
              <w:ind w:left="202" w:hanging="202"/>
              <w:pPrChange w:id="414" w:author="PH" w:date="2024-11-11T21:18:00Z" w16du:dateUtc="2024-11-11T20:18:00Z">
                <w:pPr/>
              </w:pPrChange>
            </w:pPr>
            <w:ins w:id="415" w:author="PH" w:date="2024-11-11T21:30:00Z" w16du:dateUtc="2024-11-11T20:30:00Z">
              <w:r>
                <w:t>Removed the CNAME Wildcard option</w:t>
              </w:r>
            </w:ins>
            <w:ins w:id="416" w:author="PH" w:date="2024-12-10T09:11:00Z" w16du:dateUtc="2024-12-10T08:11:00Z">
              <w:r w:rsidR="0090191E">
                <w:t xml:space="preserve"> </w:t>
              </w:r>
            </w:ins>
            <w:ins w:id="417" w:author="PH" w:date="2024-12-10T09:11:00Z">
              <w:r w:rsidR="0090191E" w:rsidRPr="0090191E">
                <w:t>as this is unused and not relevant with current use of iso6523-actorid-upis</w:t>
              </w:r>
            </w:ins>
          </w:p>
        </w:tc>
        <w:tc>
          <w:tcPr>
            <w:tcW w:w="0" w:type="auto"/>
            <w:tcPrChange w:id="418" w:author="PH" w:date="2024-11-11T21:19:00Z" w16du:dateUtc="2024-11-11T20:19:00Z">
              <w:tcPr>
                <w:tcW w:w="0" w:type="auto"/>
              </w:tcPr>
            </w:tcPrChange>
          </w:tcPr>
          <w:p w14:paraId="4A1A8929" w14:textId="72DB8F5C" w:rsidR="00E06D1E" w:rsidRPr="00745F5A" w:rsidRDefault="00E06D1E">
            <w:pPr>
              <w:ind w:left="227" w:hanging="227"/>
              <w:pPrChange w:id="419"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420" w:name="_Toc173402888"/>
      <w:bookmarkStart w:id="421" w:name="_Toc183626387"/>
      <w:r w:rsidRPr="001B2C46">
        <w:rPr>
          <w:lang w:val="sv-SE"/>
        </w:rPr>
        <w:t>Contributors</w:t>
      </w:r>
      <w:bookmarkEnd w:id="420"/>
      <w:bookmarkEnd w:id="421"/>
    </w:p>
    <w:p w14:paraId="07822CCF" w14:textId="77777777" w:rsidR="00563933" w:rsidRPr="001B2C46" w:rsidRDefault="00563933" w:rsidP="00563933">
      <w:pPr>
        <w:pStyle w:val="PHeading2"/>
        <w:numPr>
          <w:ilvl w:val="0"/>
          <w:numId w:val="0"/>
        </w:numPr>
        <w:ind w:left="-181"/>
        <w:rPr>
          <w:lang w:val="sv-SE"/>
        </w:rPr>
      </w:pPr>
      <w:bookmarkStart w:id="422" w:name="_Toc183626388"/>
      <w:r w:rsidRPr="001B2C46">
        <w:rPr>
          <w:lang w:val="sv-SE"/>
        </w:rPr>
        <w:t>Organisations</w:t>
      </w:r>
      <w:bookmarkEnd w:id="422"/>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lastRenderedPageBreak/>
        <w:t>OpenPeppol</w:t>
      </w:r>
    </w:p>
    <w:p w14:paraId="316E79F7" w14:textId="77777777" w:rsidR="00563933" w:rsidRPr="00745F5A" w:rsidRDefault="00563933" w:rsidP="00563933">
      <w:pPr>
        <w:pStyle w:val="PHeading2"/>
        <w:numPr>
          <w:ilvl w:val="0"/>
          <w:numId w:val="0"/>
        </w:numPr>
        <w:ind w:left="-181"/>
      </w:pPr>
      <w:bookmarkStart w:id="423" w:name="_Toc183626389"/>
      <w:r w:rsidRPr="00745F5A">
        <w:t>Persons</w:t>
      </w:r>
      <w:bookmarkEnd w:id="423"/>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even" r:id="rId14"/>
          <w:headerReference w:type="default" r:id="rId15"/>
          <w:footerReference w:type="even" r:id="rId16"/>
          <w:footerReference w:type="default" r:id="rId17"/>
          <w:headerReference w:type="first" r:id="rId18"/>
          <w:footerReference w:type="first" r:id="rId19"/>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27" w:name="_Toc183626390"/>
      <w:r>
        <w:lastRenderedPageBreak/>
        <w:t>Introduction</w:t>
      </w:r>
      <w:bookmarkEnd w:id="427"/>
    </w:p>
    <w:p w14:paraId="14F20C28" w14:textId="009ADEC4" w:rsidR="0031687B" w:rsidRDefault="00A72F08" w:rsidP="0031687B">
      <w:pPr>
        <w:pStyle w:val="PHeading2"/>
      </w:pPr>
      <w:bookmarkStart w:id="428" w:name="_Toc183626391"/>
      <w:r>
        <w:t>Objective</w:t>
      </w:r>
      <w:bookmarkEnd w:id="428"/>
    </w:p>
    <w:p w14:paraId="30B8FE26" w14:textId="307B37EC" w:rsidR="00A72F08" w:rsidRDefault="00A72F08" w:rsidP="00A72F08">
      <w:pPr>
        <w:pStyle w:val="PParagraph"/>
      </w:pPr>
      <w:r>
        <w:t xml:space="preserve">This document defines the profiles for the discovery and management interfaces for the </w:t>
      </w:r>
      <w:del w:id="429" w:author="PH" w:date="2024-11-11T20:26:00Z" w16du:dateUtc="2024-11-11T19:26:00Z">
        <w:r w:rsidDel="000765F0">
          <w:delText>Business Document Exchange</w:delText>
        </w:r>
      </w:del>
      <w:ins w:id="430" w:author="PH" w:date="2024-11-11T20:26:00Z" w16du:dateUtc="2024-11-11T19:26:00Z">
        <w:r w:rsidR="000765F0">
          <w:t>Peppol</w:t>
        </w:r>
      </w:ins>
      <w:r>
        <w:t xml:space="preserve"> Network </w:t>
      </w:r>
      <w:del w:id="431" w:author="PH" w:date="2024-11-11T20:26:00Z" w16du:dateUtc="2024-11-11T19:26:00Z">
        <w:r w:rsidDel="000765F0">
          <w:delText xml:space="preserve">(BUSDOX) </w:delText>
        </w:r>
      </w:del>
      <w:r>
        <w:t xml:space="preserve">Service Metadata Locator </w:t>
      </w:r>
      <w:ins w:id="432"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33" w:author="PH" w:date="2024-11-11T20:26:00Z" w16du:dateUtc="2024-11-11T19:26:00Z">
        <w:r w:rsidDel="000765F0">
          <w:delText>Service Metadata Locator</w:delText>
        </w:r>
      </w:del>
      <w:ins w:id="434"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35" w:author="PH" w:date="2024-11-11T21:45:00Z" w16du:dateUtc="2024-11-11T20:45:00Z">
        <w:r w:rsidDel="00354BA7">
          <w:delText xml:space="preserve">publishers </w:delText>
        </w:r>
      </w:del>
      <w:ins w:id="436"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37" w:author="PH" w:date="2024-11-11T21:45:00Z" w16du:dateUtc="2024-11-11T20:45:00Z">
        <w:r w:rsidDel="00354BA7">
          <w:delText>Service Metadata publishers</w:delText>
        </w:r>
      </w:del>
      <w:ins w:id="438" w:author="PH" w:date="2024-11-11T21:45:00Z" w16du:dateUtc="2024-11-11T20:45:00Z">
        <w:r w:rsidR="00354BA7">
          <w:t>SMP</w:t>
        </w:r>
      </w:ins>
      <w:r>
        <w:t xml:space="preserve"> for managing the metadata about their services, e.g. binding, interface profile and key information. </w:t>
      </w:r>
    </w:p>
    <w:p w14:paraId="5884B044" w14:textId="2399A7FD"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901FC4">
        <w:t>3.1</w:t>
      </w:r>
      <w:r w:rsidR="00B46E1F">
        <w:fldChar w:fldCharType="end"/>
      </w:r>
      <w:r>
        <w:t>.</w:t>
      </w:r>
    </w:p>
    <w:p w14:paraId="676A632B" w14:textId="17635460" w:rsidR="00DC6A49" w:rsidRDefault="00DC6A49" w:rsidP="00DC6A49">
      <w:pPr>
        <w:pStyle w:val="PHeading2"/>
      </w:pPr>
      <w:bookmarkStart w:id="439" w:name="_Toc183626392"/>
      <w:r>
        <w:t>Scope</w:t>
      </w:r>
      <w:bookmarkEnd w:id="439"/>
    </w:p>
    <w:p w14:paraId="776B61A1" w14:textId="1581CB78" w:rsidR="00DC6A49" w:rsidRDefault="00DC6A49" w:rsidP="00DC6A49">
      <w:pPr>
        <w:pStyle w:val="PParagraph"/>
      </w:pPr>
      <w:r>
        <w:t xml:space="preserve">This specification relates to the Technical Transport Layer </w:t>
      </w:r>
      <w:ins w:id="440" w:author="PH" w:date="2024-11-11T20:30:00Z" w16du:dateUtc="2024-11-11T19:30:00Z">
        <w:r w:rsidR="005869C5">
          <w:t>of the Peppol Network</w:t>
        </w:r>
      </w:ins>
      <w:del w:id="441" w:author="PH" w:date="2024-11-11T20:30:00Z" w16du:dateUtc="2024-11-11T19:30:00Z">
        <w:r w:rsidDel="005869C5">
          <w:delText>i.e. BusDox specifications</w:delText>
        </w:r>
      </w:del>
      <w:r>
        <w:t xml:space="preserve">. </w:t>
      </w:r>
      <w:del w:id="442" w:author="PH" w:date="2024-11-11T20:31:00Z" w16du:dateUtc="2024-11-11T19:31:00Z">
        <w:r w:rsidDel="005869C5">
          <w:delText>The BusDox specifications can be used in many interoperability settings. In the Peppol context, i</w:delText>
        </w:r>
      </w:del>
      <w:ins w:id="443" w:author="PH" w:date="2024-11-11T20:31:00Z" w16du:dateUtc="2024-11-11T19:31:00Z">
        <w:r w:rsidR="005869C5">
          <w:t>I</w:t>
        </w:r>
      </w:ins>
      <w:r>
        <w:t xml:space="preserve">t provides transport for </w:t>
      </w:r>
      <w:del w:id="444" w:author="PH" w:date="2024-11-11T20:32:00Z" w16du:dateUtc="2024-11-11T19:32:00Z">
        <w:r w:rsidDel="005869C5">
          <w:delText xml:space="preserve">procurement </w:delText>
        </w:r>
      </w:del>
      <w:ins w:id="445" w:author="PH" w:date="2024-11-11T20:32:00Z" w16du:dateUtc="2024-11-11T19:32:00Z">
        <w:r w:rsidR="005869C5">
          <w:t xml:space="preserve">electronic </w:t>
        </w:r>
      </w:ins>
      <w:r>
        <w:t xml:space="preserve">documents as specified in the Peppol </w:t>
      </w:r>
      <w:del w:id="446" w:author="PH" w:date="2024-11-11T20:33:00Z" w16du:dateUtc="2024-11-11T19:33:00Z">
        <w:r w:rsidDel="005869C5">
          <w:delText>Profiles</w:delText>
        </w:r>
      </w:del>
      <w:ins w:id="447"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lastRenderedPageBreak/>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41818849" w:rsidR="00C902BA" w:rsidRDefault="00DC6A49" w:rsidP="00DC6A49">
      <w:pPr>
        <w:pStyle w:val="Beschriftung"/>
      </w:pPr>
      <w:r>
        <w:t xml:space="preserve">Figure </w:t>
      </w:r>
      <w:fldSimple w:instr=" SEQ Figure \* ARABIC ">
        <w:r w:rsidR="00901FC4">
          <w:rPr>
            <w:noProof/>
          </w:rPr>
          <w:t>1</w:t>
        </w:r>
      </w:fldSimple>
      <w:r>
        <w:t>: Peppol Interoperability</w:t>
      </w:r>
    </w:p>
    <w:p w14:paraId="1A467F2C" w14:textId="178DDEC0" w:rsidR="00DC6A49" w:rsidRDefault="00DC6A49" w:rsidP="00DC6A49">
      <w:pPr>
        <w:pStyle w:val="PHeading2"/>
        <w:rPr>
          <w:lang w:eastAsia="nb-NO"/>
        </w:rPr>
      </w:pPr>
      <w:bookmarkStart w:id="448" w:name="_Toc183626393"/>
      <w:r>
        <w:rPr>
          <w:lang w:eastAsia="nb-NO"/>
        </w:rPr>
        <w:t>Goals and non-goals</w:t>
      </w:r>
      <w:bookmarkEnd w:id="448"/>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49" w:name="_Toc183626394"/>
      <w:r>
        <w:rPr>
          <w:lang w:eastAsia="nb-NO"/>
        </w:rPr>
        <w:t>Terminology</w:t>
      </w:r>
      <w:bookmarkEnd w:id="449"/>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50" w:name="_Toc71821142"/>
      <w:bookmarkStart w:id="451" w:name="_Toc183626395"/>
      <w:r>
        <w:t>Notational conventions</w:t>
      </w:r>
      <w:bookmarkEnd w:id="450"/>
      <w:bookmarkEnd w:id="451"/>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lastRenderedPageBreak/>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52" w:name="_Toc71821143"/>
      <w:bookmarkStart w:id="453" w:name="_Toc183626396"/>
      <w:r>
        <w:t>Normative references</w:t>
      </w:r>
      <w:bookmarkEnd w:id="452"/>
      <w:bookmarkEnd w:id="453"/>
    </w:p>
    <w:p w14:paraId="42869E8E" w14:textId="7FC60865"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54" w:author="PH" w:date="2024-11-11T20:12:00Z" w16du:dateUtc="2024-11-11T19:12:00Z">
        <w:r w:rsidRPr="00DB6F35" w:rsidDel="00DB6F35">
          <w:delText>2</w:delText>
        </w:r>
      </w:del>
      <w:ins w:id="455" w:author="PH" w:date="2024-11-11T20:12:00Z" w16du:dateUtc="2024-11-11T19:12:00Z">
        <w:r w:rsidR="00DB6F35">
          <w:t>3</w:t>
        </w:r>
      </w:ins>
      <w:r w:rsidRPr="00DB6F35">
        <w:t>.0</w:t>
      </w:r>
      <w:r>
        <w:t>”</w:t>
      </w:r>
      <w:r w:rsidRPr="00AB37C7">
        <w:t>,</w:t>
      </w:r>
      <w:r>
        <w:br/>
      </w:r>
      <w:ins w:id="456" w:author="PH" w:date="2024-11-11T20:14:00Z" w16du:dateUtc="2024-11-11T19:14:00Z">
        <w:r w:rsidR="000D7692">
          <w:fldChar w:fldCharType="begin"/>
        </w:r>
        <w:r w:rsidR="000D7692">
          <w:instrText>HYPERLINK "</w:instrText>
        </w:r>
        <w:r w:rsidR="000D7692" w:rsidRPr="000D7692">
          <w:rPr>
            <w:rPrChange w:id="457"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58"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21A6900B" w:rsidR="005823FE" w:rsidRPr="00AB37C7" w:rsidRDefault="005823FE" w:rsidP="00540AF8">
      <w:pPr>
        <w:ind w:left="1560" w:hanging="1560"/>
      </w:pPr>
      <w:r>
        <w:t>[XML-DSIG]</w:t>
      </w:r>
      <w:r>
        <w:tab/>
        <w:t>“</w:t>
      </w:r>
      <w:r w:rsidRPr="00AB37C7">
        <w:t>XML Signature Syntax and Processing (Second Edition)</w:t>
      </w:r>
      <w:r>
        <w:t>”,</w:t>
      </w:r>
      <w:r>
        <w:br/>
      </w:r>
      <w:ins w:id="459"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60"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68A1AA96"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61"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62"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11219B27" w:rsidR="005823FE" w:rsidRDefault="005823FE" w:rsidP="00540AF8">
      <w:pPr>
        <w:ind w:left="1560" w:hanging="1560"/>
      </w:pPr>
      <w:r w:rsidRPr="00AB37C7">
        <w:t>[RFC3986]</w:t>
      </w:r>
      <w:r>
        <w:tab/>
        <w:t>“</w:t>
      </w:r>
      <w:r w:rsidRPr="00AB37C7">
        <w:t>Uniform Resource Identifier (URI): Generic Syntax</w:t>
      </w:r>
      <w:r>
        <w:t>”</w:t>
      </w:r>
      <w:r w:rsidRPr="00AB37C7">
        <w:t>,</w:t>
      </w:r>
      <w:r>
        <w:br/>
      </w:r>
      <w:ins w:id="463"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64"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1910C0B8" w:rsidR="007A0070" w:rsidRDefault="007A0070" w:rsidP="007A0070">
      <w:pPr>
        <w:ind w:left="1560" w:hanging="1560"/>
        <w:rPr>
          <w:ins w:id="465" w:author="PH" w:date="2024-11-11T22:06:00Z" w16du:dateUtc="2024-11-11T21:06:00Z"/>
        </w:rPr>
      </w:pPr>
      <w:ins w:id="466"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4246E3F5" w:rsidR="005823FE" w:rsidRDefault="005823FE" w:rsidP="00540AF8">
      <w:pPr>
        <w:ind w:left="1560" w:hanging="1560"/>
        <w:rPr>
          <w:ins w:id="467"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68" w:author="PH" w:date="2024-11-11T20:12:00Z" w16du:dateUtc="2024-11-11T19:12:00Z">
        <w:r w:rsidRPr="00DB6F35" w:rsidDel="0065344A">
          <w:rPr>
            <w:lang w:eastAsia="it-IT"/>
          </w:rPr>
          <w:delText>1</w:delText>
        </w:r>
      </w:del>
      <w:ins w:id="469" w:author="PH" w:date="2024-11-11T21:29:00Z" w16du:dateUtc="2024-11-11T20:29:00Z">
        <w:r w:rsidR="00814C1E">
          <w:rPr>
            <w:lang w:eastAsia="it-IT"/>
          </w:rPr>
          <w:t>4</w:t>
        </w:r>
      </w:ins>
      <w:r w:rsidRPr="00DB6F35">
        <w:rPr>
          <w:lang w:eastAsia="it-IT"/>
        </w:rPr>
        <w:t>.0</w:t>
      </w:r>
      <w:r>
        <w:rPr>
          <w:lang w:eastAsia="it-IT"/>
        </w:rPr>
        <w:t>”,</w:t>
      </w:r>
      <w:r>
        <w:rPr>
          <w:lang w:eastAsia="it-IT"/>
        </w:rPr>
        <w:br/>
      </w:r>
      <w:ins w:id="470" w:author="PH" w:date="2024-11-11T20:13:00Z" w16du:dateUtc="2024-11-11T19:13:00Z">
        <w:r w:rsidR="000D7692">
          <w:fldChar w:fldCharType="begin"/>
        </w:r>
        <w:r w:rsidR="000D7692">
          <w:instrText>HYPERLINK "</w:instrText>
        </w:r>
        <w:r w:rsidR="000D7692" w:rsidRPr="000D7692">
          <w:rPr>
            <w:rPrChange w:id="471"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72"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12DC4602" w:rsidR="00E561A7" w:rsidRPr="00AB37C7" w:rsidRDefault="00E561A7" w:rsidP="00540AF8">
      <w:pPr>
        <w:ind w:left="1560" w:hanging="1560"/>
      </w:pPr>
      <w:ins w:id="473"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74" w:name="_Toc71821144"/>
      <w:bookmarkStart w:id="475" w:name="_Toc183626397"/>
      <w:r>
        <w:t>Non-normative references</w:t>
      </w:r>
      <w:bookmarkEnd w:id="474"/>
      <w:bookmarkEnd w:id="475"/>
    </w:p>
    <w:p w14:paraId="4E47897D" w14:textId="057FD1CA"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76"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77"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549EDD63" w:rsidR="005823FE" w:rsidRPr="00AB37C7" w:rsidRDefault="005823FE" w:rsidP="00540AF8">
      <w:pPr>
        <w:ind w:left="1560" w:hanging="1560"/>
      </w:pPr>
      <w:r w:rsidRPr="00AB37C7">
        <w:t>[WS-I BP]</w:t>
      </w:r>
      <w:r>
        <w:tab/>
        <w:t>“</w:t>
      </w:r>
      <w:r w:rsidRPr="00AB37C7">
        <w:t>WS-I Basic Profile Version 1.1</w:t>
      </w:r>
      <w:r>
        <w:t>”,</w:t>
      </w:r>
      <w:r>
        <w:br/>
      </w:r>
      <w:ins w:id="478" w:author="PH" w:date="2024-11-27T19:00:00Z" w16du:dateUtc="2024-11-27T18:00:00Z">
        <w:r w:rsidR="000B73F9">
          <w:fldChar w:fldCharType="begin"/>
        </w:r>
        <w:r w:rsidR="000B73F9">
          <w:instrText>HYPERLINK "</w:instrText>
        </w:r>
        <w:r w:rsidR="000B73F9" w:rsidRPr="000B73F9">
          <w:instrText>http://www.ws-i.org/deliverables/basic1.1.html</w:instrText>
        </w:r>
        <w:r w:rsidR="000B73F9">
          <w:instrText>"</w:instrText>
        </w:r>
        <w:r w:rsidR="000B73F9">
          <w:fldChar w:fldCharType="separate"/>
        </w:r>
        <w:r w:rsidR="000B73F9" w:rsidRPr="0077286B">
          <w:rPr>
            <w:rStyle w:val="Hyperlink"/>
          </w:rPr>
          <w:t>http://www.ws-i.org/deliverables/basic1.1.html</w:t>
        </w:r>
        <w:r w:rsidR="000B73F9">
          <w:fldChar w:fldCharType="end"/>
        </w:r>
      </w:ins>
      <w:del w:id="479" w:author="PH" w:date="2024-11-27T19:00:00Z" w16du:dateUtc="2024-11-27T18:00:00Z">
        <w:r w:rsidDel="000B73F9">
          <w:fldChar w:fldCharType="begin"/>
        </w:r>
        <w:r w:rsidDel="000B73F9">
          <w:delInstrText>HYPERLINK "http://www.ws-i.org/Profiles/BasicProfile-1.1.html"</w:delInstrText>
        </w:r>
        <w:r w:rsidDel="000B73F9">
          <w:fldChar w:fldCharType="separate"/>
        </w:r>
        <w:r w:rsidRPr="00427B26" w:rsidDel="000B73F9">
          <w:rPr>
            <w:rStyle w:val="Hyperlink"/>
          </w:rPr>
          <w:delText>http://www.ws-i.org/Profiles/BasicProfile-1.1.html</w:delText>
        </w:r>
        <w:r w:rsidDel="000B73F9">
          <w:rPr>
            <w:rStyle w:val="Hyperlink"/>
          </w:rPr>
          <w:fldChar w:fldCharType="end"/>
        </w:r>
      </w:del>
    </w:p>
    <w:p w14:paraId="231419E4" w14:textId="30D7EC24" w:rsidR="005823FE" w:rsidRPr="00AB37C7" w:rsidRDefault="005823FE" w:rsidP="00540AF8">
      <w:pPr>
        <w:ind w:left="1560" w:hanging="1560"/>
      </w:pPr>
      <w:r w:rsidRPr="00AB37C7">
        <w:t>[WS-I BSP]</w:t>
      </w:r>
      <w:r>
        <w:tab/>
        <w:t>“</w:t>
      </w:r>
      <w:r w:rsidRPr="00AB37C7">
        <w:t>WS-I Basic Security Profile Version 1.0</w:t>
      </w:r>
      <w:r>
        <w:t>”,</w:t>
      </w:r>
      <w:r>
        <w:br/>
      </w:r>
      <w:ins w:id="480" w:author="PH" w:date="2024-11-27T19:01:00Z" w16du:dateUtc="2024-11-27T18:01:00Z">
        <w:r w:rsidR="000B73F9">
          <w:fldChar w:fldCharType="begin"/>
        </w:r>
        <w:r w:rsidR="000B73F9">
          <w:instrText>HYPERLINK "</w:instrText>
        </w:r>
        <w:r w:rsidR="000B73F9" w:rsidRPr="000B73F9">
          <w:instrText>http://www.ws-i.org/Profiles/BasicSecurityProfile-1.0.html</w:instrText>
        </w:r>
        <w:r w:rsidR="000B73F9">
          <w:instrText>"</w:instrText>
        </w:r>
        <w:r w:rsidR="000B73F9">
          <w:fldChar w:fldCharType="separate"/>
        </w:r>
        <w:r w:rsidR="000B73F9" w:rsidRPr="0077286B">
          <w:rPr>
            <w:rStyle w:val="Hyperlink"/>
          </w:rPr>
          <w:t>http://www.ws-i.org/Profiles/BasicSecurityProfile-1.0.html</w:t>
        </w:r>
        <w:r w:rsidR="000B73F9">
          <w:fldChar w:fldCharType="end"/>
        </w:r>
      </w:ins>
      <w:del w:id="481" w:author="PH" w:date="2024-11-27T19:01:00Z" w16du:dateUtc="2024-11-27T18:01:00Z">
        <w:r w:rsidDel="000B73F9">
          <w:fldChar w:fldCharType="begin"/>
        </w:r>
        <w:r w:rsidDel="000B73F9">
          <w:delInstrText>HYPERLINK "http://www.ws-i.org/Profiles/BasicSecurityProfile-1.0.html"</w:delInstrText>
        </w:r>
        <w:r w:rsidDel="000B73F9">
          <w:fldChar w:fldCharType="separate"/>
        </w:r>
        <w:r w:rsidRPr="00427B26" w:rsidDel="000B73F9">
          <w:rPr>
            <w:rStyle w:val="Hyperlink"/>
          </w:rPr>
          <w:delText>http://www.ws-i.org/Profiles/BasicSecurityProfile-1.0.html</w:delText>
        </w:r>
        <w:r w:rsidDel="000B73F9">
          <w:rPr>
            <w:rStyle w:val="Hyperlink"/>
          </w:rPr>
          <w:fldChar w:fldCharType="end"/>
        </w:r>
      </w:del>
    </w:p>
    <w:p w14:paraId="5531F840" w14:textId="414DBB1A" w:rsidR="005823FE" w:rsidRPr="00AB37C7" w:rsidRDefault="005823FE" w:rsidP="00540AF8">
      <w:pPr>
        <w:ind w:left="1560" w:hanging="1560"/>
      </w:pPr>
      <w:r w:rsidRPr="00AB37C7">
        <w:lastRenderedPageBreak/>
        <w:t>[DNS-1034]</w:t>
      </w:r>
      <w:r>
        <w:tab/>
        <w:t>“</w:t>
      </w:r>
      <w:r w:rsidRPr="00AB37C7">
        <w:t>Domain Names - Concepts and Facilities</w:t>
      </w:r>
      <w:r>
        <w:t>”,</w:t>
      </w:r>
      <w:r>
        <w:br/>
      </w:r>
      <w:ins w:id="482"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83"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1964A64A" w:rsidR="005823FE" w:rsidRDefault="005823FE" w:rsidP="00540AF8">
      <w:pPr>
        <w:ind w:left="1560" w:hanging="1560"/>
        <w:rPr>
          <w:ins w:id="484" w:author="PH" w:date="2024-11-11T21:25:00Z" w16du:dateUtc="2024-11-11T20:25:00Z"/>
        </w:rPr>
      </w:pPr>
      <w:r w:rsidRPr="00AB37C7">
        <w:t>[DNS-1035]</w:t>
      </w:r>
      <w:r>
        <w:tab/>
        <w:t>“</w:t>
      </w:r>
      <w:r w:rsidRPr="00AB37C7">
        <w:t>Domain Names - Implementation and Specification</w:t>
      </w:r>
      <w:r>
        <w:t>”,</w:t>
      </w:r>
      <w:r>
        <w:br/>
      </w:r>
      <w:ins w:id="485"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86"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175184ED" w:rsidR="00273BFC" w:rsidRPr="00AB37C7" w:rsidRDefault="00273BFC" w:rsidP="00273BFC">
      <w:pPr>
        <w:ind w:left="1560" w:hanging="1560"/>
      </w:pPr>
      <w:ins w:id="487"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88" w:author="PH" w:date="2024-11-11T21:25:00Z" w16du:dateUtc="2024-11-11T20:25:00Z"/>
        </w:rPr>
      </w:pPr>
      <w:del w:id="489" w:author="PH" w:date="2024-11-11T21:25:00Z" w16du:dateUtc="2024-11-11T20:25:00Z">
        <w:r w:rsidRPr="000A7B75" w:rsidDel="00273BFC">
          <w:delText>[MD5]</w:delText>
        </w:r>
        <w:r w:rsidRPr="000A7B75" w:rsidDel="00273BFC">
          <w:tab/>
          <w:delText>“The MD5 Message-Digest Algorithm”,</w:delText>
        </w:r>
        <w:r w:rsidDel="00273BFC">
          <w:br/>
        </w:r>
      </w:del>
      <w:del w:id="490"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91" w:name="_Toc182253877"/>
      <w:bookmarkStart w:id="492" w:name="_Toc182254515"/>
      <w:bookmarkStart w:id="493" w:name="_Toc183626398"/>
      <w:bookmarkEnd w:id="491"/>
      <w:bookmarkEnd w:id="492"/>
      <w:bookmarkEnd w:id="493"/>
    </w:p>
    <w:p w14:paraId="11329996" w14:textId="02208682" w:rsidR="005823FE" w:rsidRPr="00AB37C7" w:rsidRDefault="005823FE" w:rsidP="005823FE">
      <w:pPr>
        <w:pStyle w:val="PHeading2"/>
      </w:pPr>
      <w:bookmarkStart w:id="494" w:name="_Toc71821145"/>
      <w:bookmarkStart w:id="495" w:name="_Toc183626399"/>
      <w:r w:rsidRPr="00AB37C7">
        <w:t>Namespaces</w:t>
      </w:r>
      <w:bookmarkEnd w:id="494"/>
      <w:bookmarkEnd w:id="495"/>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96" w:name="_Toc183626400"/>
      <w:r>
        <w:rPr>
          <w:lang w:eastAsia="nb-NO"/>
        </w:rPr>
        <w:t>The Service Discovery Process</w:t>
      </w:r>
      <w:bookmarkEnd w:id="496"/>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97" w:author="PH" w:date="2024-11-11T20:35:00Z" w16du:dateUtc="2024-11-11T19:35:00Z">
        <w:r w:rsidDel="001C3F69">
          <w:rPr>
            <w:lang w:eastAsia="nb-NO"/>
          </w:rPr>
          <w:delText>BUSDOX mandates t</w:delText>
        </w:r>
      </w:del>
      <w:ins w:id="498" w:author="PH" w:date="2024-11-11T20:35:00Z" w16du:dateUtc="2024-11-11T19:35:00Z">
        <w:r w:rsidR="001C3F69">
          <w:rPr>
            <w:lang w:eastAsia="nb-NO"/>
          </w:rPr>
          <w:t>T</w:t>
        </w:r>
      </w:ins>
      <w:r>
        <w:rPr>
          <w:lang w:eastAsia="nb-NO"/>
        </w:rPr>
        <w:t xml:space="preserve">he following interfaces </w:t>
      </w:r>
      <w:ins w:id="499"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500" w:author="PH" w:date="2024-11-11T21:48:00Z" w16du:dateUtc="2024-11-11T20:48:00Z">
        <w:r w:rsidDel="00EE4F69">
          <w:rPr>
            <w:lang w:eastAsia="nb-NO"/>
          </w:rPr>
          <w:delText>Service Metadata Locator</w:delText>
        </w:r>
      </w:del>
      <w:ins w:id="501"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502"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503" w:author="PH" w:date="2024-11-11T21:48:00Z" w16du:dateUtc="2024-11-11T20:48:00Z">
          <w:pPr>
            <w:pStyle w:val="PParagraph"/>
            <w:numPr>
              <w:ilvl w:val="1"/>
              <w:numId w:val="27"/>
            </w:numPr>
            <w:ind w:left="1797" w:hanging="360"/>
          </w:pPr>
        </w:pPrChange>
      </w:pPr>
      <w:del w:id="504" w:author="PH" w:date="2024-11-11T21:48:00Z" w16du:dateUtc="2024-11-11T20:48:00Z">
        <w:r w:rsidDel="00EE4F69">
          <w:rPr>
            <w:lang w:eastAsia="nb-NO"/>
          </w:rPr>
          <w:delText>Service Metadata Publishers</w:delText>
        </w:r>
      </w:del>
      <w:ins w:id="505"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lastRenderedPageBreak/>
        <w:t xml:space="preserve">This specification only covers the interfaces for the </w:t>
      </w:r>
      <w:del w:id="506" w:author="PH" w:date="2024-11-11T20:35:00Z" w16du:dateUtc="2024-11-11T19:35:00Z">
        <w:r w:rsidDel="003C48E5">
          <w:rPr>
            <w:lang w:eastAsia="nb-NO"/>
          </w:rPr>
          <w:delText>Service Metadata Locator</w:delText>
        </w:r>
      </w:del>
      <w:ins w:id="507"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508" w:author="PH" w:date="2024-11-11T20:36:00Z" w16du:dateUtc="2024-11-11T19:36:00Z">
        <w:r w:rsidDel="00562368">
          <w:rPr>
            <w:lang w:eastAsia="nb-NO"/>
          </w:rPr>
          <w:delText>Service Metadata Locator</w:delText>
        </w:r>
      </w:del>
      <w:ins w:id="509"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510" w:name="_Toc71821147"/>
      <w:bookmarkStart w:id="511" w:name="_Toc183626401"/>
      <w:r w:rsidRPr="001B5D58">
        <w:t>Discovery flow</w:t>
      </w:r>
      <w:bookmarkEnd w:id="510"/>
      <w:bookmarkEnd w:id="511"/>
    </w:p>
    <w:p w14:paraId="13518720" w14:textId="77777777" w:rsidR="004B0DC2" w:rsidRDefault="005A2D99" w:rsidP="005A2D99">
      <w:pPr>
        <w:pStyle w:val="PParagraph"/>
        <w:rPr>
          <w:ins w:id="512" w:author="PH" w:date="2024-11-27T18:12:00Z" w16du:dateUtc="2024-11-27T17:12:00Z"/>
        </w:rPr>
      </w:pPr>
      <w:r w:rsidRPr="001B5D58">
        <w:t xml:space="preserve">For a sender, the first step in the Discovery process is to establish the location of the </w:t>
      </w:r>
      <w:del w:id="513" w:author="PH" w:date="2024-11-27T17:16:00Z" w16du:dateUtc="2024-11-27T16:16:00Z">
        <w:r w:rsidRPr="001B5D58" w:rsidDel="00FC748B">
          <w:delText>Service Metadata</w:delText>
        </w:r>
      </w:del>
      <w:ins w:id="514" w:author="PH" w:date="2024-11-27T17:16:00Z" w16du:dateUtc="2024-11-27T16:16:00Z">
        <w:r w:rsidR="00FC748B">
          <w:t>SMP</w:t>
        </w:r>
      </w:ins>
      <w:r w:rsidRPr="001B5D58">
        <w:t xml:space="preserve"> relating to the particular Participant Identifier to which the sender wants to transmit a message. Each participant identifier is registered with one and only one </w:t>
      </w:r>
      <w:del w:id="515" w:author="PH" w:date="2024-11-11T20:41:00Z" w16du:dateUtc="2024-11-11T19:41:00Z">
        <w:r w:rsidRPr="001B5D58" w:rsidDel="00AF71CD">
          <w:delText>Service Metadata Publisher</w:delText>
        </w:r>
      </w:del>
      <w:ins w:id="516" w:author="PH" w:date="2024-11-11T20:41:00Z" w16du:dateUtc="2024-11-11T19:41:00Z">
        <w:r w:rsidR="00AF71CD">
          <w:t>SMP</w:t>
        </w:r>
      </w:ins>
      <w:r w:rsidRPr="001B5D58">
        <w:t>.</w:t>
      </w:r>
    </w:p>
    <w:p w14:paraId="6727D30F" w14:textId="05CECBE9" w:rsidR="005A2D99" w:rsidRPr="001B5D58" w:rsidRDefault="005A2D99">
      <w:pPr>
        <w:pStyle w:val="PParagraph"/>
        <w:numPr>
          <w:ilvl w:val="0"/>
          <w:numId w:val="70"/>
        </w:numPr>
        <w:pPrChange w:id="517" w:author="PH" w:date="2024-11-27T18:13:00Z" w16du:dateUtc="2024-11-27T17:13:00Z">
          <w:pPr>
            <w:pStyle w:val="PParagraph"/>
          </w:pPr>
        </w:pPrChange>
      </w:pPr>
      <w:del w:id="518" w:author="PH" w:date="2024-11-27T18:12:00Z" w16du:dateUtc="2024-11-27T17:12:00Z">
        <w:r w:rsidRPr="001B5D58" w:rsidDel="004B0DC2">
          <w:delText xml:space="preserve"> </w:delText>
        </w:r>
      </w:del>
      <w:r w:rsidRPr="001B5D58">
        <w:t xml:space="preserve">The sender constructs the </w:t>
      </w:r>
      <w:del w:id="519" w:author="PH" w:date="2024-11-27T18:11:00Z" w16du:dateUtc="2024-11-27T17:11:00Z">
        <w:r w:rsidRPr="001B5D58" w:rsidDel="004B0DC2">
          <w:delText xml:space="preserve">address </w:delText>
        </w:r>
      </w:del>
      <w:ins w:id="520" w:author="PH" w:date="2024-11-27T18:11:00Z" w16du:dateUtc="2024-11-27T17:11:00Z">
        <w:r w:rsidR="004B0DC2">
          <w:t>domain name</w:t>
        </w:r>
        <w:r w:rsidR="004B0DC2" w:rsidRPr="001B5D58">
          <w:t xml:space="preserve"> </w:t>
        </w:r>
      </w:ins>
      <w:r w:rsidRPr="001B5D58">
        <w:t xml:space="preserve">for the </w:t>
      </w:r>
      <w:del w:id="521" w:author="PH" w:date="2024-11-27T18:09:00Z" w16du:dateUtc="2024-11-27T17:09:00Z">
        <w:r w:rsidRPr="001B5D58" w:rsidDel="004B0DC2">
          <w:delText>service metadata</w:delText>
        </w:r>
      </w:del>
      <w:ins w:id="522" w:author="PH" w:date="2024-11-27T18:09:00Z" w16du:dateUtc="2024-11-27T17:09:00Z">
        <w:r w:rsidR="004B0DC2">
          <w:t>SMP</w:t>
        </w:r>
      </w:ins>
      <w:r w:rsidRPr="001B5D58">
        <w:t xml:space="preserve"> for a given recipient participant identifier using a stand</w:t>
      </w:r>
      <w:r>
        <w:t>ard format, as follows:</w:t>
      </w:r>
    </w:p>
    <w:p w14:paraId="7DD8C262" w14:textId="368A83BB" w:rsidR="005A2D99" w:rsidRPr="001B5D58" w:rsidRDefault="005A2D99" w:rsidP="005A2D99">
      <w:pPr>
        <w:pStyle w:val="Code"/>
      </w:pPr>
      <w:del w:id="523" w:author="PH" w:date="2024-11-27T18:20:00Z" w16du:dateUtc="2024-11-27T17:20:00Z">
        <w:r w:rsidRPr="001B5D58" w:rsidDel="00546267">
          <w:delText>http://</w:delText>
        </w:r>
      </w:del>
      <w:r w:rsidRPr="001B5D58">
        <w:t>&lt;hash over recipientID&gt;.&lt;schemeID&gt;.&lt;SML domain&gt;</w:t>
      </w:r>
      <w:del w:id="524" w:author="PH" w:date="2024-11-27T18:20:00Z" w16du:dateUtc="2024-11-27T17:20:00Z">
        <w:r w:rsidRPr="001B5D58" w:rsidDel="00546267">
          <w:delText>/&lt;recip</w:delText>
        </w:r>
        <w:r w:rsidDel="00546267">
          <w:delText>ientID&gt;/services/&lt;documentType&gt;</w:delText>
        </w:r>
      </w:del>
    </w:p>
    <w:p w14:paraId="6BFF350D" w14:textId="438D39EA" w:rsidR="004B0DC2" w:rsidRDefault="004B0DC2" w:rsidP="004B0DC2">
      <w:pPr>
        <w:pStyle w:val="PParagraph"/>
        <w:numPr>
          <w:ilvl w:val="0"/>
          <w:numId w:val="70"/>
        </w:numPr>
        <w:rPr>
          <w:ins w:id="525" w:author="PH" w:date="2024-11-27T18:19:00Z" w16du:dateUtc="2024-11-27T17:19:00Z"/>
        </w:rPr>
      </w:pPr>
      <w:ins w:id="526" w:author="PH" w:date="2024-11-27T18:13:00Z" w16du:dateUtc="2024-11-27T17:13:00Z">
        <w:r>
          <w:t>T</w:t>
        </w:r>
      </w:ins>
      <w:ins w:id="527" w:author="PH" w:date="2024-11-27T18:11:00Z" w16du:dateUtc="2024-11-27T17:11:00Z">
        <w:r>
          <w:t xml:space="preserve">he sender performs a </w:t>
        </w:r>
      </w:ins>
      <w:ins w:id="528" w:author="PH" w:date="2024-11-27T18:12:00Z" w16du:dateUtc="2024-11-27T17:12:00Z">
        <w:r>
          <w:t>DNS U-NAPTR record lookup with the domain name</w:t>
        </w:r>
      </w:ins>
      <w:ins w:id="529" w:author="PH" w:date="2024-11-27T18:13:00Z" w16du:dateUtc="2024-11-27T17:13:00Z">
        <w:r>
          <w:t xml:space="preserve"> </w:t>
        </w:r>
      </w:ins>
      <w:ins w:id="530" w:author="PH" w:date="2024-11-27T18:19:00Z" w16du:dateUtc="2024-11-27T17:19:00Z">
        <w:r w:rsidR="00546267">
          <w:t xml:space="preserve">created in the previous step </w:t>
        </w:r>
      </w:ins>
      <w:ins w:id="531" w:author="PH" w:date="2024-11-27T18:13:00Z" w16du:dateUtc="2024-11-27T17:13:00Z">
        <w:r>
          <w:t>and extracts the base URL for the effective SMP query</w:t>
        </w:r>
      </w:ins>
      <w:ins w:id="532" w:author="PH" w:date="2024-11-27T18:12:00Z" w16du:dateUtc="2024-11-27T17:12:00Z">
        <w:r>
          <w:t>.</w:t>
        </w:r>
      </w:ins>
    </w:p>
    <w:p w14:paraId="46ECCDCC" w14:textId="0ACD7D36" w:rsidR="00546267" w:rsidRDefault="00546267" w:rsidP="004B0DC2">
      <w:pPr>
        <w:pStyle w:val="PParagraph"/>
        <w:numPr>
          <w:ilvl w:val="0"/>
          <w:numId w:val="70"/>
        </w:numPr>
        <w:rPr>
          <w:ins w:id="533" w:author="PH" w:date="2024-11-27T18:19:00Z" w16du:dateUtc="2024-11-27T17:19:00Z"/>
        </w:rPr>
      </w:pPr>
      <w:ins w:id="534" w:author="PH" w:date="2024-11-27T18:19:00Z" w16du:dateUtc="2024-11-27T17:19:00Z">
        <w:r>
          <w:t xml:space="preserve">The sender constructs the address for the SMP </w:t>
        </w:r>
        <w:r w:rsidRPr="001B5D58">
          <w:t>for a given recipient participant identifier using a stand</w:t>
        </w:r>
        <w:r>
          <w:t>ard format, as follows:</w:t>
        </w:r>
      </w:ins>
    </w:p>
    <w:p w14:paraId="1FB60B97" w14:textId="611820C8" w:rsidR="00546267" w:rsidRPr="001B5D58" w:rsidRDefault="00546267" w:rsidP="00546267">
      <w:pPr>
        <w:pStyle w:val="Code"/>
        <w:rPr>
          <w:ins w:id="535" w:author="PH" w:date="2024-11-27T18:20:00Z" w16du:dateUtc="2024-11-27T17:20:00Z"/>
        </w:rPr>
      </w:pPr>
      <w:ins w:id="536" w:author="PH" w:date="2024-11-27T18:20:00Z" w16du:dateUtc="2024-11-27T17:20:00Z">
        <w:r w:rsidRPr="001B5D58">
          <w:t>http</w:t>
        </w:r>
        <w:r>
          <w:t>s</w:t>
        </w:r>
        <w:r w:rsidRPr="001B5D58">
          <w:t>://&lt;</w:t>
        </w:r>
        <w:r>
          <w:t>smpBaseUrlFromNaptrLookup</w:t>
        </w:r>
        <w:r w:rsidRPr="001B5D58">
          <w:t>&gt;/&lt;recip</w:t>
        </w:r>
        <w:r>
          <w:t>ientID&gt;/services/&lt;documentType&gt;</w:t>
        </w:r>
      </w:ins>
    </w:p>
    <w:p w14:paraId="7FA624EE" w14:textId="6933BBC3"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537" w:author="PH" w:date="2024-11-11T20:57:00Z" w16du:dateUtc="2024-11-11T19:57:00Z">
        <w:r w:rsidRPr="001B5D58" w:rsidDel="00A878E8">
          <w:delText>Service Metadata Publishing</w:delText>
        </w:r>
      </w:del>
      <w:ins w:id="538"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539" w:author="PH" w:date="2024-11-27T18:59:00Z" w16du:dateUtc="2024-11-27T17:59:00Z">
        <w:r w:rsidR="00901FC4">
          <w:t xml:space="preserve">Figure </w:t>
        </w:r>
        <w:r w:rsidR="00901FC4">
          <w:rPr>
            <w:noProof/>
          </w:rPr>
          <w:t>2</w:t>
        </w:r>
      </w:ins>
      <w:r>
        <w:fldChar w:fldCharType="end"/>
      </w:r>
      <w:r w:rsidRPr="001B5D58">
        <w:t>.</w:t>
      </w:r>
    </w:p>
    <w:p w14:paraId="23E3BE11" w14:textId="0A5D6F9B"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901FC4">
        <w:t>3.1.1</w:t>
      </w:r>
      <w:r w:rsidR="00DB6F35">
        <w:fldChar w:fldCharType="end"/>
      </w:r>
      <w:r w:rsidRPr="001B5D58">
        <w:t xml:space="preserve"> Format of Participant Identifiers.</w:t>
      </w:r>
    </w:p>
    <w:p w14:paraId="0EF4788D" w14:textId="1A7C36F2" w:rsidR="005A2D99" w:rsidRDefault="008636F6" w:rsidP="005A2D99">
      <w:pPr>
        <w:keepNext/>
        <w:jc w:val="center"/>
      </w:pPr>
      <w:ins w:id="540" w:author="PH" w:date="2024-11-27T18:27:00Z" w16du:dateUtc="2024-11-27T17:27:00Z">
        <w:r>
          <w:rPr>
            <w:noProof/>
          </w:rPr>
          <w:lastRenderedPageBreak/>
          <w:drawing>
            <wp:inline distT="0" distB="0" distL="0" distR="0" wp14:anchorId="053F4DBF" wp14:editId="3B8AD1BE">
              <wp:extent cx="5445760" cy="5349875"/>
              <wp:effectExtent l="0" t="0" r="2540" b="3175"/>
              <wp:docPr id="196275528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5760" cy="5349875"/>
                      </a:xfrm>
                      <a:prstGeom prst="rect">
                        <a:avLst/>
                      </a:prstGeom>
                      <a:noFill/>
                      <a:ln>
                        <a:noFill/>
                      </a:ln>
                    </pic:spPr>
                  </pic:pic>
                </a:graphicData>
              </a:graphic>
            </wp:inline>
          </w:drawing>
        </w:r>
      </w:ins>
      <w:del w:id="541" w:author="PH" w:date="2024-11-27T18:28:00Z" w16du:dateUtc="2024-11-27T17:28:00Z">
        <w:r w:rsidR="005A2D99" w:rsidDel="008636F6">
          <w:rPr>
            <w:noProof/>
            <w:lang w:val="de-DE" w:eastAsia="de-DE"/>
          </w:rPr>
          <w:lastRenderedPageBreak/>
          <w:drawing>
            <wp:inline distT="0" distB="0" distL="0" distR="0" wp14:anchorId="7784B27A" wp14:editId="2A5492EB">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del>
    </w:p>
    <w:p w14:paraId="72FF5289" w14:textId="47D55FC7" w:rsidR="005A2D99" w:rsidRDefault="005A2D99" w:rsidP="005A2D99">
      <w:pPr>
        <w:pStyle w:val="Beschriftung"/>
      </w:pPr>
      <w:bookmarkStart w:id="542" w:name="_Ref182237180"/>
      <w:r>
        <w:t xml:space="preserve">Figure </w:t>
      </w:r>
      <w:fldSimple w:instr=" SEQ Figure \* ARABIC ">
        <w:r w:rsidR="00901FC4">
          <w:rPr>
            <w:noProof/>
          </w:rPr>
          <w:t>2</w:t>
        </w:r>
      </w:fldSimple>
      <w:bookmarkEnd w:id="542"/>
      <w:r>
        <w:t xml:space="preserve">: </w:t>
      </w:r>
      <w:r w:rsidRPr="00332978">
        <w:t>Sequence Diagram for Sender transmitting Document to Recipient</w:t>
      </w:r>
    </w:p>
    <w:p w14:paraId="57C07616" w14:textId="496FC8E3" w:rsidR="005A2D99" w:rsidRDefault="005A2D99" w:rsidP="005A2D99">
      <w:pPr>
        <w:pStyle w:val="PParagraph"/>
        <w:rPr>
          <w:ins w:id="543" w:author="PH" w:date="2024-11-11T22:07:00Z" w16du:dateUtc="2024-11-11T21:07:00Z"/>
        </w:rPr>
      </w:pPr>
      <w:r w:rsidRPr="001F47A3">
        <w:t xml:space="preserve">The underlying design of the Discovery process is based on the use of Domain Name System (DNS) </w:t>
      </w:r>
      <w:del w:id="544" w:author="PH" w:date="2024-11-11T21:05:00Z" w16du:dateUtc="2024-11-11T20:05:00Z">
        <w:r w:rsidRPr="001F47A3" w:rsidDel="00775A59">
          <w:delText xml:space="preserve">CNAME </w:delText>
        </w:r>
      </w:del>
      <w:ins w:id="545" w:author="PH" w:date="2024-11-11T21:05:00Z" w16du:dateUtc="2024-11-11T20:05:00Z">
        <w:r w:rsidR="00775A59">
          <w:t>U-NAPTR</w:t>
        </w:r>
        <w:r w:rsidR="00775A59" w:rsidRPr="001F47A3">
          <w:t xml:space="preserve"> </w:t>
        </w:r>
      </w:ins>
      <w:r w:rsidRPr="001F47A3">
        <w:t>records</w:t>
      </w:r>
      <w:ins w:id="546" w:author="PH" w:date="2024-11-11T21:19:00Z" w16du:dateUtc="2024-11-11T20:19:00Z">
        <w:r w:rsidR="00D24E1A">
          <w:t xml:space="preserve"> (see [BDXL1])</w:t>
        </w:r>
      </w:ins>
      <w:r w:rsidRPr="001F47A3">
        <w:t xml:space="preserve"> which correspond to the Domain Name in the format given above, namely that there is a </w:t>
      </w:r>
      <w:del w:id="547" w:author="PH" w:date="2024-11-11T21:38:00Z" w16du:dateUtc="2024-11-11T20:38:00Z">
        <w:r w:rsidRPr="001F47A3" w:rsidDel="00E8583E">
          <w:delText>CN</w:delText>
        </w:r>
        <w:r w:rsidDel="00E8583E">
          <w:delText xml:space="preserve">AME </w:delText>
        </w:r>
      </w:del>
      <w:ins w:id="548"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49" w:author="PH" w:date="2024-11-11T21:20:00Z" w16du:dateUtc="2024-11-11T20:20:00Z">
        <w:r w:rsidRPr="001F47A3" w:rsidDel="00D24E1A">
          <w:delText xml:space="preserve">CNAME </w:delText>
        </w:r>
      </w:del>
      <w:ins w:id="550" w:author="PH" w:date="2024-11-11T21:20:00Z" w16du:dateUtc="2024-11-11T20:20:00Z">
        <w:r w:rsidR="00D24E1A">
          <w:t>U-NAPTR</w:t>
        </w:r>
        <w:r w:rsidR="00D24E1A" w:rsidRPr="001F47A3">
          <w:t xml:space="preserve"> </w:t>
        </w:r>
      </w:ins>
      <w:r w:rsidRPr="001F47A3">
        <w:t xml:space="preserve">record points at the </w:t>
      </w:r>
      <w:del w:id="551" w:author="PH" w:date="2024-11-11T21:20:00Z" w16du:dateUtc="2024-11-11T20:20:00Z">
        <w:r w:rsidRPr="001F47A3" w:rsidDel="00612E4E">
          <w:delText>Service Metadata Publisher</w:delText>
        </w:r>
      </w:del>
      <w:ins w:id="552" w:author="PH" w:date="2024-11-11T21:20:00Z" w16du:dateUtc="2024-11-11T20:20:00Z">
        <w:r w:rsidR="00612E4E">
          <w:t>SMP</w:t>
        </w:r>
      </w:ins>
      <w:r w:rsidRPr="001F47A3">
        <w:t xml:space="preserve"> which holds the metadata about that recipient.</w:t>
      </w:r>
      <w:del w:id="553" w:author="PH" w:date="2024-11-27T18:28:00Z" w16du:dateUtc="2024-11-27T17:28:00Z">
        <w:r w:rsidRPr="001F47A3" w:rsidDel="008636F6">
          <w:delText xml:space="preserve"> This means that an address lookup for the domain name by the sender naturally resolves to the </w:delText>
        </w:r>
      </w:del>
      <w:del w:id="554" w:author="PH" w:date="2024-11-11T21:20:00Z" w16du:dateUtc="2024-11-11T20:20:00Z">
        <w:r w:rsidRPr="001F47A3" w:rsidDel="00714F92">
          <w:delText>Service Metadata Publisher</w:delText>
        </w:r>
      </w:del>
      <w:del w:id="555" w:author="PH" w:date="2024-11-27T18:28:00Z" w16du:dateUtc="2024-11-27T17:28:00Z">
        <w:r w:rsidRPr="001F47A3" w:rsidDel="008636F6">
          <w:delText xml:space="preserve"> holding the metadata.</w:delText>
        </w:r>
      </w:del>
      <w:del w:id="556"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57" w:author="PH" w:date="2024-11-11T21:39:00Z" w16du:dateUtc="2024-11-11T20:39:00Z"/>
        </w:rPr>
        <w:pPrChange w:id="558" w:author="PH" w:date="2024-11-11T22:07:00Z" w16du:dateUtc="2024-11-11T21:07:00Z">
          <w:pPr>
            <w:pStyle w:val="PParagraph"/>
          </w:pPr>
        </w:pPrChange>
      </w:pPr>
      <w:bookmarkStart w:id="559" w:name="_Toc183626402"/>
      <w:ins w:id="560" w:author="PH" w:date="2024-11-11T22:07:00Z" w16du:dateUtc="2024-11-11T21:07:00Z">
        <w:r w:rsidRPr="00FC6250">
          <w:t>U-NAPTR Resource Records</w:t>
        </w:r>
      </w:ins>
      <w:bookmarkEnd w:id="559"/>
    </w:p>
    <w:p w14:paraId="2479F19C" w14:textId="1DE96E94" w:rsidR="00444476" w:rsidRDefault="00444476" w:rsidP="005A2D99">
      <w:pPr>
        <w:pStyle w:val="PParagraph"/>
        <w:rPr>
          <w:ins w:id="561" w:author="PH" w:date="2024-11-11T22:08:00Z" w16du:dateUtc="2024-11-11T21:08:00Z"/>
        </w:rPr>
      </w:pPr>
      <w:ins w:id="562" w:author="PH" w:date="2024-11-11T21:39:00Z" w16du:dateUtc="2024-11-11T20:39:00Z">
        <w:r>
          <w:t xml:space="preserve">The NAPTR service name MUST be </w:t>
        </w:r>
        <w:r w:rsidRPr="00444476">
          <w:rPr>
            <w:rStyle w:val="InlinecodeZchn"/>
            <w:rFonts w:eastAsiaTheme="minorHAnsi"/>
            <w:rPrChange w:id="563" w:author="PH" w:date="2024-11-11T21:39:00Z" w16du:dateUtc="2024-11-11T20:39:00Z">
              <w:rPr/>
            </w:rPrChange>
          </w:rPr>
          <w:t>Meta:SMP</w:t>
        </w:r>
        <w:r>
          <w:t>.</w:t>
        </w:r>
      </w:ins>
      <w:ins w:id="564" w:author="PH" w:date="2024-11-11T21:40:00Z" w16du:dateUtc="2024-11-11T20:40:00Z">
        <w:r w:rsidR="00F14B8C">
          <w:t xml:space="preserve"> Other service names MUST NOT be </w:t>
        </w:r>
      </w:ins>
      <w:ins w:id="565" w:author="PH" w:date="2024-11-11T21:43:00Z" w16du:dateUtc="2024-11-11T20:43:00Z">
        <w:r w:rsidR="00093BD4">
          <w:t>used</w:t>
        </w:r>
      </w:ins>
      <w:ins w:id="566" w:author="PH" w:date="2024-11-11T21:40:00Z" w16du:dateUtc="2024-11-11T20:40:00Z">
        <w:r w:rsidR="00F14B8C">
          <w:t>.</w:t>
        </w:r>
      </w:ins>
      <w:ins w:id="567"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68" w:author="PH" w:date="2024-11-11T22:09:00Z" w16du:dateUtc="2024-11-11T21:09:00Z"/>
        </w:rPr>
      </w:pPr>
      <w:ins w:id="569"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70" w:author="PH" w:date="2024-11-11T22:12:00Z" w16du:dateUtc="2024-11-11T21:12:00Z"/>
        </w:rPr>
      </w:pPr>
      <w:ins w:id="571" w:author="PH" w:date="2024-11-11T22:08:00Z">
        <w:r w:rsidRPr="00FC6250">
          <w:t xml:space="preserve">use </w:t>
        </w:r>
      </w:ins>
      <w:ins w:id="572" w:author="PH" w:date="2024-11-11T22:10:00Z" w16du:dateUtc="2024-11-11T21:10:00Z">
        <w:r w:rsidR="00FB6CFA">
          <w:t xml:space="preserve">only </w:t>
        </w:r>
      </w:ins>
      <w:ins w:id="573" w:author="PH" w:date="2024-11-11T22:08:00Z">
        <w:r w:rsidRPr="00FC6250">
          <w:t xml:space="preserve">the </w:t>
        </w:r>
      </w:ins>
      <w:r w:rsidR="00175065">
        <w:t>“https”</w:t>
      </w:r>
      <w:ins w:id="574" w:author="PH" w:date="2024-11-11T22:08:00Z">
        <w:r w:rsidRPr="00FC6250">
          <w:t xml:space="preserve"> URL scheme</w:t>
        </w:r>
      </w:ins>
      <w:ins w:id="575"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76" w:author="PH" w:date="2024-11-11T22:09:00Z" w16du:dateUtc="2024-11-11T21:09:00Z"/>
        </w:rPr>
      </w:pPr>
      <w:ins w:id="577"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78" w:author="PH" w:date="2024-11-11T22:09:00Z" w16du:dateUtc="2024-11-11T21:09:00Z"/>
        </w:rPr>
      </w:pPr>
      <w:ins w:id="579" w:author="PH" w:date="2024-11-11T22:11:00Z" w16du:dateUtc="2024-11-11T21:11:00Z">
        <w:r>
          <w:t xml:space="preserve">NOT </w:t>
        </w:r>
      </w:ins>
      <w:ins w:id="580" w:author="PH" w:date="2024-11-11T22:08:00Z">
        <w:r w:rsidR="00FC6250" w:rsidRPr="00FC6250">
          <w:t xml:space="preserve">include query or fragment parts, in addition to the </w:t>
        </w:r>
      </w:ins>
      <w:ins w:id="581" w:author="PH" w:date="2024-11-11T22:12:00Z" w16du:dateUtc="2024-11-11T21:12:00Z">
        <w:r w:rsidR="0003614C">
          <w:t xml:space="preserve">domain </w:t>
        </w:r>
      </w:ins>
      <w:ins w:id="582" w:author="PH" w:date="2024-11-11T22:08:00Z">
        <w:r w:rsidR="00FC6250" w:rsidRPr="00FC6250">
          <w:t xml:space="preserve">authority </w:t>
        </w:r>
      </w:ins>
      <w:r w:rsidR="00175065">
        <w:t xml:space="preserve">and path </w:t>
      </w:r>
      <w:ins w:id="583" w:author="PH" w:date="2024-11-11T22:08:00Z">
        <w:r w:rsidR="00FC6250" w:rsidRPr="00FC6250">
          <w:t>part</w:t>
        </w:r>
      </w:ins>
      <w:r w:rsidR="00175065">
        <w:t>s</w:t>
      </w:r>
    </w:p>
    <w:p w14:paraId="781EE2F4" w14:textId="7F66572C" w:rsidR="00FC6250" w:rsidRDefault="00FC6250" w:rsidP="00FC6250">
      <w:pPr>
        <w:pStyle w:val="PParagraph"/>
        <w:rPr>
          <w:ins w:id="584" w:author="PH" w:date="2024-11-27T09:36:00Z" w16du:dateUtc="2024-11-27T08:36:00Z"/>
        </w:rPr>
      </w:pPr>
      <w:ins w:id="585" w:author="PH" w:date="2024-11-11T22:08:00Z">
        <w:r w:rsidRPr="00FC6250">
          <w:lastRenderedPageBreak/>
          <w:t xml:space="preserve">Note that </w:t>
        </w:r>
      </w:ins>
      <w:ins w:id="586" w:author="PH" w:date="2024-11-11T22:13:00Z" w16du:dateUtc="2024-11-11T21:13:00Z">
        <w:r w:rsidR="001C2A93">
          <w:t>URI</w:t>
        </w:r>
        <w:r w:rsidR="0003614C">
          <w:t xml:space="preserve"> </w:t>
        </w:r>
      </w:ins>
      <w:ins w:id="587" w:author="PH" w:date="2024-11-11T22:08:00Z">
        <w:r w:rsidRPr="00FC6250">
          <w:t>scheme and host name are case insensitive. All other URI components MUST be treated as case sensitive</w:t>
        </w:r>
      </w:ins>
      <w:ins w:id="588" w:author="PH" w:date="2024-11-11T22:09:00Z" w16du:dateUtc="2024-11-11T21:09:00Z">
        <w:r w:rsidR="009B026B">
          <w:t xml:space="preserve"> (see [RFC3986])</w:t>
        </w:r>
      </w:ins>
      <w:ins w:id="589" w:author="PH" w:date="2024-11-11T22:08:00Z">
        <w:r w:rsidRPr="00FC6250">
          <w:t>.</w:t>
        </w:r>
      </w:ins>
    </w:p>
    <w:p w14:paraId="7F95A9D6" w14:textId="21E73B6B" w:rsidR="0056341E" w:rsidRDefault="0056341E" w:rsidP="00FC6250">
      <w:pPr>
        <w:pStyle w:val="PParagraph"/>
      </w:pPr>
      <w:ins w:id="590" w:author="PH" w:date="2024-11-27T09:36:00Z" w16du:dateUtc="2024-11-27T08:36:00Z">
        <w:r>
          <w:t>Note</w:t>
        </w:r>
      </w:ins>
      <w:ins w:id="591" w:author="PH" w:date="2024-11-27T09:37:00Z" w16du:dateUtc="2024-11-27T08:37:00Z">
        <w:r>
          <w:t xml:space="preserve"> w</w:t>
        </w:r>
      </w:ins>
      <w:ins w:id="592" w:author="PH" w:date="2024-11-27T09:36:00Z" w16du:dateUtc="2024-11-27T08:36:00Z">
        <w:r>
          <w:t xml:space="preserve">hen querying NAPTR records for a Participant, more than one record </w:t>
        </w:r>
      </w:ins>
      <w:ins w:id="593" w:author="PH" w:date="2024-11-27T09:37:00Z" w16du:dateUtc="2024-11-27T08:37:00Z">
        <w:r>
          <w:t>w</w:t>
        </w:r>
      </w:ins>
      <w:ins w:id="594" w:author="PH" w:date="2024-11-27T09:36:00Z" w16du:dateUtc="2024-11-27T08:36:00Z">
        <w:r>
          <w:t>ith different s</w:t>
        </w:r>
      </w:ins>
      <w:ins w:id="595" w:author="PH" w:date="2024-11-27T09:37:00Z" w16du:dateUtc="2024-11-27T08:37:00Z">
        <w:r>
          <w:t>ervice names</w:t>
        </w:r>
      </w:ins>
      <w:ins w:id="596" w:author="PH" w:date="2024-11-27T09:36:00Z" w16du:dateUtc="2024-11-27T08:36:00Z">
        <w:r>
          <w:t xml:space="preserve"> may be returned.</w:t>
        </w:r>
      </w:ins>
    </w:p>
    <w:p w14:paraId="56ABE7DE" w14:textId="77777777" w:rsidR="006C5BE2" w:rsidRPr="001F47A3" w:rsidRDefault="006C5BE2" w:rsidP="006C5BE2">
      <w:pPr>
        <w:pStyle w:val="PHeading2"/>
      </w:pPr>
      <w:bookmarkStart w:id="597" w:name="_Toc71821148"/>
      <w:bookmarkStart w:id="598" w:name="_Toc183626403"/>
      <w:r w:rsidRPr="001F47A3">
        <w:t>Flows Relating to Service Metadata Publishers</w:t>
      </w:r>
      <w:bookmarkEnd w:id="597"/>
      <w:bookmarkEnd w:id="598"/>
      <w:r w:rsidRPr="001F47A3">
        <w:t xml:space="preserve"> </w:t>
      </w:r>
    </w:p>
    <w:p w14:paraId="1BEB03F2" w14:textId="1BEB7CD7" w:rsidR="006C5BE2" w:rsidRDefault="006C5BE2" w:rsidP="006C5BE2">
      <w:pPr>
        <w:pStyle w:val="PParagraph"/>
      </w:pPr>
      <w:r w:rsidRPr="001F47A3">
        <w:t xml:space="preserve">The management of the DNS </w:t>
      </w:r>
      <w:del w:id="599" w:author="PH" w:date="2024-11-11T21:20:00Z" w16du:dateUtc="2024-11-11T20:20:00Z">
        <w:r w:rsidRPr="001F47A3" w:rsidDel="00C20FAE">
          <w:delText xml:space="preserve">CNAME </w:delText>
        </w:r>
      </w:del>
      <w:ins w:id="600"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601" w:author="PH" w:date="2024-11-11T21:20:00Z" w16du:dateUtc="2024-11-11T20:20:00Z">
        <w:r w:rsidRPr="001F47A3" w:rsidDel="00891F73">
          <w:delText>Service Metadata Locator</w:delText>
        </w:r>
      </w:del>
      <w:ins w:id="602" w:author="PH" w:date="2024-11-11T21:20:00Z" w16du:dateUtc="2024-11-11T20:20:00Z">
        <w:r w:rsidR="00891F73">
          <w:t>SML</w:t>
        </w:r>
      </w:ins>
      <w:r w:rsidRPr="001F47A3">
        <w:t xml:space="preserve">. The management interface is primarily for use by the </w:t>
      </w:r>
      <w:del w:id="603" w:author="PH" w:date="2024-11-11T21:21:00Z" w16du:dateUtc="2024-11-11T20:21:00Z">
        <w:r w:rsidRPr="001F47A3" w:rsidDel="00555610">
          <w:delText>Service Metadata Publisher</w:delText>
        </w:r>
      </w:del>
      <w:ins w:id="604" w:author="PH" w:date="2024-11-11T21:21:00Z" w16du:dateUtc="2024-11-11T20:21:00Z">
        <w:r w:rsidR="00555610">
          <w:t>SMP</w:t>
        </w:r>
      </w:ins>
      <w:r w:rsidRPr="001F47A3">
        <w:t xml:space="preserve"> which controls the service metadata for a given participant identifier. Note that the DNS </w:t>
      </w:r>
      <w:del w:id="605" w:author="PH" w:date="2024-11-11T21:21:00Z" w16du:dateUtc="2024-11-11T20:21:00Z">
        <w:r w:rsidRPr="001F47A3" w:rsidDel="00604F57">
          <w:delText xml:space="preserve">CNAME </w:delText>
        </w:r>
      </w:del>
      <w:ins w:id="606"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607" w:author="PH" w:date="2024-11-11T21:21:00Z" w16du:dateUtc="2024-11-11T20:21:00Z">
        <w:r w:rsidRPr="001F47A3" w:rsidDel="005B4F46">
          <w:delText>Service Metadata Publisher</w:delText>
        </w:r>
      </w:del>
      <w:ins w:id="608" w:author="PH" w:date="2024-11-11T21:21:00Z" w16du:dateUtc="2024-11-11T20:21:00Z">
        <w:r w:rsidR="005B4F46">
          <w:t>SMP</w:t>
        </w:r>
      </w:ins>
      <w:r w:rsidRPr="001F47A3">
        <w:t xml:space="preserve"> but are manipulated by the </w:t>
      </w:r>
      <w:del w:id="609" w:author="PH" w:date="2024-11-11T21:21:00Z" w16du:dateUtc="2024-11-11T20:21:00Z">
        <w:r w:rsidRPr="001F47A3" w:rsidDel="005B4F46">
          <w:delText>Service Metadata Locator</w:delText>
        </w:r>
      </w:del>
      <w:ins w:id="610"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611" w:author="PH" w:date="2024-11-27T18:59:00Z" w16du:dateUtc="2024-11-27T17:59:00Z">
        <w:r w:rsidR="00901FC4">
          <w:t xml:space="preserve">Figure </w:t>
        </w:r>
        <w:r w:rsidR="00901FC4">
          <w:rPr>
            <w:noProof/>
          </w:rPr>
          <w:t>3</w:t>
        </w:r>
      </w:ins>
      <w:r>
        <w:fldChar w:fldCharType="end"/>
      </w:r>
      <w:r w:rsidRPr="001F47A3">
        <w:t>.</w:t>
      </w:r>
    </w:p>
    <w:p w14:paraId="694DAFB9" w14:textId="673C3476" w:rsidR="006C5BE2" w:rsidRDefault="00FB786F" w:rsidP="006C5BE2">
      <w:pPr>
        <w:keepNext/>
        <w:jc w:val="center"/>
      </w:pPr>
      <w:ins w:id="612" w:author="PH" w:date="2024-11-27T18:44:00Z" w16du:dateUtc="2024-11-27T17:44:00Z">
        <w:r>
          <w:rPr>
            <w:noProof/>
          </w:rPr>
          <w:lastRenderedPageBreak/>
          <w:drawing>
            <wp:inline distT="0" distB="0" distL="0" distR="0" wp14:anchorId="3DA0A848" wp14:editId="4FD1FE3C">
              <wp:extent cx="5727700" cy="7042150"/>
              <wp:effectExtent l="0" t="0" r="6350" b="6350"/>
              <wp:docPr id="8255775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7042150"/>
                      </a:xfrm>
                      <a:prstGeom prst="rect">
                        <a:avLst/>
                      </a:prstGeom>
                      <a:noFill/>
                      <a:ln>
                        <a:noFill/>
                      </a:ln>
                    </pic:spPr>
                  </pic:pic>
                </a:graphicData>
              </a:graphic>
            </wp:inline>
          </w:drawing>
        </w:r>
      </w:ins>
      <w:del w:id="613" w:author="PH" w:date="2024-11-27T18:44:00Z" w16du:dateUtc="2024-11-27T17:44:00Z">
        <w:r w:rsidR="006C5BE2" w:rsidDel="00FB786F">
          <w:rPr>
            <w:noProof/>
            <w:lang w:val="de-DE" w:eastAsia="de-DE"/>
          </w:rPr>
          <w:lastRenderedPageBreak/>
          <w:drawing>
            <wp:inline distT="0" distB="0" distL="0" distR="0" wp14:anchorId="3EB975BD" wp14:editId="0BB5731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del>
    </w:p>
    <w:p w14:paraId="6C48AD1B" w14:textId="5F830D2E" w:rsidR="006C5BE2" w:rsidRDefault="006C5BE2" w:rsidP="006C5BE2">
      <w:pPr>
        <w:pStyle w:val="Beschriftung"/>
      </w:pPr>
      <w:bookmarkStart w:id="614" w:name="_Ref182237455"/>
      <w:r>
        <w:t xml:space="preserve">Figure </w:t>
      </w:r>
      <w:fldSimple w:instr=" SEQ Figure \* ARABIC ">
        <w:r w:rsidR="00901FC4">
          <w:rPr>
            <w:noProof/>
          </w:rPr>
          <w:t>3</w:t>
        </w:r>
      </w:fldSimple>
      <w:bookmarkEnd w:id="614"/>
      <w:r>
        <w:t xml:space="preserve">: </w:t>
      </w:r>
      <w:r w:rsidRPr="008517C9">
        <w:t xml:space="preserve">Sequence Diagram for </w:t>
      </w:r>
      <w:del w:id="615" w:author="PH" w:date="2024-11-11T21:49:00Z" w16du:dateUtc="2024-11-11T20:49:00Z">
        <w:r w:rsidRPr="008517C9" w:rsidDel="00A82911">
          <w:delText>Service Metadata Publisher</w:delText>
        </w:r>
      </w:del>
      <w:ins w:id="616" w:author="PH" w:date="2024-11-11T21:49:00Z" w16du:dateUtc="2024-11-11T20:49:00Z">
        <w:r w:rsidR="00A82911">
          <w:t>SMP</w:t>
        </w:r>
      </w:ins>
      <w:r w:rsidRPr="008517C9">
        <w:t xml:space="preserve"> Adding, Updating and Removing Metadata for a Participant</w:t>
      </w:r>
    </w:p>
    <w:p w14:paraId="3B25E40A" w14:textId="3A29B38C" w:rsidR="006C5BE2" w:rsidRPr="00851205" w:rsidRDefault="006C5BE2" w:rsidP="006C5BE2">
      <w:pPr>
        <w:pStyle w:val="PParagraph"/>
      </w:pPr>
      <w:r w:rsidRPr="00851205">
        <w:t xml:space="preserve">Each </w:t>
      </w:r>
      <w:del w:id="617" w:author="PH" w:date="2024-11-11T21:21:00Z" w16du:dateUtc="2024-11-11T20:21:00Z">
        <w:r w:rsidRPr="00851205" w:rsidDel="00BE4B88">
          <w:delText>Service Metadata Publisher</w:delText>
        </w:r>
      </w:del>
      <w:ins w:id="618" w:author="PH" w:date="2024-11-11T21:21:00Z" w16du:dateUtc="2024-11-11T20:21:00Z">
        <w:r w:rsidR="00BE4B88">
          <w:t>SMP</w:t>
        </w:r>
      </w:ins>
      <w:r w:rsidRPr="00851205">
        <w:t xml:space="preserve"> is required to register the address of its server with the </w:t>
      </w:r>
      <w:del w:id="619" w:author="PH" w:date="2024-11-11T21:21:00Z" w16du:dateUtc="2024-11-11T20:21:00Z">
        <w:r w:rsidRPr="00851205" w:rsidDel="00BE4B88">
          <w:delText>Service Metadata Locator</w:delText>
        </w:r>
      </w:del>
      <w:ins w:id="620"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w:t>
      </w:r>
      <w:r w:rsidRPr="00851205">
        <w:lastRenderedPageBreak/>
        <w:t xml:space="preserve">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621" w:author="PH" w:date="2024-11-27T18:59:00Z" w16du:dateUtc="2024-11-27T17:59:00Z">
        <w:r w:rsidR="00901FC4">
          <w:t xml:space="preserve">Figure </w:t>
        </w:r>
        <w:r w:rsidR="00901FC4">
          <w:rPr>
            <w:noProof/>
          </w:rPr>
          <w:t>4</w:t>
        </w:r>
      </w:ins>
      <w:r>
        <w:fldChar w:fldCharType="end"/>
      </w:r>
      <w:r w:rsidRPr="00851205">
        <w:t>.</w:t>
      </w:r>
    </w:p>
    <w:p w14:paraId="5EA33371" w14:textId="53DE238F" w:rsidR="006C5BE2" w:rsidRDefault="00FB786F" w:rsidP="006C5BE2">
      <w:pPr>
        <w:keepNext/>
        <w:jc w:val="center"/>
      </w:pPr>
      <w:ins w:id="622" w:author="PH" w:date="2024-11-27T18:47:00Z" w16du:dateUtc="2024-11-27T17:47:00Z">
        <w:r>
          <w:rPr>
            <w:noProof/>
          </w:rPr>
          <w:lastRenderedPageBreak/>
          <w:drawing>
            <wp:inline distT="0" distB="0" distL="0" distR="0" wp14:anchorId="0FF36DAB" wp14:editId="664CD7F8">
              <wp:extent cx="4025900" cy="4926965"/>
              <wp:effectExtent l="0" t="0" r="0" b="6985"/>
              <wp:docPr id="15332603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900" cy="4926965"/>
                      </a:xfrm>
                      <a:prstGeom prst="rect">
                        <a:avLst/>
                      </a:prstGeom>
                      <a:noFill/>
                      <a:ln>
                        <a:noFill/>
                      </a:ln>
                    </pic:spPr>
                  </pic:pic>
                </a:graphicData>
              </a:graphic>
            </wp:inline>
          </w:drawing>
        </w:r>
      </w:ins>
      <w:del w:id="623" w:author="PH" w:date="2024-11-27T18:47:00Z" w16du:dateUtc="2024-11-27T17:47:00Z">
        <w:r w:rsidR="006C5BE2" w:rsidDel="00FB786F">
          <w:rPr>
            <w:noProof/>
            <w:lang w:val="de-DE" w:eastAsia="de-DE"/>
          </w:rPr>
          <w:lastRenderedPageBreak/>
          <w:drawing>
            <wp:inline distT="0" distB="0" distL="0" distR="0" wp14:anchorId="08959BF7" wp14:editId="0C06F92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del>
    </w:p>
    <w:p w14:paraId="1357F265" w14:textId="6FA5B4BC" w:rsidR="006C5BE2" w:rsidRDefault="006C5BE2" w:rsidP="006C5BE2">
      <w:pPr>
        <w:pStyle w:val="Beschriftung"/>
      </w:pPr>
      <w:bookmarkStart w:id="624" w:name="_Ref182237439"/>
      <w:r>
        <w:t xml:space="preserve">Figure </w:t>
      </w:r>
      <w:fldSimple w:instr=" SEQ Figure \* ARABIC ">
        <w:r w:rsidR="00901FC4">
          <w:rPr>
            <w:noProof/>
          </w:rPr>
          <w:t>4</w:t>
        </w:r>
      </w:fldSimple>
      <w:bookmarkEnd w:id="624"/>
      <w:r>
        <w:t xml:space="preserve">: </w:t>
      </w:r>
      <w:del w:id="625" w:author="PH" w:date="2024-11-11T21:49:00Z" w16du:dateUtc="2024-11-11T20:49:00Z">
        <w:r w:rsidRPr="0063052C" w:rsidDel="00520700">
          <w:delText>Service Metadata Publisher</w:delText>
        </w:r>
      </w:del>
      <w:ins w:id="626" w:author="PH" w:date="2024-11-11T21:49:00Z" w16du:dateUtc="2024-11-11T20:49:00Z">
        <w:r w:rsidR="00520700">
          <w:t>SMP</w:t>
        </w:r>
      </w:ins>
      <w:r w:rsidRPr="0063052C">
        <w:t xml:space="preserve"> use of the ManageServiceMetadata</w:t>
      </w:r>
    </w:p>
    <w:p w14:paraId="2FFACDCE" w14:textId="226C75CA"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627" w:author="PH" w:date="2024-11-27T18:59:00Z" w16du:dateUtc="2024-11-27T17:59:00Z">
        <w:r w:rsidR="00901FC4">
          <w:t xml:space="preserve">Figure </w:t>
        </w:r>
        <w:r w:rsidR="00901FC4">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w:t>
      </w:r>
      <w:r w:rsidRPr="00851205">
        <w:lastRenderedPageBreak/>
        <w:t xml:space="preserve">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70B36BA0" w:rsidR="006C5BE2" w:rsidRDefault="002513D7" w:rsidP="002513D7">
      <w:pPr>
        <w:pStyle w:val="Beschriftung"/>
      </w:pPr>
      <w:bookmarkStart w:id="628" w:name="_Ref182237630"/>
      <w:r>
        <w:t xml:space="preserve">Figure </w:t>
      </w:r>
      <w:fldSimple w:instr=" SEQ Figure \* ARABIC ">
        <w:r w:rsidR="00901FC4">
          <w:rPr>
            <w:noProof/>
          </w:rPr>
          <w:t>5</w:t>
        </w:r>
      </w:fldSimple>
      <w:bookmarkEnd w:id="628"/>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629" w:name="_Toc183626404"/>
      <w:r>
        <w:rPr>
          <w:lang w:eastAsia="nb-NO"/>
        </w:rPr>
        <w:t>Interfaces and Data Model</w:t>
      </w:r>
      <w:bookmarkEnd w:id="629"/>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630" w:name="_Ref182247962"/>
      <w:bookmarkStart w:id="631" w:name="_Toc183626405"/>
      <w:r>
        <w:rPr>
          <w:lang w:eastAsia="nb-NO"/>
        </w:rPr>
        <w:t>Service Metadata Locator Service, logical interface</w:t>
      </w:r>
      <w:bookmarkEnd w:id="630"/>
      <w:bookmarkEnd w:id="631"/>
    </w:p>
    <w:p w14:paraId="76E6BFCE" w14:textId="478D1509" w:rsidR="0090238C" w:rsidRDefault="0090238C" w:rsidP="0090238C">
      <w:pPr>
        <w:pStyle w:val="PParagraph"/>
        <w:rPr>
          <w:lang w:eastAsia="nb-NO"/>
        </w:rPr>
      </w:pPr>
      <w:r>
        <w:rPr>
          <w:lang w:eastAsia="nb-NO"/>
        </w:rPr>
        <w:t xml:space="preserve">The </w:t>
      </w:r>
      <w:del w:id="632" w:author="PH" w:date="2024-11-11T21:53:00Z" w16du:dateUtc="2024-11-11T20:53:00Z">
        <w:r w:rsidDel="00C908A0">
          <w:rPr>
            <w:lang w:eastAsia="nb-NO"/>
          </w:rPr>
          <w:delText>Service Metadata Locator</w:delText>
        </w:r>
      </w:del>
      <w:ins w:id="633"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634" w:author="PH" w:date="2024-11-11T21:49:00Z" w16du:dateUtc="2024-11-11T20:49:00Z">
        <w:r w:rsidDel="004D271D">
          <w:rPr>
            <w:lang w:eastAsia="nb-NO"/>
          </w:rPr>
          <w:delText>Service Metadata Publisher</w:delText>
        </w:r>
      </w:del>
      <w:ins w:id="635"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636" w:author="PH" w:date="2024-11-11T21:49:00Z" w16du:dateUtc="2024-11-11T20:49:00Z">
        <w:r w:rsidR="0090238C" w:rsidDel="004D271D">
          <w:rPr>
            <w:lang w:eastAsia="nb-NO"/>
          </w:rPr>
          <w:delText>Service Metadata Publisher</w:delText>
        </w:r>
      </w:del>
      <w:ins w:id="637"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638" w:name="_Ref182248059"/>
      <w:bookmarkStart w:id="639" w:name="_Toc183626406"/>
      <w:r>
        <w:rPr>
          <w:lang w:eastAsia="nb-NO"/>
        </w:rPr>
        <w:t>Format of Participant Identifiers</w:t>
      </w:r>
      <w:bookmarkEnd w:id="638"/>
      <w:bookmarkEnd w:id="639"/>
    </w:p>
    <w:p w14:paraId="7408F3CF" w14:textId="6FFE6982" w:rsidR="0090238C" w:rsidRDefault="0090238C" w:rsidP="0090238C">
      <w:pPr>
        <w:pStyle w:val="PParagraph"/>
        <w:rPr>
          <w:lang w:eastAsia="nb-NO"/>
        </w:rPr>
      </w:pPr>
      <w:del w:id="640" w:author="PH" w:date="2024-11-11T21:23:00Z" w16du:dateUtc="2024-11-11T20:23:00Z">
        <w:r w:rsidDel="004C6F2E">
          <w:rPr>
            <w:lang w:eastAsia="nb-NO"/>
          </w:rPr>
          <w:delText xml:space="preserve">BUSDOX </w:delText>
        </w:r>
      </w:del>
      <w:ins w:id="641" w:author="PH" w:date="2024-11-11T21:23:00Z" w16du:dateUtc="2024-11-11T20:23:00Z">
        <w:r w:rsidR="004C6F2E">
          <w:rPr>
            <w:lang w:eastAsia="nb-NO"/>
          </w:rPr>
          <w:t xml:space="preserve">The Peppol Network </w:t>
        </w:r>
      </w:ins>
      <w:r>
        <w:rPr>
          <w:lang w:eastAsia="nb-NO"/>
        </w:rPr>
        <w:t>functions by means of logical addresses for the metadata of services offered by a participant, of the form</w:t>
      </w:r>
      <w:ins w:id="642" w:author="PH" w:date="2024-11-27T18:54:00Z" w16du:dateUtc="2024-11-27T17:54:00Z">
        <w:r w:rsidR="00FB786F">
          <w:rPr>
            <w:lang w:eastAsia="nb-NO"/>
          </w:rPr>
          <w:t>s</w:t>
        </w:r>
      </w:ins>
      <w:del w:id="643" w:author="PH" w:date="2024-11-27T18:54:00Z" w16du:dateUtc="2024-11-27T17:54:00Z">
        <w:r w:rsidDel="00FB786F">
          <w:rPr>
            <w:lang w:eastAsia="nb-NO"/>
          </w:rPr>
          <w:delText>:</w:delText>
        </w:r>
      </w:del>
      <w:r>
        <w:rPr>
          <w:lang w:eastAsia="nb-NO"/>
        </w:rPr>
        <w:t xml:space="preserve"> </w:t>
      </w:r>
    </w:p>
    <w:p w14:paraId="167E46EF" w14:textId="36548D42" w:rsidR="0090238C" w:rsidRDefault="0090238C" w:rsidP="00C767FA">
      <w:pPr>
        <w:pStyle w:val="Code"/>
      </w:pPr>
      <w:del w:id="644" w:author="PH" w:date="2024-11-27T18:54:00Z" w16du:dateUtc="2024-11-27T17:54:00Z">
        <w:r w:rsidDel="00FB786F">
          <w:delText>http://</w:delText>
        </w:r>
      </w:del>
      <w:r>
        <w:t>&lt;hash over recipientID&gt;.&lt;schemeID&gt;.&lt;SML domain&gt;</w:t>
      </w:r>
      <w:del w:id="645" w:author="PH" w:date="2024-11-27T18:54:00Z" w16du:dateUtc="2024-11-27T17:54:00Z">
        <w:r w:rsidDel="00FB786F">
          <w:delText>/&lt;recipientID&gt;/services/&lt;documentType&gt;</w:delText>
        </w:r>
      </w:del>
    </w:p>
    <w:p w14:paraId="43C2B06B" w14:textId="1534D814" w:rsidR="00FB786F" w:rsidRDefault="009D42B2" w:rsidP="0090238C">
      <w:pPr>
        <w:pStyle w:val="PParagraph"/>
        <w:rPr>
          <w:ins w:id="646" w:author="PH" w:date="2024-11-27T18:54:00Z" w16du:dateUtc="2024-11-27T17:54:00Z"/>
          <w:lang w:eastAsia="nb-NO"/>
        </w:rPr>
      </w:pPr>
      <w:ins w:id="647" w:author="PH" w:date="2024-11-27T18:57:00Z" w16du:dateUtc="2024-11-27T17:57:00Z">
        <w:r>
          <w:rPr>
            <w:lang w:eastAsia="nb-NO"/>
          </w:rPr>
          <w:t>and after DNS resolution in the form</w:t>
        </w:r>
      </w:ins>
    </w:p>
    <w:p w14:paraId="292E7383" w14:textId="77777777" w:rsidR="00FB786F" w:rsidRPr="001B5D58" w:rsidRDefault="00FB786F" w:rsidP="00FB786F">
      <w:pPr>
        <w:pStyle w:val="Code"/>
        <w:rPr>
          <w:ins w:id="648" w:author="PH" w:date="2024-11-27T18:54:00Z" w16du:dateUtc="2024-11-27T17:54:00Z"/>
        </w:rPr>
      </w:pPr>
      <w:ins w:id="649" w:author="PH" w:date="2024-11-27T18:54:00Z" w16du:dateUtc="2024-11-27T17:54:00Z">
        <w:r w:rsidRPr="001B5D58">
          <w:t>http</w:t>
        </w:r>
        <w:r>
          <w:t>s</w:t>
        </w:r>
        <w:r w:rsidRPr="001B5D58">
          <w:t>://&lt;</w:t>
        </w:r>
        <w:r>
          <w:t>smpBaseUrlFromNaptrLookup</w:t>
        </w:r>
        <w:r w:rsidRPr="001B5D58">
          <w:t>&gt;/&lt;recip</w:t>
        </w:r>
        <w:r>
          <w:t>ientID&gt;/services/&lt;documentType&gt;</w:t>
        </w:r>
      </w:ins>
    </w:p>
    <w:p w14:paraId="057406AF" w14:textId="26A18E6C" w:rsidR="0090238C" w:rsidRDefault="0090238C" w:rsidP="0090238C">
      <w:pPr>
        <w:pStyle w:val="PParagraph"/>
        <w:rPr>
          <w:lang w:eastAsia="nb-NO"/>
        </w:rPr>
      </w:pPr>
      <w:del w:id="650" w:author="PH" w:date="2024-11-11T21:23:00Z" w16du:dateUtc="2024-11-11T20:23:00Z">
        <w:r w:rsidDel="004C6F2E">
          <w:rPr>
            <w:lang w:eastAsia="nb-NO"/>
          </w:rPr>
          <w:delText xml:space="preserve">BUSDOX </w:delText>
        </w:r>
      </w:del>
      <w:ins w:id="651"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w:t>
      </w:r>
      <w:del w:id="652" w:author="PH" w:date="2024-11-27T18:55:00Z" w16du:dateUtc="2024-11-27T17:55:00Z">
        <w:r w:rsidDel="00DF114D">
          <w:rPr>
            <w:lang w:eastAsia="nb-NO"/>
          </w:rPr>
          <w:delText xml:space="preserve">alphabetic </w:delText>
        </w:r>
      </w:del>
      <w:ins w:id="653" w:author="PH" w:date="2024-11-27T18:55:00Z" w16du:dateUtc="2024-11-27T17:55:00Z">
        <w:r w:rsidR="00DF114D">
          <w:rPr>
            <w:lang w:eastAsia="nb-NO"/>
          </w:rPr>
          <w:t xml:space="preserve">alphanumeric </w:t>
        </w:r>
      </w:ins>
      <w:r>
        <w:rPr>
          <w:lang w:eastAsia="nb-NO"/>
        </w:rPr>
        <w:t>character.</w:t>
      </w:r>
    </w:p>
    <w:p w14:paraId="4F312278" w14:textId="096343FA" w:rsidR="0090238C" w:rsidRDefault="0090238C" w:rsidP="0090238C">
      <w:pPr>
        <w:pStyle w:val="PParagraph"/>
        <w:rPr>
          <w:lang w:eastAsia="nb-NO"/>
        </w:rPr>
      </w:pPr>
      <w:del w:id="654" w:author="PH" w:date="2024-11-11T21:23:00Z" w16du:dateUtc="2024-11-11T20:23:00Z">
        <w:r w:rsidDel="00EE6587">
          <w:rPr>
            <w:lang w:eastAsia="nb-NO"/>
          </w:rPr>
          <w:delText xml:space="preserve">BUSDOX </w:delText>
        </w:r>
      </w:del>
      <w:ins w:id="655"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656" w:author="PH" w:date="2024-11-11T21:26:00Z" w16du:dateUtc="2024-11-11T20:26:00Z">
        <w:r w:rsidR="005A1754">
          <w:rPr>
            <w:lang w:eastAsia="nb-NO"/>
          </w:rPr>
          <w:t xml:space="preserve">lowercased </w:t>
        </w:r>
      </w:ins>
      <w:r>
        <w:rPr>
          <w:lang w:eastAsia="nb-NO"/>
        </w:rPr>
        <w:t xml:space="preserve">participant ID is always used, using the </w:t>
      </w:r>
      <w:del w:id="657" w:author="PH" w:date="2024-11-11T21:24:00Z" w16du:dateUtc="2024-11-11T20:24:00Z">
        <w:r w:rsidDel="00704B0A">
          <w:rPr>
            <w:lang w:eastAsia="nb-NO"/>
          </w:rPr>
          <w:delText xml:space="preserve">MD5 </w:delText>
        </w:r>
      </w:del>
      <w:ins w:id="658" w:author="PH" w:date="2024-11-11T21:24:00Z" w16du:dateUtc="2024-11-11T20:24:00Z">
        <w:r w:rsidR="00704B0A">
          <w:rPr>
            <w:lang w:eastAsia="nb-NO"/>
          </w:rPr>
          <w:t xml:space="preserve">SHA-256 </w:t>
        </w:r>
      </w:ins>
      <w:r>
        <w:rPr>
          <w:lang w:eastAsia="nb-NO"/>
        </w:rPr>
        <w:t>hash algorithm</w:t>
      </w:r>
      <w:ins w:id="659" w:author="PH" w:date="2024-11-11T21:26:00Z" w16du:dateUtc="2024-11-11T20:26:00Z">
        <w:r w:rsidR="00273BFC">
          <w:rPr>
            <w:lang w:eastAsia="nb-NO"/>
          </w:rPr>
          <w:t xml:space="preserve"> (see [SHA256])</w:t>
        </w:r>
      </w:ins>
      <w:del w:id="660" w:author="PH" w:date="2024-11-11T21:24:00Z" w16du:dateUtc="2024-11-11T20:24:00Z">
        <w:r w:rsidDel="00704B0A">
          <w:rPr>
            <w:lang w:eastAsia="nb-NO"/>
          </w:rPr>
          <w:delText xml:space="preserve"> [MD5], and prefixed by "B-"</w:delText>
        </w:r>
      </w:del>
      <w:r>
        <w:rPr>
          <w:lang w:eastAsia="nb-NO"/>
        </w:rPr>
        <w:t>.</w:t>
      </w:r>
      <w:ins w:id="661" w:author="PH" w:date="2024-11-27T18:58:00Z" w16du:dateUtc="2024-11-27T17:58:00Z">
        <w:r w:rsidR="004269ED">
          <w:rPr>
            <w:lang w:eastAsia="nb-NO"/>
          </w:rPr>
          <w:t xml:space="preserve"> The obtained digest is Base32 encoded and any eventually trailing </w:t>
        </w:r>
        <w:r w:rsidR="004269ED" w:rsidRPr="004269ED">
          <w:rPr>
            <w:rStyle w:val="InlinecodeZchn"/>
            <w:rFonts w:eastAsiaTheme="minorHAnsi"/>
            <w:rPrChange w:id="662" w:author="PH" w:date="2024-11-27T18:58:00Z" w16du:dateUtc="2024-11-27T17:58:00Z">
              <w:rPr>
                <w:lang w:eastAsia="nb-NO"/>
              </w:rPr>
            </w:rPrChange>
          </w:rPr>
          <w:t>=</w:t>
        </w:r>
        <w:r w:rsidR="004269ED">
          <w:rPr>
            <w:lang w:eastAsia="nb-NO"/>
          </w:rPr>
          <w:t xml:space="preserve"> characters MUST be removed.</w:t>
        </w:r>
      </w:ins>
      <w:ins w:id="663" w:author="PH" w:date="2024-11-27T18:59:00Z" w16du:dateUtc="2024-11-27T17:59:00Z">
        <w:r w:rsidR="001E588D">
          <w:rPr>
            <w:lang w:eastAsia="nb-NO"/>
          </w:rPr>
          <w:t xml:space="preserve"> </w:t>
        </w:r>
      </w:ins>
      <w:moveToRangeStart w:id="664" w:author="PH" w:date="2024-11-27T18:59:00Z" w:name="move183626356"/>
      <w:moveTo w:id="665" w:author="PH" w:date="2024-11-27T18:59:00Z" w16du:dateUtc="2024-11-27T17:59:00Z">
        <w:r w:rsidR="001E588D">
          <w:rPr>
            <w:lang w:eastAsia="nb-NO"/>
          </w:rPr>
          <w:t>See POLICY 7 of the [PFUOI4] for details.</w:t>
        </w:r>
      </w:moveTo>
      <w:moveToRangeEnd w:id="664"/>
    </w:p>
    <w:p w14:paraId="7DE48993" w14:textId="74995A59"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666" w:author="PH" w:date="2024-11-11T21:26:00Z" w16du:dateUtc="2024-11-11T20:26:00Z">
        <w:r w:rsidDel="005A1754">
          <w:rPr>
            <w:lang w:eastAsia="nb-NO"/>
          </w:rPr>
          <w:delText xml:space="preserve">MD5 </w:delText>
        </w:r>
      </w:del>
      <w:ins w:id="667" w:author="PH" w:date="2024-11-11T21:26:00Z" w16du:dateUtc="2024-11-11T20:26:00Z">
        <w:r w:rsidR="005A1754">
          <w:rPr>
            <w:lang w:eastAsia="nb-NO"/>
          </w:rPr>
          <w:t xml:space="preserve">SHA-256 </w:t>
        </w:r>
      </w:ins>
      <w:r>
        <w:rPr>
          <w:lang w:eastAsia="nb-NO"/>
        </w:rPr>
        <w:t xml:space="preserve">hash is </w:t>
      </w:r>
      <w:ins w:id="668" w:author="PH" w:date="2024-11-11T21:28:00Z" w16du:dateUtc="2024-11-11T20:28:00Z">
        <w:r w:rsidR="008E7908" w:rsidRPr="008E7908">
          <w:rPr>
            <w:rStyle w:val="InlinecodeZchn"/>
            <w:rFonts w:eastAsiaTheme="minorHAnsi"/>
            <w:rPrChange w:id="669" w:author="PH" w:date="2024-11-11T21:28:00Z" w16du:dateUtc="2024-11-11T20:28:00Z">
              <w:rPr>
                <w:lang w:eastAsia="nb-NO"/>
              </w:rPr>
            </w:rPrChange>
          </w:rPr>
          <w:t>XUKHFQABQZIKI3YKVR2FHR4SNFA3PF5VPQ6K4TONV3LMVSY5ARVQ</w:t>
        </w:r>
      </w:ins>
      <w:del w:id="670"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xml:space="preserve">. </w:t>
      </w:r>
      <w:moveFromRangeStart w:id="671" w:author="PH" w:date="2024-11-27T18:59:00Z" w:name="move183626356"/>
      <w:moveFrom w:id="672" w:author="PH" w:date="2024-11-27T18:59:00Z" w16du:dateUtc="2024-11-27T17:59:00Z">
        <w:r w:rsidDel="001E588D">
          <w:rPr>
            <w:lang w:eastAsia="nb-NO"/>
          </w:rPr>
          <w:t>See POLICY 7 of the [PFUOI4] for details.</w:t>
        </w:r>
      </w:moveFrom>
      <w:moveFromRangeEnd w:id="671"/>
    </w:p>
    <w:p w14:paraId="2D78C4DB" w14:textId="77777777" w:rsidR="005B7FC3" w:rsidRPr="00851205" w:rsidRDefault="005B7FC3" w:rsidP="005B7FC3">
      <w:pPr>
        <w:pStyle w:val="PHeading3"/>
      </w:pPr>
      <w:bookmarkStart w:id="673" w:name="_Toc71821152"/>
      <w:bookmarkStart w:id="674" w:name="_Toc183626407"/>
      <w:r w:rsidRPr="00851205">
        <w:lastRenderedPageBreak/>
        <w:t>Manage</w:t>
      </w:r>
      <w:r>
        <w:t>Business</w:t>
      </w:r>
      <w:r w:rsidRPr="00851205">
        <w:t>Identifier interface</w:t>
      </w:r>
      <w:bookmarkEnd w:id="673"/>
      <w:bookmarkEnd w:id="674"/>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675" w:author="PH" w:date="2024-11-11T21:29:00Z" w16du:dateUtc="2024-11-11T20:29:00Z">
        <w:r w:rsidRPr="00851205" w:rsidDel="00066B3D">
          <w:delText>Service Metadata Publishers</w:delText>
        </w:r>
      </w:del>
      <w:ins w:id="676" w:author="PH" w:date="2024-11-11T21:29:00Z" w16du:dateUtc="2024-11-11T20:29:00Z">
        <w:r w:rsidR="00066B3D">
          <w:t>SMPs</w:t>
        </w:r>
      </w:ins>
      <w:r w:rsidRPr="00851205">
        <w:t xml:space="preserve"> to manage the information in the </w:t>
      </w:r>
      <w:del w:id="677" w:author="PH" w:date="2024-11-11T21:29:00Z" w16du:dateUtc="2024-11-11T20:29:00Z">
        <w:r w:rsidRPr="00851205" w:rsidDel="00066B3D">
          <w:delText>Service Metadata Locator</w:delText>
        </w:r>
      </w:del>
      <w:ins w:id="678"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679" w:author="PH" w:date="2024-11-11T21:31:00Z" w16du:dateUtc="2024-11-11T20:31:00Z"/>
        </w:rPr>
      </w:pPr>
      <w:r w:rsidRPr="00851205">
        <w:t xml:space="preserve">This interface requires authentication of the </w:t>
      </w:r>
      <w:del w:id="680" w:author="PH" w:date="2024-11-11T21:29:00Z" w16du:dateUtc="2024-11-11T20:29:00Z">
        <w:r w:rsidRPr="00851205" w:rsidDel="00066B3D">
          <w:delText>Service Metadata Publisher</w:delText>
        </w:r>
      </w:del>
      <w:ins w:id="681" w:author="PH" w:date="2024-11-11T21:29:00Z" w16du:dateUtc="2024-11-11T20:29:00Z">
        <w:r w:rsidR="00066B3D">
          <w:t>SMP</w:t>
        </w:r>
      </w:ins>
      <w:r w:rsidRPr="00851205">
        <w:t xml:space="preserve">. The identity of the </w:t>
      </w:r>
      <w:del w:id="682" w:author="PH" w:date="2024-11-11T21:29:00Z" w16du:dateUtc="2024-11-11T20:29:00Z">
        <w:r w:rsidRPr="00851205" w:rsidDel="00066B3D">
          <w:delText>Service Metadata Publisher</w:delText>
        </w:r>
      </w:del>
      <w:ins w:id="683" w:author="PH" w:date="2024-11-11T21:29:00Z" w16du:dateUtc="2024-11-11T20:29:00Z">
        <w:r w:rsidR="00066B3D">
          <w:t>SMP</w:t>
        </w:r>
      </w:ins>
      <w:r w:rsidRPr="00851205">
        <w:t xml:space="preserve"> derived from the authentication process identifies the </w:t>
      </w:r>
      <w:del w:id="684" w:author="PH" w:date="2024-11-11T21:30:00Z" w16du:dateUtc="2024-11-11T20:30:00Z">
        <w:r w:rsidRPr="00851205" w:rsidDel="00066B3D">
          <w:delText>Service Metadata Publisher</w:delText>
        </w:r>
      </w:del>
      <w:ins w:id="685"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686" w:author="PH" w:date="2024-11-11T21:30:00Z" w16du:dateUtc="2024-11-11T20:30:00Z"/>
        </w:rPr>
      </w:pPr>
      <w:del w:id="687"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88" w:author="PH" w:date="2024-11-11T21:30:00Z" w16du:dateUtc="2024-11-11T20:30:00Z"/>
        </w:rPr>
      </w:pPr>
      <w:del w:id="689"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90" w:author="PH" w:date="2024-11-11T21:30:00Z" w16du:dateUtc="2024-11-11T20:30:00Z"/>
        </w:rPr>
      </w:pPr>
      <w:del w:id="691"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92"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93" w:name="_Toc183626408"/>
      <w:r w:rsidRPr="00154AAE">
        <w:t>Create()</w:t>
      </w:r>
      <w:bookmarkEnd w:id="693"/>
    </w:p>
    <w:p w14:paraId="0CB2C74B" w14:textId="08D71F38" w:rsidR="005B7FC3" w:rsidRPr="00851205" w:rsidRDefault="005B7FC3" w:rsidP="005B7FC3">
      <w:pPr>
        <w:pStyle w:val="PParagraph"/>
      </w:pPr>
      <w:r w:rsidRPr="00851205">
        <w:t xml:space="preserve">Creates an entry in the </w:t>
      </w:r>
      <w:del w:id="694" w:author="PH" w:date="2024-11-11T21:53:00Z" w16du:dateUtc="2024-11-11T20:53:00Z">
        <w:r w:rsidRPr="00851205" w:rsidDel="00E314DC">
          <w:delText>Service Metadata Locator</w:delText>
        </w:r>
      </w:del>
      <w:ins w:id="695"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96" w:author="PH" w:date="2024-11-11T21:53:00Z" w16du:dateUtc="2024-11-11T20:53:00Z">
        <w:r w:rsidRPr="00851205" w:rsidDel="00E314DC">
          <w:delText>Service Metadata Locator</w:delText>
        </w:r>
      </w:del>
      <w:ins w:id="697" w:author="PH" w:date="2024-11-11T21:53:00Z" w16du:dateUtc="2024-11-11T20:53:00Z">
        <w:r w:rsidR="00E314DC">
          <w:t>SML</w:t>
        </w:r>
      </w:ins>
      <w:r w:rsidRPr="00851205">
        <w:t xml:space="preserve"> Service by the </w:t>
      </w:r>
      <w:del w:id="698" w:author="PH" w:date="2024-11-11T21:49:00Z" w16du:dateUtc="2024-11-11T20:49:00Z">
        <w:r w:rsidRPr="00851205" w:rsidDel="00AF18C2">
          <w:delText>Service Metadata Publisher</w:delText>
        </w:r>
      </w:del>
      <w:ins w:id="699"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lastRenderedPageBreak/>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700" w:name="_Toc183626409"/>
      <w:r w:rsidRPr="00154AAE">
        <w:t>CreateList()</w:t>
      </w:r>
      <w:bookmarkEnd w:id="700"/>
    </w:p>
    <w:p w14:paraId="47C55B35" w14:textId="3B822F80" w:rsidR="005B7FC3" w:rsidRPr="00851205" w:rsidRDefault="005B7FC3" w:rsidP="000F5393">
      <w:pPr>
        <w:pStyle w:val="PParagraph"/>
      </w:pPr>
      <w:r w:rsidRPr="00851205">
        <w:t xml:space="preserve">Creates a set of entries in the </w:t>
      </w:r>
      <w:del w:id="701" w:author="PH" w:date="2024-11-11T21:53:00Z" w16du:dateUtc="2024-11-11T20:53:00Z">
        <w:r w:rsidRPr="00851205" w:rsidDel="006E16EC">
          <w:delText>Service Metadata Locator</w:delText>
        </w:r>
      </w:del>
      <w:ins w:id="702"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703" w:author="PH" w:date="2024-11-11T21:54:00Z" w16du:dateUtc="2024-11-11T20:54:00Z">
        <w:r w:rsidRPr="00851205" w:rsidDel="006E16EC">
          <w:delText>Service Metadata Locator</w:delText>
        </w:r>
      </w:del>
      <w:ins w:id="704" w:author="PH" w:date="2024-11-11T21:54:00Z" w16du:dateUtc="2024-11-11T20:54:00Z">
        <w:r w:rsidR="006E16EC">
          <w:t>SML</w:t>
        </w:r>
      </w:ins>
      <w:r w:rsidRPr="00851205">
        <w:t xml:space="preserve"> Service by the </w:t>
      </w:r>
      <w:del w:id="705" w:author="PH" w:date="2024-11-11T21:49:00Z" w16du:dateUtc="2024-11-11T20:49:00Z">
        <w:r w:rsidRPr="00851205" w:rsidDel="00FF77F8">
          <w:delText>Service Metadata Publisher</w:delText>
        </w:r>
      </w:del>
      <w:ins w:id="706"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707" w:author="PH" w:date="2024-11-11T21:54:00Z" w16du:dateUtc="2024-11-11T20:54:00Z">
        <w:r w:rsidRPr="00851205" w:rsidDel="00FE26A1">
          <w:delText>Service Metadata Locator</w:delText>
        </w:r>
      </w:del>
      <w:ins w:id="708"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709" w:name="_Toc183626410"/>
      <w:r w:rsidRPr="00154AAE">
        <w:t>Delete()</w:t>
      </w:r>
      <w:bookmarkEnd w:id="709"/>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lastRenderedPageBreak/>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710" w:name="_Toc183626411"/>
      <w:r w:rsidRPr="00154AAE">
        <w:t>DeleteList()</w:t>
      </w:r>
      <w:bookmarkEnd w:id="710"/>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711" w:author="PH" w:date="2024-11-11T21:54:00Z" w16du:dateUtc="2024-11-11T20:54:00Z">
        <w:r w:rsidRPr="00851205" w:rsidDel="00681703">
          <w:delText>Service Metadata Locator</w:delText>
        </w:r>
      </w:del>
      <w:ins w:id="712"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713" w:name="_Toc183626412"/>
      <w:r w:rsidRPr="00154AAE">
        <w:t>PrepareToMigrate()</w:t>
      </w:r>
      <w:bookmarkEnd w:id="713"/>
    </w:p>
    <w:p w14:paraId="0C906B37" w14:textId="49413842" w:rsidR="005B7FC3" w:rsidRPr="00851205" w:rsidRDefault="005B7FC3" w:rsidP="00336DEA">
      <w:pPr>
        <w:pStyle w:val="PParagraph"/>
      </w:pPr>
      <w:r w:rsidRPr="00851205">
        <w:t>Prepares a Participant Identifier for migration to a</w:t>
      </w:r>
      <w:del w:id="714" w:author="PH" w:date="2024-11-11T21:49:00Z" w16du:dateUtc="2024-11-11T20:49:00Z">
        <w:r w:rsidRPr="00851205" w:rsidDel="008C0AC6">
          <w:delText xml:space="preserve"> new</w:delText>
        </w:r>
      </w:del>
      <w:ins w:id="715" w:author="PH" w:date="2024-11-11T21:49:00Z" w16du:dateUtc="2024-11-11T20:49:00Z">
        <w:r w:rsidR="008C0AC6">
          <w:t>nother</w:t>
        </w:r>
      </w:ins>
      <w:r w:rsidRPr="00851205">
        <w:t xml:space="preserve"> </w:t>
      </w:r>
      <w:del w:id="716" w:author="PH" w:date="2024-11-11T21:49:00Z" w16du:dateUtc="2024-11-11T20:49:00Z">
        <w:r w:rsidRPr="00851205" w:rsidDel="008C0AC6">
          <w:delText>Service Metadata Publisher</w:delText>
        </w:r>
      </w:del>
      <w:ins w:id="717" w:author="PH" w:date="2024-11-11T21:49:00Z" w16du:dateUtc="2024-11-11T20:49:00Z">
        <w:r w:rsidR="008C0AC6">
          <w:t>SMP</w:t>
        </w:r>
      </w:ins>
      <w:r w:rsidRPr="00851205">
        <w:t xml:space="preserve">. This operation is called by the </w:t>
      </w:r>
      <w:del w:id="718" w:author="PH" w:date="2024-11-11T21:50:00Z" w16du:dateUtc="2024-11-11T20:50:00Z">
        <w:r w:rsidRPr="00851205" w:rsidDel="008C0AC6">
          <w:delText>Service Metadata Publisher</w:delText>
        </w:r>
      </w:del>
      <w:ins w:id="719" w:author="PH" w:date="2024-11-11T21:50:00Z" w16du:dateUtc="2024-11-11T20:50:00Z">
        <w:r w:rsidR="008C0AC6">
          <w:t>SMP</w:t>
        </w:r>
      </w:ins>
      <w:r w:rsidRPr="00851205">
        <w:t xml:space="preserve"> which currently publishes the metadata for the Participant Identifier. The </w:t>
      </w:r>
      <w:del w:id="720" w:author="PH" w:date="2024-11-11T21:50:00Z" w16du:dateUtc="2024-11-11T20:50:00Z">
        <w:r w:rsidRPr="00851205" w:rsidDel="008C0AC6">
          <w:delText>Service Metadata Publisher</w:delText>
        </w:r>
      </w:del>
      <w:ins w:id="721" w:author="PH" w:date="2024-11-11T21:50:00Z" w16du:dateUtc="2024-11-11T20:50:00Z">
        <w:r w:rsidR="008C0AC6">
          <w:t>SMP</w:t>
        </w:r>
      </w:ins>
      <w:r w:rsidRPr="00851205">
        <w:t xml:space="preserve"> supplies a Migration Code which is used to control the migration process. </w:t>
      </w:r>
      <w:r w:rsidRPr="00851205">
        <w:lastRenderedPageBreak/>
        <w:t xml:space="preserve">The Migration Code must be passed (out of band) to the </w:t>
      </w:r>
      <w:del w:id="722" w:author="PH" w:date="2024-11-11T21:50:00Z" w16du:dateUtc="2024-11-11T20:50:00Z">
        <w:r w:rsidRPr="00851205" w:rsidDel="008C0AC6">
          <w:delText>Service Metadata Publisher</w:delText>
        </w:r>
      </w:del>
      <w:ins w:id="723"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724" w:author="PH" w:date="2024-11-11T21:50:00Z" w16du:dateUtc="2024-11-11T20:50:00Z">
        <w:r w:rsidRPr="00851205" w:rsidDel="00021C7B">
          <w:delText>Service Metadata Publisher</w:delText>
        </w:r>
      </w:del>
      <w:ins w:id="725"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726" w:author="PH" w:date="2024-11-11T21:50:00Z" w16du:dateUtc="2024-11-11T20:50:00Z">
        <w:r w:rsidRPr="00851205" w:rsidDel="0018731B">
          <w:delText>Service Metadata Publisher</w:delText>
        </w:r>
      </w:del>
      <w:ins w:id="727"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728" w:name="_Toc183626413"/>
      <w:r w:rsidRPr="00154AAE">
        <w:t>Migrate()</w:t>
      </w:r>
      <w:bookmarkEnd w:id="728"/>
    </w:p>
    <w:p w14:paraId="56D09200" w14:textId="2C3CE804" w:rsidR="005B7FC3" w:rsidRPr="00851205" w:rsidRDefault="005B7FC3" w:rsidP="00336DEA">
      <w:pPr>
        <w:pStyle w:val="PParagraph"/>
      </w:pPr>
      <w:r w:rsidRPr="00851205">
        <w:t xml:space="preserve">Migrates a Participant Identifier already held by the </w:t>
      </w:r>
      <w:del w:id="729" w:author="PH" w:date="2024-11-11T21:50:00Z" w16du:dateUtc="2024-11-11T20:50:00Z">
        <w:r w:rsidRPr="00851205" w:rsidDel="00AF7234">
          <w:delText>Service Metadata Locator</w:delText>
        </w:r>
      </w:del>
      <w:ins w:id="730" w:author="PH" w:date="2024-11-11T21:50:00Z" w16du:dateUtc="2024-11-11T20:50:00Z">
        <w:r w:rsidR="00AF7234">
          <w:t>SML</w:t>
        </w:r>
      </w:ins>
      <w:r w:rsidRPr="00851205">
        <w:t xml:space="preserve"> Service to target a new </w:t>
      </w:r>
      <w:del w:id="731" w:author="PH" w:date="2024-11-11T21:50:00Z" w16du:dateUtc="2024-11-11T20:50:00Z">
        <w:r w:rsidRPr="00851205" w:rsidDel="00AF7234">
          <w:delText>Service Metadata Publisher</w:delText>
        </w:r>
      </w:del>
      <w:ins w:id="732" w:author="PH" w:date="2024-11-11T21:50:00Z" w16du:dateUtc="2024-11-11T20:50:00Z">
        <w:r w:rsidR="00AF7234">
          <w:t>SMP</w:t>
        </w:r>
      </w:ins>
      <w:r w:rsidRPr="00851205">
        <w:t xml:space="preserve">. This operation is called by the </w:t>
      </w:r>
      <w:del w:id="733" w:author="PH" w:date="2024-11-11T21:50:00Z" w16du:dateUtc="2024-11-11T20:50:00Z">
        <w:r w:rsidRPr="00851205" w:rsidDel="00AF7234">
          <w:delText>Service Metadata Publisher</w:delText>
        </w:r>
      </w:del>
      <w:ins w:id="734" w:author="PH" w:date="2024-11-11T21:50:00Z" w16du:dateUtc="2024-11-11T20:50:00Z">
        <w:r w:rsidR="00AF7234">
          <w:t>SMP</w:t>
        </w:r>
      </w:ins>
      <w:r w:rsidRPr="00851205">
        <w:t xml:space="preserve"> which is taking over the publishing for the Participant Identifier. The operation requires the new </w:t>
      </w:r>
      <w:del w:id="735" w:author="PH" w:date="2024-11-11T21:50:00Z" w16du:dateUtc="2024-11-11T20:50:00Z">
        <w:r w:rsidRPr="00851205" w:rsidDel="00AF7234">
          <w:delText>Service Metadata Publisher</w:delText>
        </w:r>
      </w:del>
      <w:ins w:id="736" w:author="PH" w:date="2024-11-11T21:50:00Z" w16du:dateUtc="2024-11-11T20:50:00Z">
        <w:r w:rsidR="00AF7234">
          <w:t>SMP</w:t>
        </w:r>
      </w:ins>
      <w:r w:rsidRPr="00851205">
        <w:t xml:space="preserve"> to provide a migration code which was originally obtained from the </w:t>
      </w:r>
      <w:r>
        <w:t xml:space="preserve">old </w:t>
      </w:r>
      <w:del w:id="737" w:author="PH" w:date="2024-11-11T21:50:00Z" w16du:dateUtc="2024-11-11T20:50:00Z">
        <w:r w:rsidDel="00AF7234">
          <w:delText>Service Metadata Publisher</w:delText>
        </w:r>
      </w:del>
      <w:ins w:id="738"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739" w:author="PH" w:date="2024-11-11T21:50:00Z" w16du:dateUtc="2024-11-11T20:50:00Z">
        <w:r w:rsidRPr="00851205" w:rsidDel="00F64B6C">
          <w:delText>Service Metadata Publisher</w:delText>
        </w:r>
      </w:del>
      <w:ins w:id="740"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741" w:author="PH" w:date="2024-11-11T21:51:00Z" w16du:dateUtc="2024-11-11T20:51:00Z">
        <w:r w:rsidRPr="00851205" w:rsidDel="003838C2">
          <w:delText>Service Metadata Publisher</w:delText>
        </w:r>
      </w:del>
      <w:ins w:id="742"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lastRenderedPageBreak/>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743" w:name="_Toc183626414"/>
      <w:r w:rsidRPr="00154AAE">
        <w:t>List()</w:t>
      </w:r>
      <w:bookmarkEnd w:id="743"/>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744" w:author="PH" w:date="2024-11-11T21:51:00Z" w16du:dateUtc="2024-11-11T20:51:00Z">
        <w:r w:rsidRPr="00851205" w:rsidDel="003838C2">
          <w:delText>Service Metadata Publisher</w:delText>
        </w:r>
      </w:del>
      <w:ins w:id="745"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746" w:author="PH" w:date="2024-11-11T21:51:00Z" w16du:dateUtc="2024-11-11T20:51:00Z">
        <w:r w:rsidRPr="00851205" w:rsidDel="003838C2">
          <w:delText>Service Metadata Publisher</w:delText>
        </w:r>
      </w:del>
      <w:ins w:id="747"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748" w:name="_Toc71821153"/>
      <w:bookmarkStart w:id="749" w:name="_Toc183626415"/>
      <w:r w:rsidRPr="00C9669F">
        <w:lastRenderedPageBreak/>
        <w:t>ManageServiceMetadata interface</w:t>
      </w:r>
      <w:bookmarkEnd w:id="748"/>
      <w:bookmarkEnd w:id="749"/>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750" w:author="PH" w:date="2024-11-11T21:32:00Z" w16du:dateUtc="2024-11-11T20:32:00Z">
        <w:r w:rsidRPr="00C9669F" w:rsidDel="003113D3">
          <w:delText>Service Metadata Publishers</w:delText>
        </w:r>
      </w:del>
      <w:ins w:id="751" w:author="PH" w:date="2024-11-11T21:32:00Z" w16du:dateUtc="2024-11-11T20:32:00Z">
        <w:r w:rsidR="003113D3">
          <w:t>SMPs</w:t>
        </w:r>
      </w:ins>
      <w:r w:rsidRPr="00C9669F">
        <w:t xml:space="preserve"> to manage the metadata held in the </w:t>
      </w:r>
      <w:del w:id="752" w:author="PH" w:date="2024-11-11T21:32:00Z" w16du:dateUtc="2024-11-11T20:32:00Z">
        <w:r w:rsidRPr="00C9669F" w:rsidDel="003113D3">
          <w:delText>Service Metadata Locator</w:delText>
        </w:r>
      </w:del>
      <w:ins w:id="753" w:author="PH" w:date="2024-11-11T21:32:00Z" w16du:dateUtc="2024-11-11T20:32:00Z">
        <w:r w:rsidR="003113D3">
          <w:t>SML</w:t>
        </w:r>
      </w:ins>
      <w:r w:rsidRPr="00C9669F">
        <w:t xml:space="preserve"> Service about their </w:t>
      </w:r>
      <w:del w:id="754" w:author="PH" w:date="2024-11-11T21:32:00Z" w16du:dateUtc="2024-11-11T20:32:00Z">
        <w:r w:rsidRPr="00C9669F" w:rsidDel="003113D3">
          <w:delText>service metadata publisher</w:delText>
        </w:r>
      </w:del>
      <w:ins w:id="755"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t xml:space="preserve">This interface requires authentication of the user. The identity of the user derived from the authentication process identifies the </w:t>
      </w:r>
      <w:del w:id="756" w:author="PH" w:date="2024-11-11T21:32:00Z" w16du:dateUtc="2024-11-11T20:32:00Z">
        <w:r w:rsidRPr="00C9669F" w:rsidDel="00126A26">
          <w:delText>Service Metadata Publisher</w:delText>
        </w:r>
      </w:del>
      <w:ins w:id="757"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758" w:name="_Toc183626416"/>
      <w:r w:rsidRPr="00154AAE">
        <w:t>Create()</w:t>
      </w:r>
      <w:bookmarkEnd w:id="758"/>
    </w:p>
    <w:p w14:paraId="15B2315C" w14:textId="1ACDA656" w:rsidR="005B7FC3" w:rsidRPr="00C9669F" w:rsidRDefault="005B7FC3" w:rsidP="008F4D80">
      <w:pPr>
        <w:pStyle w:val="PParagraph"/>
      </w:pPr>
      <w:r w:rsidRPr="00C9669F">
        <w:t xml:space="preserve">Establishes a </w:t>
      </w:r>
      <w:del w:id="759" w:author="PH" w:date="2024-11-11T21:51:00Z" w16du:dateUtc="2024-11-11T20:51:00Z">
        <w:r w:rsidRPr="00C9669F" w:rsidDel="00CD5695">
          <w:delText>Service Metadata Publisher</w:delText>
        </w:r>
      </w:del>
      <w:ins w:id="760" w:author="PH" w:date="2024-11-11T21:51:00Z" w16du:dateUtc="2024-11-11T20:51:00Z">
        <w:r w:rsidR="00CD5695">
          <w:t>SMP</w:t>
        </w:r>
      </w:ins>
      <w:r w:rsidRPr="00C9669F">
        <w:t xml:space="preserve"> metadata record, containing the metadata about the </w:t>
      </w:r>
      <w:del w:id="761" w:author="PH" w:date="2024-11-11T21:51:00Z" w16du:dateUtc="2024-11-11T20:51:00Z">
        <w:r w:rsidRPr="00C9669F" w:rsidDel="00CD5695">
          <w:delText>Service Metadata Publisher</w:delText>
        </w:r>
      </w:del>
      <w:ins w:id="762"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763" w:author="PH" w:date="2024-11-11T21:51:00Z" w16du:dateUtc="2024-11-11T20:51:00Z">
        <w:r w:rsidRPr="00C9669F" w:rsidDel="00CD5695">
          <w:delText>service metadata publisher</w:delText>
        </w:r>
      </w:del>
      <w:ins w:id="764"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765" w:name="_Toc183626417"/>
      <w:r w:rsidRPr="00154AAE">
        <w:t>Read()</w:t>
      </w:r>
      <w:bookmarkEnd w:id="765"/>
    </w:p>
    <w:p w14:paraId="6119C74D" w14:textId="140D185C" w:rsidR="005B7FC3" w:rsidRPr="00C9669F" w:rsidRDefault="005B7FC3" w:rsidP="008F4D80">
      <w:pPr>
        <w:pStyle w:val="PParagraph"/>
      </w:pPr>
      <w:r w:rsidRPr="00C9669F">
        <w:t xml:space="preserve">Retrieves the </w:t>
      </w:r>
      <w:del w:id="766" w:author="PH" w:date="2024-11-11T21:51:00Z" w16du:dateUtc="2024-11-11T20:51:00Z">
        <w:r w:rsidRPr="00C9669F" w:rsidDel="00CC1E44">
          <w:delText>Service Metadata Publisher</w:delText>
        </w:r>
      </w:del>
      <w:ins w:id="767" w:author="PH" w:date="2024-11-11T21:51:00Z" w16du:dateUtc="2024-11-11T20:51:00Z">
        <w:r w:rsidR="00CC1E44">
          <w:t>SMP</w:t>
        </w:r>
      </w:ins>
      <w:r w:rsidRPr="00C9669F">
        <w:t xml:space="preserve"> record for </w:t>
      </w:r>
      <w:r>
        <w:t xml:space="preserve">the </w:t>
      </w:r>
      <w:del w:id="768" w:author="PH" w:date="2024-11-11T21:51:00Z" w16du:dateUtc="2024-11-11T20:51:00Z">
        <w:r w:rsidDel="00CC1E44">
          <w:delText>Service Metadata Publisher</w:delText>
        </w:r>
      </w:del>
      <w:ins w:id="769"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lastRenderedPageBreak/>
        <w:t>Input ReadServiceMetadataPublisherService: ServiceMetadataPublisherID</w:t>
      </w:r>
      <w:r>
        <w:br/>
      </w:r>
      <w:r w:rsidRPr="00C9669F">
        <w:t xml:space="preserve">the unique ID of the </w:t>
      </w:r>
      <w:del w:id="770" w:author="PH" w:date="2024-11-11T21:51:00Z" w16du:dateUtc="2024-11-11T20:51:00Z">
        <w:r w:rsidRPr="00C9669F" w:rsidDel="00CC1E44">
          <w:delText>Service Metadata Publisher</w:delText>
        </w:r>
      </w:del>
      <w:ins w:id="771"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t>Output: ServiceMetadataPublisherService</w:t>
      </w:r>
      <w:r>
        <w:br/>
      </w:r>
      <w:r w:rsidRPr="00C9669F">
        <w:t xml:space="preserve">the </w:t>
      </w:r>
      <w:del w:id="772" w:author="PH" w:date="2024-11-11T21:51:00Z" w16du:dateUtc="2024-11-11T20:51:00Z">
        <w:r w:rsidRPr="00C9669F" w:rsidDel="00CC1E44">
          <w:delText>service metadata publisher</w:delText>
        </w:r>
      </w:del>
      <w:ins w:id="773"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774" w:name="_Toc183626418"/>
      <w:r w:rsidRPr="00154AAE">
        <w:t>Update()</w:t>
      </w:r>
      <w:bookmarkEnd w:id="774"/>
    </w:p>
    <w:p w14:paraId="3B3CDE5E" w14:textId="32E285CC" w:rsidR="005B7FC3" w:rsidRPr="00C9669F" w:rsidRDefault="005B7FC3" w:rsidP="008F4D80">
      <w:pPr>
        <w:pStyle w:val="PParagraph"/>
      </w:pPr>
      <w:r w:rsidRPr="00C9669F">
        <w:t xml:space="preserve">Updates the </w:t>
      </w:r>
      <w:del w:id="775" w:author="PH" w:date="2024-11-11T21:51:00Z" w16du:dateUtc="2024-11-11T20:51:00Z">
        <w:r w:rsidRPr="00C9669F" w:rsidDel="00527960">
          <w:delText>Service Metadata Publisher</w:delText>
        </w:r>
      </w:del>
      <w:ins w:id="776" w:author="PH" w:date="2024-11-11T21:51:00Z" w16du:dateUtc="2024-11-11T20:51:00Z">
        <w:r w:rsidR="00527960">
          <w:t>SMP</w:t>
        </w:r>
      </w:ins>
      <w:r w:rsidRPr="00C9669F">
        <w:t xml:space="preserve"> record for the </w:t>
      </w:r>
      <w:del w:id="777"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78"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779" w:author="PH" w:date="2024-11-11T21:52:00Z" w16du:dateUtc="2024-11-11T20:52:00Z">
        <w:r w:rsidRPr="00C9669F" w:rsidDel="006C026D">
          <w:delText>service metadata publisher</w:delText>
        </w:r>
      </w:del>
      <w:ins w:id="780"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781" w:name="_Toc183626419"/>
      <w:r w:rsidRPr="00154AAE">
        <w:lastRenderedPageBreak/>
        <w:t>Delete()</w:t>
      </w:r>
      <w:bookmarkEnd w:id="781"/>
    </w:p>
    <w:p w14:paraId="0ACAFEBA" w14:textId="49E1A96F" w:rsidR="005B7FC3" w:rsidRPr="00C9669F" w:rsidRDefault="005B7FC3" w:rsidP="008F4D80">
      <w:pPr>
        <w:pStyle w:val="PParagraph"/>
      </w:pPr>
      <w:r w:rsidRPr="00C9669F">
        <w:t xml:space="preserve">Deletes the </w:t>
      </w:r>
      <w:del w:id="782" w:author="PH" w:date="2024-11-11T21:52:00Z" w16du:dateUtc="2024-11-11T20:52:00Z">
        <w:r w:rsidRPr="00C9669F" w:rsidDel="00666784">
          <w:delText>Service Met</w:delText>
        </w:r>
        <w:r w:rsidDel="00666784">
          <w:delText>adata Publisher</w:delText>
        </w:r>
      </w:del>
      <w:ins w:id="783" w:author="PH" w:date="2024-11-11T21:52:00Z" w16du:dateUtc="2024-11-11T20:52:00Z">
        <w:r w:rsidR="00666784">
          <w:t>SMP</w:t>
        </w:r>
      </w:ins>
      <w:r>
        <w:t xml:space="preserve"> record for the </w:t>
      </w:r>
      <w:del w:id="784"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785"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t>Input DeleteServiceMetadataPublisherService: ServiceMetadataPublisherID</w:t>
      </w:r>
      <w:r w:rsidRPr="008F4D80">
        <w:rPr>
          <w:rStyle w:val="InlinecodeZchn"/>
          <w:rFonts w:eastAsiaTheme="minorHAnsi"/>
        </w:rPr>
        <w:br/>
      </w:r>
      <w:r w:rsidRPr="00C9669F">
        <w:t xml:space="preserve">the unique ID of the </w:t>
      </w:r>
      <w:del w:id="786" w:author="PH" w:date="2024-11-11T21:52:00Z" w16du:dateUtc="2024-11-11T20:52:00Z">
        <w:r w:rsidRPr="00C9669F" w:rsidDel="00666784">
          <w:delText>Service Metadata Publisher</w:delText>
        </w:r>
      </w:del>
      <w:ins w:id="787"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88" w:name="_Toc71821154"/>
      <w:bookmarkStart w:id="789" w:name="_Toc183626420"/>
      <w:r w:rsidRPr="00C9669F">
        <w:t>Fault Descriptions</w:t>
      </w:r>
      <w:bookmarkEnd w:id="788"/>
      <w:bookmarkEnd w:id="789"/>
    </w:p>
    <w:p w14:paraId="4F2C80BD" w14:textId="77777777" w:rsidR="00DF618B" w:rsidRPr="00B44A1F" w:rsidRDefault="00DF618B">
      <w:pPr>
        <w:pStyle w:val="PHeading4"/>
        <w:rPr>
          <w:rStyle w:val="Fett"/>
          <w:b/>
          <w:bCs w:val="0"/>
          <w:sz w:val="26"/>
          <w:szCs w:val="26"/>
        </w:rPr>
        <w:pPrChange w:id="790" w:author="PH" w:date="2024-11-25T22:47:00Z" w16du:dateUtc="2024-11-25T21:47:00Z">
          <w:pPr>
            <w:pStyle w:val="PParagraph"/>
          </w:pPr>
        </w:pPrChange>
      </w:pPr>
      <w:bookmarkStart w:id="791" w:name="_Toc183626421"/>
      <w:r w:rsidRPr="00B44A1F">
        <w:rPr>
          <w:rStyle w:val="Fett"/>
          <w:b/>
          <w:bCs w:val="0"/>
        </w:rPr>
        <w:t>SMP Not Found Fault</w:t>
      </w:r>
      <w:bookmarkEnd w:id="791"/>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pPr>
        <w:pStyle w:val="PHeading4"/>
        <w:pPrChange w:id="792" w:author="PH" w:date="2024-11-25T22:47:00Z" w16du:dateUtc="2024-11-25T21:47:00Z">
          <w:pPr>
            <w:pStyle w:val="PParagraph"/>
          </w:pPr>
        </w:pPrChange>
      </w:pPr>
      <w:bookmarkStart w:id="793" w:name="_Toc183626422"/>
      <w:r w:rsidRPr="00DF618B">
        <w:t>Unauthorized Fault</w:t>
      </w:r>
      <w:bookmarkEnd w:id="793"/>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lastRenderedPageBreak/>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pPr>
        <w:pStyle w:val="PHeading4"/>
        <w:pPrChange w:id="794" w:author="PH" w:date="2024-11-25T22:47:00Z" w16du:dateUtc="2024-11-25T21:47:00Z">
          <w:pPr>
            <w:pStyle w:val="PParagraph"/>
          </w:pPr>
        </w:pPrChange>
      </w:pPr>
      <w:bookmarkStart w:id="795" w:name="_Toc183626423"/>
      <w:r w:rsidRPr="00DF618B">
        <w:t>Bad Request Fault</w:t>
      </w:r>
      <w:bookmarkEnd w:id="795"/>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pPr>
        <w:pStyle w:val="PHeading4"/>
        <w:pPrChange w:id="796" w:author="PH" w:date="2024-11-25T22:47:00Z" w16du:dateUtc="2024-11-25T21:47:00Z">
          <w:pPr>
            <w:pStyle w:val="PParagraph"/>
          </w:pPr>
        </w:pPrChange>
      </w:pPr>
      <w:bookmarkStart w:id="797" w:name="_Toc183626424"/>
      <w:r w:rsidRPr="00DF618B">
        <w:t>Internal Error Fault</w:t>
      </w:r>
      <w:bookmarkEnd w:id="797"/>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98" w:name="_Toc71821155"/>
      <w:bookmarkStart w:id="799" w:name="_Toc183626425"/>
      <w:r w:rsidRPr="00743061">
        <w:t>Service Metadata Locator - data model</w:t>
      </w:r>
      <w:bookmarkEnd w:id="798"/>
      <w:bookmarkEnd w:id="799"/>
      <w:r w:rsidRPr="00743061">
        <w:t xml:space="preserve"> </w:t>
      </w:r>
    </w:p>
    <w:p w14:paraId="335084A7" w14:textId="28E4ECBC" w:rsidR="00DF618B" w:rsidRPr="00743061" w:rsidRDefault="00DF618B" w:rsidP="00DF618B">
      <w:pPr>
        <w:pStyle w:val="PParagraph"/>
      </w:pPr>
      <w:r w:rsidRPr="00743061">
        <w:t xml:space="preserve">The data model for the </w:t>
      </w:r>
      <w:del w:id="800" w:author="PH" w:date="2024-11-11T21:54:00Z" w16du:dateUtc="2024-11-11T20:54:00Z">
        <w:r w:rsidRPr="00743061" w:rsidDel="00056B8C">
          <w:delText>Service Metadata Locator</w:delText>
        </w:r>
      </w:del>
      <w:ins w:id="801"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802" w:name="_Toc71821156"/>
      <w:bookmarkStart w:id="803" w:name="_Toc183626426"/>
      <w:r w:rsidRPr="00743061">
        <w:lastRenderedPageBreak/>
        <w:t>ServiceMetadataPublisherService datatype</w:t>
      </w:r>
      <w:bookmarkEnd w:id="802"/>
      <w:bookmarkEnd w:id="803"/>
      <w:r w:rsidRPr="00743061">
        <w:t xml:space="preserve"> </w:t>
      </w:r>
    </w:p>
    <w:p w14:paraId="312CE010" w14:textId="146BFCB1" w:rsidR="00F7777A" w:rsidRPr="00743061" w:rsidRDefault="00F7777A" w:rsidP="00F7777A">
      <w:pPr>
        <w:pStyle w:val="PParagraph"/>
      </w:pPr>
      <w:r w:rsidRPr="00743061">
        <w:t>Represent</w:t>
      </w:r>
      <w:r>
        <w:t>s a</w:t>
      </w:r>
      <w:ins w:id="804" w:author="PH" w:date="2024-11-11T21:33:00Z" w16du:dateUtc="2024-11-11T20:33:00Z">
        <w:r w:rsidR="000A1C07">
          <w:t>n</w:t>
        </w:r>
      </w:ins>
      <w:r>
        <w:t xml:space="preserve"> </w:t>
      </w:r>
      <w:del w:id="805" w:author="PH" w:date="2024-11-11T21:33:00Z" w16du:dateUtc="2024-11-11T20:33:00Z">
        <w:r w:rsidDel="000A1C07">
          <w:delText>Metadata Publisher</w:delText>
        </w:r>
      </w:del>
      <w:ins w:id="806"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807" w:author="PH" w:date="2024-11-11T21:32:00Z" w16du:dateUtc="2024-11-11T20:32:00Z">
        <w:r w:rsidRPr="00743061" w:rsidDel="005F4B28">
          <w:delText>Service Metadata Publishe</w:delText>
        </w:r>
      </w:del>
      <w:ins w:id="808" w:author="PH" w:date="2024-11-11T21:32:00Z" w16du:dateUtc="2024-11-11T20:32:00Z">
        <w:r w:rsidR="005F4B28">
          <w:t>SMP</w:t>
        </w:r>
      </w:ins>
      <w:del w:id="809"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810"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811" w:name="_Toc71821157"/>
      <w:bookmarkStart w:id="812" w:name="_Toc183626427"/>
      <w:r w:rsidRPr="00145049">
        <w:t>ServiceMetadataPublishe</w:t>
      </w:r>
      <w:r>
        <w:t>rServiceForParticipant datatype</w:t>
      </w:r>
      <w:bookmarkEnd w:id="811"/>
      <w:bookmarkEnd w:id="812"/>
    </w:p>
    <w:p w14:paraId="75D428A4" w14:textId="3A852C3E" w:rsidR="00F7777A" w:rsidRPr="00145049" w:rsidRDefault="00F7777A" w:rsidP="00F7777A">
      <w:pPr>
        <w:pStyle w:val="PParagraph"/>
      </w:pPr>
      <w:r w:rsidRPr="00145049">
        <w:t>Represents a</w:t>
      </w:r>
      <w:ins w:id="813" w:author="PH" w:date="2024-11-11T21:33:00Z" w16du:dateUtc="2024-11-11T20:33:00Z">
        <w:r w:rsidR="000A1C07">
          <w:t>n</w:t>
        </w:r>
      </w:ins>
      <w:r w:rsidRPr="00145049">
        <w:t xml:space="preserve"> </w:t>
      </w:r>
      <w:del w:id="814" w:author="PH" w:date="2024-11-11T21:33:00Z" w16du:dateUtc="2024-11-11T20:33:00Z">
        <w:r w:rsidRPr="00145049" w:rsidDel="000A1C07">
          <w:delText>Metadata Publisher</w:delText>
        </w:r>
      </w:del>
      <w:ins w:id="815"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816" w:author="PH" w:date="2024-11-11T21:34:00Z" w16du:dateUtc="2024-11-11T20:34:00Z">
        <w:r w:rsidRPr="00145049" w:rsidDel="00B1076F">
          <w:delText>Service Metadata Publisher</w:delText>
        </w:r>
      </w:del>
      <w:ins w:id="817"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818" w:name="_Toc71821158"/>
      <w:bookmarkStart w:id="819" w:name="_Toc183626428"/>
      <w:r w:rsidRPr="00145049">
        <w:t>ParticipantIdentifier datatype</w:t>
      </w:r>
      <w:bookmarkEnd w:id="818"/>
      <w:bookmarkEnd w:id="819"/>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820" w:author="PH" w:date="2024-11-11T21:34:00Z" w16du:dateUtc="2024-11-11T20:34:00Z">
        <w:r w:rsidDel="00E51BC0">
          <w:delText>Service Metadata Publisher</w:delText>
        </w:r>
      </w:del>
      <w:ins w:id="821" w:author="PH" w:date="2024-11-11T21:34:00Z" w16du:dateUtc="2024-11-11T20:34:00Z">
        <w:r w:rsidR="00E51BC0">
          <w:t>SMP</w:t>
        </w:r>
      </w:ins>
      <w:r>
        <w:t>.</w:t>
      </w:r>
    </w:p>
    <w:p w14:paraId="7F93EC81" w14:textId="77777777" w:rsidR="00F7777A" w:rsidRPr="00145049" w:rsidRDefault="00F7777A" w:rsidP="00F7777A">
      <w:pPr>
        <w:pStyle w:val="Code"/>
      </w:pPr>
      <w:r w:rsidRPr="00145049">
        <w:lastRenderedPageBreak/>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822" w:name="_Toc71821159"/>
      <w:bookmarkStart w:id="823" w:name="_Toc183626429"/>
      <w:r w:rsidRPr="00145049">
        <w:t>ParticipantIdentifier format</w:t>
      </w:r>
      <w:bookmarkEnd w:id="822"/>
      <w:bookmarkEnd w:id="823"/>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824" w:name="_Toc71821160"/>
      <w:bookmarkStart w:id="825" w:name="_Toc183626430"/>
      <w:r w:rsidRPr="00145049">
        <w:t>Par</w:t>
      </w:r>
      <w:r>
        <w:t>ticipantIdentifierPage datatype</w:t>
      </w:r>
      <w:bookmarkEnd w:id="824"/>
      <w:bookmarkEnd w:id="825"/>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826" w:author="PH" w:date="2024-11-11T21:54:00Z" w16du:dateUtc="2024-11-11T20:54:00Z">
        <w:r w:rsidRPr="00145049" w:rsidDel="00FF592F">
          <w:delText>Service Metadata Locator</w:delText>
        </w:r>
      </w:del>
      <w:ins w:id="827" w:author="PH" w:date="2024-11-11T21:54:00Z" w16du:dateUtc="2024-11-11T20:54:00Z">
        <w:r w:rsidR="00FF592F">
          <w:t>SML</w:t>
        </w:r>
      </w:ins>
      <w:r w:rsidRPr="00145049">
        <w:t xml:space="preserve"> </w:t>
      </w:r>
      <w:del w:id="828" w:author="PH" w:date="2024-11-11T21:54:00Z" w16du:dateUtc="2024-11-11T20:54:00Z">
        <w:r w:rsidRPr="00145049" w:rsidDel="00FF592F">
          <w:delText>service</w:delText>
        </w:r>
      </w:del>
      <w:ins w:id="829"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830" w:name="_Toc71821161"/>
      <w:bookmarkStart w:id="831" w:name="_Toc183626431"/>
      <w:r>
        <w:lastRenderedPageBreak/>
        <w:t>MigrationRecord</w:t>
      </w:r>
      <w:bookmarkEnd w:id="830"/>
      <w:bookmarkEnd w:id="831"/>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832" w:author="PH" w:date="2024-11-11T21:34:00Z" w16du:dateUtc="2024-11-11T20:34:00Z">
        <w:r w:rsidRPr="00160364" w:rsidDel="003A6355">
          <w:delText>Service Metadata Publisher</w:delText>
        </w:r>
      </w:del>
      <w:ins w:id="833" w:author="PH" w:date="2024-11-11T21:34:00Z" w16du:dateUtc="2024-11-11T20:34:00Z">
        <w:r w:rsidR="003A6355">
          <w:t>SMP</w:t>
        </w:r>
      </w:ins>
      <w:r w:rsidRPr="00160364">
        <w:t xml:space="preserve"> to a</w:t>
      </w:r>
      <w:del w:id="834" w:author="PH" w:date="2024-11-11T21:34:00Z" w16du:dateUtc="2024-11-11T20:34:00Z">
        <w:r w:rsidRPr="00160364" w:rsidDel="00104C29">
          <w:delText xml:space="preserve"> different</w:delText>
        </w:r>
      </w:del>
      <w:ins w:id="835" w:author="PH" w:date="2024-11-11T21:34:00Z" w16du:dateUtc="2024-11-11T20:34:00Z">
        <w:r w:rsidR="00104C29">
          <w:t>nother</w:t>
        </w:r>
      </w:ins>
      <w:r w:rsidRPr="00160364">
        <w:t xml:space="preserve"> </w:t>
      </w:r>
      <w:del w:id="836" w:author="PH" w:date="2024-11-11T21:34:00Z" w16du:dateUtc="2024-11-11T20:34:00Z">
        <w:r w:rsidRPr="00160364" w:rsidDel="003A6355">
          <w:delText>Service Metadata Publisher</w:delText>
        </w:r>
      </w:del>
      <w:ins w:id="837"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838" w:author="PH" w:date="2024-11-11T21:35:00Z" w16du:dateUtc="2024-11-11T20:35:00Z">
        <w:r w:rsidRPr="00160364" w:rsidDel="009B1011">
          <w:delText>Service Metadata Publisher</w:delText>
        </w:r>
      </w:del>
      <w:ins w:id="839"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840" w:name="_Toc71821162"/>
      <w:bookmarkStart w:id="841" w:name="_Toc183626432"/>
      <w:r w:rsidRPr="00A74A24">
        <w:t>Service Bindings</w:t>
      </w:r>
      <w:bookmarkEnd w:id="840"/>
      <w:bookmarkEnd w:id="841"/>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842" w:author="PH" w:date="2024-11-11T21:54:00Z" w16du:dateUtc="2024-11-11T20:54:00Z">
        <w:r w:rsidRPr="00A74A24" w:rsidDel="00D75B8E">
          <w:delText xml:space="preserve">Service Metadata </w:delText>
        </w:r>
        <w:r w:rsidDel="00D75B8E">
          <w:delText>Locator</w:delText>
        </w:r>
      </w:del>
      <w:ins w:id="843"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844" w:name="_Toc71821163"/>
      <w:bookmarkStart w:id="845" w:name="_Toc183626433"/>
      <w:r w:rsidRPr="00A74A24">
        <w:t>Services Provided as Web services - characteristics</w:t>
      </w:r>
      <w:bookmarkEnd w:id="844"/>
      <w:bookmarkEnd w:id="845"/>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846" w:name="_Toc71821164"/>
      <w:bookmarkStart w:id="847" w:name="_Toc183626434"/>
      <w:r w:rsidRPr="00A74A24">
        <w:t>Manage</w:t>
      </w:r>
      <w:r>
        <w:t>Business</w:t>
      </w:r>
      <w:r w:rsidRPr="00A74A24">
        <w:t>Identifier service - binding</w:t>
      </w:r>
      <w:bookmarkEnd w:id="846"/>
      <w:bookmarkEnd w:id="847"/>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848" w:name="_Toc71821165"/>
      <w:bookmarkStart w:id="849" w:name="_Toc183626435"/>
      <w:r w:rsidRPr="00A74A24">
        <w:lastRenderedPageBreak/>
        <w:t>Transport binding</w:t>
      </w:r>
      <w:bookmarkEnd w:id="848"/>
      <w:bookmarkEnd w:id="849"/>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850" w:author="PH" w:date="2024-11-11T21:38:00Z" w16du:dateUtc="2024-11-11T20:38:00Z">
        <w:r w:rsidRPr="00A74A24" w:rsidDel="009F28DF">
          <w:delText>See a WSDL f</w:delText>
        </w:r>
        <w:r w:rsidDel="009F28DF">
          <w:delText>or this in “Appendix B: WSDLs”.</w:delText>
        </w:r>
      </w:del>
      <w:ins w:id="851"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852" w:name="_Toc71821166"/>
      <w:bookmarkStart w:id="853" w:name="_Toc183626436"/>
      <w:r w:rsidRPr="00A74A24">
        <w:t>Security</w:t>
      </w:r>
      <w:bookmarkEnd w:id="852"/>
      <w:bookmarkEnd w:id="853"/>
    </w:p>
    <w:p w14:paraId="32176B5B" w14:textId="0450D937" w:rsidR="00A569DB" w:rsidRPr="00A74A24" w:rsidRDefault="00A569DB" w:rsidP="003F2FDD">
      <w:pPr>
        <w:pStyle w:val="PParagraph"/>
      </w:pPr>
      <w:r w:rsidRPr="00A74A24">
        <w:t xml:space="preserve">The service is secured at the transport level with a two-way </w:t>
      </w:r>
      <w:del w:id="854" w:author="PH" w:date="2024-11-11T21:35:00Z" w16du:dateUtc="2024-11-11T20:35:00Z">
        <w:r w:rsidRPr="00A74A24" w:rsidDel="002C16F6">
          <w:delText>SSL/</w:delText>
        </w:r>
      </w:del>
      <w:r w:rsidRPr="00A74A24">
        <w:t>TLS connection. The requestor must authenticate using a client certificate</w:t>
      </w:r>
      <w:ins w:id="855" w:author="PH" w:date="2024-11-11T21:36:00Z" w16du:dateUtc="2024-11-11T20:36:00Z">
        <w:r w:rsidR="002C16F6">
          <w:t xml:space="preserve"> (mTLS)</w:t>
        </w:r>
      </w:ins>
      <w:r w:rsidRPr="00A74A24">
        <w:t xml:space="preserve"> issued for use in the infrastructure by a trusted third-party. </w:t>
      </w:r>
      <w:del w:id="856" w:author="PH" w:date="2024-11-11T21:36:00Z" w16du:dateUtc="2024-11-11T20:36:00Z">
        <w:r w:rsidRPr="00A74A24" w:rsidDel="00D15191">
          <w:delText>For example, i</w:delText>
        </w:r>
      </w:del>
      <w:ins w:id="857" w:author="PH" w:date="2024-11-11T21:36:00Z" w16du:dateUtc="2024-11-11T20:36:00Z">
        <w:r w:rsidR="00D15191">
          <w:t>I</w:t>
        </w:r>
      </w:ins>
      <w:r w:rsidRPr="00A74A24">
        <w:t xml:space="preserve">n the </w:t>
      </w:r>
      <w:r>
        <w:t>Peppol</w:t>
      </w:r>
      <w:r w:rsidRPr="00A74A24">
        <w:t xml:space="preserve"> </w:t>
      </w:r>
      <w:del w:id="858" w:author="PH" w:date="2024-11-11T21:36:00Z" w16du:dateUtc="2024-11-11T20:36:00Z">
        <w:r w:rsidRPr="00A74A24" w:rsidDel="00D15191">
          <w:delText>infrastructure</w:delText>
        </w:r>
      </w:del>
      <w:ins w:id="859" w:author="PH" w:date="2024-11-11T21:36:00Z" w16du:dateUtc="2024-11-11T20:36:00Z">
        <w:r w:rsidR="00D15191">
          <w:t>Network</w:t>
        </w:r>
      </w:ins>
      <w:r w:rsidRPr="00A74A24">
        <w:t xml:space="preserve">, a </w:t>
      </w:r>
      <w:r>
        <w:t>Peppol</w:t>
      </w:r>
      <w:r w:rsidRPr="00A74A24">
        <w:t xml:space="preserve"> </w:t>
      </w:r>
      <w:ins w:id="860" w:author="PH" w:date="2024-11-11T21:36:00Z" w16du:dateUtc="2024-11-11T20:36:00Z">
        <w:r w:rsidR="00D15191">
          <w:t xml:space="preserve">SMP </w:t>
        </w:r>
      </w:ins>
      <w:r w:rsidRPr="00A74A24">
        <w:t xml:space="preserve">certificate will be issued to the participants when they have signed </w:t>
      </w:r>
      <w:del w:id="861" w:author="PH" w:date="2024-11-11T21:36:00Z" w16du:dateUtc="2024-11-11T20:36:00Z">
        <w:r w:rsidRPr="00A74A24" w:rsidDel="00D15191">
          <w:delText xml:space="preserve">peering </w:delText>
        </w:r>
      </w:del>
      <w:ins w:id="862"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863"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864" w:author="PH" w:date="2024-11-11T21:37:00Z" w16du:dateUtc="2024-11-11T20:37:00Z">
        <w:r w:rsidR="00D15191">
          <w:t xml:space="preserve"> CA</w:t>
        </w:r>
      </w:ins>
      <w:r w:rsidRPr="00A74A24">
        <w:t>.</w:t>
      </w:r>
      <w:del w:id="865"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866" w:name="_Toc71821167"/>
      <w:bookmarkStart w:id="867" w:name="_Toc183626437"/>
      <w:r w:rsidRPr="00A74A24">
        <w:t>ManageServiceMetadata service - binding</w:t>
      </w:r>
      <w:bookmarkEnd w:id="866"/>
      <w:bookmarkEnd w:id="867"/>
    </w:p>
    <w:p w14:paraId="52599D9A" w14:textId="7DD7E46E" w:rsidR="00A569DB" w:rsidRPr="00A74A24" w:rsidRDefault="00A569DB" w:rsidP="003F2FDD">
      <w:pPr>
        <w:pStyle w:val="PParagraph"/>
      </w:pPr>
      <w:del w:id="868" w:author="PH" w:date="2024-11-11T21:52:00Z" w16du:dateUtc="2024-11-11T20:52:00Z">
        <w:r w:rsidRPr="00A74A24" w:rsidDel="00984525">
          <w:delText>Service Metadata Publisher</w:delText>
        </w:r>
      </w:del>
      <w:ins w:id="869"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870" w:name="_Toc71821168"/>
      <w:bookmarkStart w:id="871" w:name="_Toc183626438"/>
      <w:r w:rsidRPr="00A74A24">
        <w:t>Transport binding</w:t>
      </w:r>
      <w:bookmarkEnd w:id="870"/>
      <w:bookmarkEnd w:id="871"/>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872" w:author="PH" w:date="2024-11-11T21:38:00Z" w16du:dateUtc="2024-11-11T20:38:00Z">
        <w:r>
          <w:t>The WSDL files are published together with this specification.</w:t>
        </w:r>
      </w:ins>
      <w:del w:id="873"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874" w:name="_Toc71821169"/>
      <w:bookmarkStart w:id="875" w:name="_Toc183626439"/>
      <w:r>
        <w:t>Security</w:t>
      </w:r>
      <w:bookmarkEnd w:id="874"/>
      <w:bookmarkEnd w:id="875"/>
    </w:p>
    <w:p w14:paraId="41F77A7F" w14:textId="148B144C" w:rsidR="00A569DB" w:rsidRPr="00A74A24" w:rsidRDefault="00A569DB" w:rsidP="003F2FDD">
      <w:pPr>
        <w:pStyle w:val="PParagraph"/>
      </w:pPr>
      <w:r w:rsidRPr="00A74A24">
        <w:t xml:space="preserve">The service is secured at the transport level with a two-way </w:t>
      </w:r>
      <w:del w:id="876" w:author="PH" w:date="2024-11-11T21:37:00Z" w16du:dateUtc="2024-11-11T20:37:00Z">
        <w:r w:rsidRPr="00A74A24" w:rsidDel="004020D9">
          <w:delText xml:space="preserve">SSL </w:delText>
        </w:r>
      </w:del>
      <w:ins w:id="877"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878" w:name="_Toc71821170"/>
      <w:bookmarkStart w:id="879" w:name="_Toc183626440"/>
      <w:r w:rsidRPr="00A74A24">
        <w:t>DNS Spoof Mitigation</w:t>
      </w:r>
      <w:bookmarkEnd w:id="878"/>
      <w:bookmarkEnd w:id="879"/>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lastRenderedPageBreak/>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25A56" w14:textId="77777777" w:rsidR="00B075B9" w:rsidRDefault="00B075B9" w:rsidP="008833B4">
      <w:r>
        <w:separator/>
      </w:r>
    </w:p>
  </w:endnote>
  <w:endnote w:type="continuationSeparator" w:id="0">
    <w:p w14:paraId="4609A586" w14:textId="77777777" w:rsidR="00B075B9" w:rsidRDefault="00B075B9"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0EE43" w14:textId="77777777" w:rsidR="005E27AF" w:rsidRDefault="005E27A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E2C10" w14:textId="77777777" w:rsidR="005E27AF" w:rsidRDefault="005E27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8BF1FB" w14:textId="77777777" w:rsidR="00B075B9" w:rsidRDefault="00B075B9" w:rsidP="008833B4">
      <w:r>
        <w:separator/>
      </w:r>
    </w:p>
  </w:footnote>
  <w:footnote w:type="continuationSeparator" w:id="0">
    <w:p w14:paraId="013CEC85" w14:textId="77777777" w:rsidR="00B075B9" w:rsidRDefault="00B075B9"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50D6" w14:textId="77777777" w:rsidR="005E27AF" w:rsidRDefault="005E27A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5A6162C"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del w:id="424" w:author="PH" w:date="2024-11-25T22:45:00Z" w16du:dateUtc="2024-11-25T21:45:00Z">
      <w:r w:rsidR="00DD588A" w:rsidDel="00224FBD">
        <w:rPr>
          <w:rFonts w:cs="Arial"/>
          <w:color w:val="007AD7"/>
          <w:sz w:val="20"/>
          <w:szCs w:val="20"/>
        </w:rPr>
        <w:delText>11</w:delText>
      </w:r>
    </w:del>
    <w:ins w:id="425" w:author="PH" w:date="2024-11-25T22:45:00Z" w16du:dateUtc="2024-11-25T21:45:00Z">
      <w:r w:rsidR="00224FBD">
        <w:rPr>
          <w:rFonts w:cs="Arial"/>
          <w:color w:val="007AD7"/>
          <w:sz w:val="20"/>
          <w:szCs w:val="20"/>
        </w:rPr>
        <w:t>2</w:t>
      </w:r>
    </w:ins>
    <w:ins w:id="426" w:author="PH" w:date="2024-11-27T10:04:00Z" w16du:dateUtc="2024-11-27T09:04:00Z">
      <w:r w:rsidR="005E27AF">
        <w:rPr>
          <w:rFonts w:cs="Arial"/>
          <w:color w:val="007AD7"/>
          <w:sz w:val="20"/>
          <w:szCs w:val="20"/>
        </w:rPr>
        <w:t>7</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AE9EF" w14:textId="77777777" w:rsidR="005E27AF" w:rsidRDefault="005E27A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E9913D3"/>
    <w:multiLevelType w:val="hybridMultilevel"/>
    <w:tmpl w:val="FA0C4646"/>
    <w:lvl w:ilvl="0" w:tplc="0809000F">
      <w:start w:val="1"/>
      <w:numFmt w:val="decimal"/>
      <w:lvlText w:val="%1."/>
      <w:lvlJc w:val="left"/>
      <w:pPr>
        <w:ind w:left="1139" w:hanging="360"/>
      </w:pPr>
    </w:lvl>
    <w:lvl w:ilvl="1" w:tplc="08090019" w:tentative="1">
      <w:start w:val="1"/>
      <w:numFmt w:val="lowerLetter"/>
      <w:lvlText w:val="%2."/>
      <w:lvlJc w:val="left"/>
      <w:pPr>
        <w:ind w:left="1859" w:hanging="360"/>
      </w:pPr>
    </w:lvl>
    <w:lvl w:ilvl="2" w:tplc="0809001B" w:tentative="1">
      <w:start w:val="1"/>
      <w:numFmt w:val="lowerRoman"/>
      <w:lvlText w:val="%3."/>
      <w:lvlJc w:val="right"/>
      <w:pPr>
        <w:ind w:left="2579" w:hanging="180"/>
      </w:pPr>
    </w:lvl>
    <w:lvl w:ilvl="3" w:tplc="0809000F" w:tentative="1">
      <w:start w:val="1"/>
      <w:numFmt w:val="decimal"/>
      <w:lvlText w:val="%4."/>
      <w:lvlJc w:val="left"/>
      <w:pPr>
        <w:ind w:left="3299" w:hanging="360"/>
      </w:pPr>
    </w:lvl>
    <w:lvl w:ilvl="4" w:tplc="08090019" w:tentative="1">
      <w:start w:val="1"/>
      <w:numFmt w:val="lowerLetter"/>
      <w:lvlText w:val="%5."/>
      <w:lvlJc w:val="left"/>
      <w:pPr>
        <w:ind w:left="4019" w:hanging="360"/>
      </w:pPr>
    </w:lvl>
    <w:lvl w:ilvl="5" w:tplc="0809001B" w:tentative="1">
      <w:start w:val="1"/>
      <w:numFmt w:val="lowerRoman"/>
      <w:lvlText w:val="%6."/>
      <w:lvlJc w:val="right"/>
      <w:pPr>
        <w:ind w:left="4739" w:hanging="180"/>
      </w:pPr>
    </w:lvl>
    <w:lvl w:ilvl="6" w:tplc="0809000F" w:tentative="1">
      <w:start w:val="1"/>
      <w:numFmt w:val="decimal"/>
      <w:lvlText w:val="%7."/>
      <w:lvlJc w:val="left"/>
      <w:pPr>
        <w:ind w:left="5459" w:hanging="360"/>
      </w:pPr>
    </w:lvl>
    <w:lvl w:ilvl="7" w:tplc="08090019" w:tentative="1">
      <w:start w:val="1"/>
      <w:numFmt w:val="lowerLetter"/>
      <w:lvlText w:val="%8."/>
      <w:lvlJc w:val="left"/>
      <w:pPr>
        <w:ind w:left="6179" w:hanging="360"/>
      </w:pPr>
    </w:lvl>
    <w:lvl w:ilvl="8" w:tplc="0809001B" w:tentative="1">
      <w:start w:val="1"/>
      <w:numFmt w:val="lowerRoman"/>
      <w:lvlText w:val="%9."/>
      <w:lvlJc w:val="right"/>
      <w:pPr>
        <w:ind w:left="6899" w:hanging="180"/>
      </w:pPr>
    </w:lvl>
  </w:abstractNum>
  <w:abstractNum w:abstractNumId="1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4"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0"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5"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6"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1"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2"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4"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6"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7"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0"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1"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4"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5"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0"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1"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3"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4"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8"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7"/>
  </w:num>
  <w:num w:numId="2" w16cid:durableId="1146051558">
    <w:abstractNumId w:val="54"/>
  </w:num>
  <w:num w:numId="3" w16cid:durableId="742993157">
    <w:abstractNumId w:val="45"/>
  </w:num>
  <w:num w:numId="4" w16cid:durableId="283732731">
    <w:abstractNumId w:val="68"/>
  </w:num>
  <w:num w:numId="5" w16cid:durableId="2132358089">
    <w:abstractNumId w:val="60"/>
  </w:num>
  <w:num w:numId="6" w16cid:durableId="20658301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8"/>
  </w:num>
  <w:num w:numId="8" w16cid:durableId="1093168065">
    <w:abstractNumId w:val="10"/>
  </w:num>
  <w:num w:numId="9" w16cid:durableId="638610089">
    <w:abstractNumId w:val="41"/>
  </w:num>
  <w:num w:numId="10" w16cid:durableId="1417827511">
    <w:abstractNumId w:val="34"/>
  </w:num>
  <w:num w:numId="11" w16cid:durableId="1245913677">
    <w:abstractNumId w:val="15"/>
  </w:num>
  <w:num w:numId="12" w16cid:durableId="393166548">
    <w:abstractNumId w:val="14"/>
  </w:num>
  <w:num w:numId="13" w16cid:durableId="1132749626">
    <w:abstractNumId w:val="52"/>
  </w:num>
  <w:num w:numId="14" w16cid:durableId="1745641219">
    <w:abstractNumId w:val="23"/>
  </w:num>
  <w:num w:numId="15" w16cid:durableId="644431323">
    <w:abstractNumId w:val="21"/>
  </w:num>
  <w:num w:numId="16" w16cid:durableId="2103332459">
    <w:abstractNumId w:val="26"/>
  </w:num>
  <w:num w:numId="17" w16cid:durableId="127403535">
    <w:abstractNumId w:val="16"/>
  </w:num>
  <w:num w:numId="18" w16cid:durableId="515122230">
    <w:abstractNumId w:val="61"/>
  </w:num>
  <w:num w:numId="19" w16cid:durableId="1187133733">
    <w:abstractNumId w:val="6"/>
  </w:num>
  <w:num w:numId="20" w16cid:durableId="397166638">
    <w:abstractNumId w:val="35"/>
  </w:num>
  <w:num w:numId="21" w16cid:durableId="1218928919">
    <w:abstractNumId w:val="62"/>
  </w:num>
  <w:num w:numId="22" w16cid:durableId="1321537108">
    <w:abstractNumId w:val="48"/>
  </w:num>
  <w:num w:numId="23" w16cid:durableId="739055995">
    <w:abstractNumId w:val="29"/>
  </w:num>
  <w:num w:numId="24" w16cid:durableId="96491471">
    <w:abstractNumId w:val="63"/>
  </w:num>
  <w:num w:numId="25" w16cid:durableId="1047297601">
    <w:abstractNumId w:val="40"/>
  </w:num>
  <w:num w:numId="26" w16cid:durableId="1817213096">
    <w:abstractNumId w:val="1"/>
  </w:num>
  <w:num w:numId="27" w16cid:durableId="230770687">
    <w:abstractNumId w:val="27"/>
  </w:num>
  <w:num w:numId="28" w16cid:durableId="260648926">
    <w:abstractNumId w:val="33"/>
  </w:num>
  <w:num w:numId="29" w16cid:durableId="82649411">
    <w:abstractNumId w:val="42"/>
  </w:num>
  <w:num w:numId="30" w16cid:durableId="1463377346">
    <w:abstractNumId w:val="13"/>
  </w:num>
  <w:num w:numId="31" w16cid:durableId="88083613">
    <w:abstractNumId w:val="55"/>
  </w:num>
  <w:num w:numId="32" w16cid:durableId="1482120182">
    <w:abstractNumId w:val="30"/>
  </w:num>
  <w:num w:numId="33" w16cid:durableId="1845198131">
    <w:abstractNumId w:val="11"/>
  </w:num>
  <w:num w:numId="34" w16cid:durableId="1739791526">
    <w:abstractNumId w:val="18"/>
  </w:num>
  <w:num w:numId="35" w16cid:durableId="2014918875">
    <w:abstractNumId w:val="51"/>
  </w:num>
  <w:num w:numId="36" w16cid:durableId="1877815013">
    <w:abstractNumId w:val="65"/>
  </w:num>
  <w:num w:numId="37" w16cid:durableId="338242537">
    <w:abstractNumId w:val="37"/>
  </w:num>
  <w:num w:numId="38" w16cid:durableId="848494900">
    <w:abstractNumId w:val="12"/>
  </w:num>
  <w:num w:numId="39" w16cid:durableId="546264390">
    <w:abstractNumId w:val="24"/>
  </w:num>
  <w:num w:numId="40" w16cid:durableId="2076540898">
    <w:abstractNumId w:val="0"/>
  </w:num>
  <w:num w:numId="41" w16cid:durableId="1757046187">
    <w:abstractNumId w:val="22"/>
  </w:num>
  <w:num w:numId="42" w16cid:durableId="1242830632">
    <w:abstractNumId w:val="4"/>
  </w:num>
  <w:num w:numId="43" w16cid:durableId="974411544">
    <w:abstractNumId w:val="19"/>
  </w:num>
  <w:num w:numId="44" w16cid:durableId="2037922519">
    <w:abstractNumId w:val="64"/>
  </w:num>
  <w:num w:numId="45" w16cid:durableId="1228876071">
    <w:abstractNumId w:val="58"/>
  </w:num>
  <w:num w:numId="46" w16cid:durableId="497161906">
    <w:abstractNumId w:val="49"/>
  </w:num>
  <w:num w:numId="47" w16cid:durableId="1309745791">
    <w:abstractNumId w:val="20"/>
  </w:num>
  <w:num w:numId="48" w16cid:durableId="1057751642">
    <w:abstractNumId w:val="53"/>
  </w:num>
  <w:num w:numId="49" w16cid:durableId="1132754018">
    <w:abstractNumId w:val="25"/>
  </w:num>
  <w:num w:numId="50" w16cid:durableId="1643802995">
    <w:abstractNumId w:val="7"/>
  </w:num>
  <w:num w:numId="51" w16cid:durableId="565839621">
    <w:abstractNumId w:val="56"/>
  </w:num>
  <w:num w:numId="52" w16cid:durableId="73095268">
    <w:abstractNumId w:val="43"/>
  </w:num>
  <w:num w:numId="53" w16cid:durableId="1895920499">
    <w:abstractNumId w:val="39"/>
  </w:num>
  <w:num w:numId="54" w16cid:durableId="1099060135">
    <w:abstractNumId w:val="66"/>
  </w:num>
  <w:num w:numId="55" w16cid:durableId="753744105">
    <w:abstractNumId w:val="8"/>
  </w:num>
  <w:num w:numId="56" w16cid:durableId="1190292576">
    <w:abstractNumId w:val="46"/>
  </w:num>
  <w:num w:numId="57" w16cid:durableId="1247425122">
    <w:abstractNumId w:val="32"/>
  </w:num>
  <w:num w:numId="58" w16cid:durableId="679741617">
    <w:abstractNumId w:val="9"/>
  </w:num>
  <w:num w:numId="59" w16cid:durableId="640383685">
    <w:abstractNumId w:val="5"/>
  </w:num>
  <w:num w:numId="60" w16cid:durableId="1856535260">
    <w:abstractNumId w:val="44"/>
  </w:num>
  <w:num w:numId="61" w16cid:durableId="67309311">
    <w:abstractNumId w:val="2"/>
  </w:num>
  <w:num w:numId="62" w16cid:durableId="879588643">
    <w:abstractNumId w:val="3"/>
  </w:num>
  <w:num w:numId="63" w16cid:durableId="1072046678">
    <w:abstractNumId w:val="57"/>
  </w:num>
  <w:num w:numId="64" w16cid:durableId="1475946100">
    <w:abstractNumId w:val="59"/>
  </w:num>
  <w:num w:numId="65" w16cid:durableId="1959942911">
    <w:abstractNumId w:val="36"/>
  </w:num>
  <w:num w:numId="66" w16cid:durableId="1381779946">
    <w:abstractNumId w:val="38"/>
  </w:num>
  <w:num w:numId="67" w16cid:durableId="1365401317">
    <w:abstractNumId w:val="31"/>
  </w:num>
  <w:num w:numId="68" w16cid:durableId="308049497">
    <w:abstractNumId w:val="67"/>
  </w:num>
  <w:num w:numId="69" w16cid:durableId="1472822542">
    <w:abstractNumId w:val="50"/>
  </w:num>
  <w:num w:numId="70" w16cid:durableId="1257516525">
    <w:abstractNumId w:val="1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B73F9"/>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15B"/>
    <w:rsid w:val="00101487"/>
    <w:rsid w:val="00102426"/>
    <w:rsid w:val="00104219"/>
    <w:rsid w:val="00104C29"/>
    <w:rsid w:val="00106DAC"/>
    <w:rsid w:val="00107867"/>
    <w:rsid w:val="00110F16"/>
    <w:rsid w:val="001122DF"/>
    <w:rsid w:val="001123E9"/>
    <w:rsid w:val="00114082"/>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67783"/>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3FC9"/>
    <w:rsid w:val="001D4473"/>
    <w:rsid w:val="001D62CF"/>
    <w:rsid w:val="001E4C98"/>
    <w:rsid w:val="001E588D"/>
    <w:rsid w:val="001E7331"/>
    <w:rsid w:val="001E76A0"/>
    <w:rsid w:val="001F0264"/>
    <w:rsid w:val="001F093E"/>
    <w:rsid w:val="001F3154"/>
    <w:rsid w:val="001F6DFD"/>
    <w:rsid w:val="001F6E12"/>
    <w:rsid w:val="0020072B"/>
    <w:rsid w:val="002017D8"/>
    <w:rsid w:val="00201A1D"/>
    <w:rsid w:val="00203476"/>
    <w:rsid w:val="00204FBA"/>
    <w:rsid w:val="002056D6"/>
    <w:rsid w:val="002130FB"/>
    <w:rsid w:val="00215C55"/>
    <w:rsid w:val="00216831"/>
    <w:rsid w:val="002211BF"/>
    <w:rsid w:val="00224361"/>
    <w:rsid w:val="002244CD"/>
    <w:rsid w:val="002247DF"/>
    <w:rsid w:val="00224FBD"/>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269ED"/>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3356"/>
    <w:rsid w:val="0047516E"/>
    <w:rsid w:val="00483875"/>
    <w:rsid w:val="00486AC6"/>
    <w:rsid w:val="004927C2"/>
    <w:rsid w:val="004932AB"/>
    <w:rsid w:val="00494395"/>
    <w:rsid w:val="0049691A"/>
    <w:rsid w:val="004A15F0"/>
    <w:rsid w:val="004A2B0A"/>
    <w:rsid w:val="004A3E08"/>
    <w:rsid w:val="004A4C75"/>
    <w:rsid w:val="004A6CBE"/>
    <w:rsid w:val="004B0572"/>
    <w:rsid w:val="004B0DC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267"/>
    <w:rsid w:val="00546754"/>
    <w:rsid w:val="005468BD"/>
    <w:rsid w:val="00555610"/>
    <w:rsid w:val="005622D2"/>
    <w:rsid w:val="00562368"/>
    <w:rsid w:val="0056341E"/>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3941"/>
    <w:rsid w:val="005C4923"/>
    <w:rsid w:val="005C6C98"/>
    <w:rsid w:val="005D1231"/>
    <w:rsid w:val="005D2DE3"/>
    <w:rsid w:val="005D66AA"/>
    <w:rsid w:val="005E0BAD"/>
    <w:rsid w:val="005E1FAD"/>
    <w:rsid w:val="005E27AF"/>
    <w:rsid w:val="005E34C0"/>
    <w:rsid w:val="005E4656"/>
    <w:rsid w:val="005E47B1"/>
    <w:rsid w:val="005E5CDA"/>
    <w:rsid w:val="005E61E1"/>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397"/>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36F6"/>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191E"/>
    <w:rsid w:val="00901FC4"/>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B4B"/>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A6D80"/>
    <w:rsid w:val="009B026B"/>
    <w:rsid w:val="009B1011"/>
    <w:rsid w:val="009B10B4"/>
    <w:rsid w:val="009B12A5"/>
    <w:rsid w:val="009B53C8"/>
    <w:rsid w:val="009B62B0"/>
    <w:rsid w:val="009B7FA1"/>
    <w:rsid w:val="009C0BAD"/>
    <w:rsid w:val="009C1E0A"/>
    <w:rsid w:val="009C4097"/>
    <w:rsid w:val="009C4CAD"/>
    <w:rsid w:val="009C7D0E"/>
    <w:rsid w:val="009D10C7"/>
    <w:rsid w:val="009D1958"/>
    <w:rsid w:val="009D3547"/>
    <w:rsid w:val="009D42AB"/>
    <w:rsid w:val="009D42B2"/>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1B49"/>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4860"/>
    <w:rsid w:val="00AA7696"/>
    <w:rsid w:val="00AA78CD"/>
    <w:rsid w:val="00AB2F31"/>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075B9"/>
    <w:rsid w:val="00B1076F"/>
    <w:rsid w:val="00B10CDB"/>
    <w:rsid w:val="00B127C7"/>
    <w:rsid w:val="00B13212"/>
    <w:rsid w:val="00B13B7F"/>
    <w:rsid w:val="00B151B0"/>
    <w:rsid w:val="00B17E46"/>
    <w:rsid w:val="00B226F9"/>
    <w:rsid w:val="00B2372B"/>
    <w:rsid w:val="00B308B3"/>
    <w:rsid w:val="00B31322"/>
    <w:rsid w:val="00B31656"/>
    <w:rsid w:val="00B35CCA"/>
    <w:rsid w:val="00B36367"/>
    <w:rsid w:val="00B37A28"/>
    <w:rsid w:val="00B37B43"/>
    <w:rsid w:val="00B44A1F"/>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114D"/>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25D51"/>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EF6DC6"/>
    <w:rsid w:val="00F02497"/>
    <w:rsid w:val="00F035FA"/>
    <w:rsid w:val="00F039CD"/>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B786F"/>
    <w:rsid w:val="00FC0232"/>
    <w:rsid w:val="00FC1855"/>
    <w:rsid w:val="00FC56BA"/>
    <w:rsid w:val="00FC6250"/>
    <w:rsid w:val="00FC720F"/>
    <w:rsid w:val="00FC748B"/>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nd/4.0/" TargetMode="Externa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2.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1683C5-22BD-4AB1-B6B0-A2457D2E3A51}">
  <ds:schemaRefs>
    <ds:schemaRef ds:uri="http://schemas.microsoft.com/sharepoint/v3/contenttype/forms"/>
  </ds:schemaRefs>
</ds:datastoreItem>
</file>

<file path=customXml/itemProps4.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6946</Words>
  <Characters>39593</Characters>
  <Application>Microsoft Office Word</Application>
  <DocSecurity>0</DocSecurity>
  <Lines>329</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15</cp:revision>
  <cp:lastPrinted>2024-10-03T17:17:00Z</cp:lastPrinted>
  <dcterms:created xsi:type="dcterms:W3CDTF">2024-11-27T08:24:00Z</dcterms:created>
  <dcterms:modified xsi:type="dcterms:W3CDTF">2024-12-18T19:26:00Z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