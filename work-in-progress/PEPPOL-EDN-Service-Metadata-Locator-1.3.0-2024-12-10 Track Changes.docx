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97849717"/>
        <w:docPartObj>
          <w:docPartGallery w:val="Cover Pages"/>
          <w:docPartUnique/>
        </w:docPartObj>
      </w:sdtPr>
      <w:sdtContent>
        <w:p w14:paraId="395C0C1B" w14:textId="1DAA78D3" w:rsidR="008833B4" w:rsidRPr="001227CD" w:rsidRDefault="008833B4" w:rsidP="00EC413E">
          <w:pPr>
            <w:suppressLineNumbers/>
            <w:tabs>
              <w:tab w:val="left" w:pos="5836"/>
            </w:tabs>
          </w:pPr>
          <w:r w:rsidRPr="001227CD">
            <w:rPr>
              <w:noProof/>
              <w:lang w:val="el-GR" w:eastAsia="el-GR"/>
            </w:rPr>
            <w:drawing>
              <wp:anchor distT="0" distB="0" distL="114300" distR="114300" simplePos="0" relativeHeight="251658239" behindDoc="1" locked="0" layoutInCell="1" allowOverlap="1" wp14:anchorId="0369108D" wp14:editId="047F7648">
                <wp:simplePos x="0" y="0"/>
                <wp:positionH relativeFrom="page">
                  <wp:posOffset>0</wp:posOffset>
                </wp:positionH>
                <wp:positionV relativeFrom="page">
                  <wp:posOffset>0</wp:posOffset>
                </wp:positionV>
                <wp:extent cx="7556400" cy="10688400"/>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56400" cy="10688400"/>
                        </a:xfrm>
                        <a:prstGeom prst="rect">
                          <a:avLst/>
                        </a:prstGeom>
                      </pic:spPr>
                    </pic:pic>
                  </a:graphicData>
                </a:graphic>
                <wp14:sizeRelH relativeFrom="page">
                  <wp14:pctWidth>0</wp14:pctWidth>
                </wp14:sizeRelH>
                <wp14:sizeRelV relativeFrom="page">
                  <wp14:pctHeight>0</wp14:pctHeight>
                </wp14:sizeRelV>
              </wp:anchor>
            </w:drawing>
          </w:r>
          <w:r w:rsidR="00351CC6" w:rsidRPr="001227CD">
            <w:tab/>
          </w:r>
        </w:p>
        <w:p w14:paraId="3B9A3940" w14:textId="5C59E182" w:rsidR="008833B4" w:rsidRPr="001227CD" w:rsidRDefault="004C7100">
          <w:r w:rsidRPr="001227CD">
            <w:rPr>
              <w:noProof/>
              <w:lang w:val="el-GR" w:eastAsia="el-GR"/>
            </w:rPr>
            <mc:AlternateContent>
              <mc:Choice Requires="wps">
                <w:drawing>
                  <wp:anchor distT="0" distB="0" distL="114300" distR="114300" simplePos="0" relativeHeight="251663360" behindDoc="0" locked="0" layoutInCell="1" allowOverlap="1" wp14:anchorId="378DADF3" wp14:editId="311B5F25">
                    <wp:simplePos x="0" y="0"/>
                    <wp:positionH relativeFrom="column">
                      <wp:posOffset>166255</wp:posOffset>
                    </wp:positionH>
                    <wp:positionV relativeFrom="paragraph">
                      <wp:posOffset>2496915</wp:posOffset>
                    </wp:positionV>
                    <wp:extent cx="5511800" cy="3711388"/>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5511800" cy="3711388"/>
                            </a:xfrm>
                            <a:prstGeom prst="rect">
                              <a:avLst/>
                            </a:prstGeom>
                            <a:noFill/>
                            <a:ln w="6350">
                              <a:noFill/>
                            </a:ln>
                          </wps:spPr>
                          <wps:txbx>
                            <w:txbxContent>
                              <w:p w14:paraId="68526633" w14:textId="789CD1C5" w:rsidR="005F6B0C" w:rsidRPr="00293608" w:rsidRDefault="00DD588A" w:rsidP="006B0826">
                                <w:pPr>
                                  <w:pStyle w:val="PDocTitle"/>
                                  <w:rPr>
                                    <w:szCs w:val="64"/>
                                  </w:rPr>
                                </w:pPr>
                                <w:r w:rsidRPr="00DD588A">
                                  <w:rPr>
                                    <w:szCs w:val="64"/>
                                  </w:rPr>
                                  <w:t>Service Metadata Locator (SML)</w:t>
                                </w:r>
                              </w:p>
                              <w:p w14:paraId="6E262CB6" w14:textId="77777777" w:rsidR="003D37FC" w:rsidRPr="00293608" w:rsidRDefault="003D37FC" w:rsidP="007A7F5F">
                                <w:pPr>
                                  <w:pStyle w:val="PDocSubtitle"/>
                                  <w:rPr>
                                    <w:szCs w:val="48"/>
                                  </w:rPr>
                                </w:pPr>
                              </w:p>
                              <w:p w14:paraId="7125DA73" w14:textId="77777777" w:rsidR="003D37FC" w:rsidRPr="00293608" w:rsidRDefault="003D37FC" w:rsidP="007A7F5F">
                                <w:pPr>
                                  <w:pStyle w:val="PDocSubtitle"/>
                                  <w:rPr>
                                    <w:szCs w:val="48"/>
                                  </w:rPr>
                                </w:pPr>
                              </w:p>
                              <w:p w14:paraId="77091808" w14:textId="48D2D789" w:rsidR="00742160" w:rsidRPr="00293608" w:rsidRDefault="00566A1A" w:rsidP="00566A1A">
                                <w:pPr>
                                  <w:pStyle w:val="PDocSubtitle"/>
                                  <w:rPr>
                                    <w:sz w:val="36"/>
                                    <w:szCs w:val="36"/>
                                  </w:rPr>
                                </w:pPr>
                                <w:r w:rsidRPr="00293608">
                                  <w:rPr>
                                    <w:sz w:val="36"/>
                                    <w:szCs w:val="36"/>
                                  </w:rPr>
                                  <w:t>Status:</w:t>
                                </w:r>
                                <w:r w:rsidR="00335E2E">
                                  <w:rPr>
                                    <w:sz w:val="36"/>
                                    <w:szCs w:val="36"/>
                                  </w:rPr>
                                  <w:t xml:space="preserve"> </w:t>
                                </w:r>
                                <w:del w:id="0" w:author="PH" w:date="2024-11-11T22:29:00Z" w16du:dateUtc="2024-11-11T21:29:00Z">
                                  <w:r w:rsidR="00B13212" w:rsidDel="00631BA1">
                                    <w:rPr>
                                      <w:sz w:val="36"/>
                                      <w:szCs w:val="36"/>
                                    </w:rPr>
                                    <w:delText>In use</w:delText>
                                  </w:r>
                                </w:del>
                                <w:ins w:id="1" w:author="PH" w:date="2024-12-18T20:32:00Z" w16du:dateUtc="2024-12-18T19:32:00Z">
                                  <w:r w:rsidR="00952D2F">
                                    <w:rPr>
                                      <w:sz w:val="36"/>
                                      <w:szCs w:val="36"/>
                                    </w:rPr>
                                    <w:t xml:space="preserve">Public Review </w:t>
                                  </w:r>
                                </w:ins>
                                <w:ins w:id="2" w:author="PH" w:date="2024-11-11T22:29:00Z" w16du:dateUtc="2024-11-11T21:29:00Z">
                                  <w:r w:rsidR="00631BA1">
                                    <w:rPr>
                                      <w:sz w:val="36"/>
                                      <w:szCs w:val="36"/>
                                    </w:rPr>
                                    <w:t>Draft</w:t>
                                  </w:r>
                                </w:ins>
                                <w:r w:rsidR="00742160" w:rsidRPr="00293608">
                                  <w:rPr>
                                    <w:sz w:val="36"/>
                                    <w:szCs w:val="36"/>
                                  </w:rPr>
                                  <w:t xml:space="preserve"> - Version: </w:t>
                                </w:r>
                                <w:r w:rsidR="00DD588A">
                                  <w:rPr>
                                    <w:sz w:val="36"/>
                                    <w:szCs w:val="36"/>
                                  </w:rPr>
                                  <w:t>1</w:t>
                                </w:r>
                                <w:r w:rsidR="00B13212">
                                  <w:rPr>
                                    <w:sz w:val="36"/>
                                    <w:szCs w:val="36"/>
                                  </w:rPr>
                                  <w:t>.</w:t>
                                </w:r>
                                <w:r w:rsidR="00631BA1">
                                  <w:rPr>
                                    <w:sz w:val="36"/>
                                    <w:szCs w:val="36"/>
                                  </w:rPr>
                                  <w:t>3</w:t>
                                </w:r>
                                <w:r w:rsidR="00B13212">
                                  <w:rPr>
                                    <w:sz w:val="36"/>
                                    <w:szCs w:val="36"/>
                                  </w:rPr>
                                  <w:t>.0</w:t>
                                </w:r>
                              </w:p>
                              <w:p w14:paraId="78EF9452" w14:textId="4A8E5727" w:rsidR="003D6B6C" w:rsidRPr="003D37FC" w:rsidRDefault="003D6B6C" w:rsidP="00566A1A">
                                <w:pPr>
                                  <w:pStyle w:val="PDocSubtitle"/>
                                  <w:rPr>
                                    <w:sz w:val="36"/>
                                    <w:szCs w:val="36"/>
                                  </w:rPr>
                                </w:pPr>
                                <w:r w:rsidRPr="00293608">
                                  <w:rPr>
                                    <w:sz w:val="36"/>
                                    <w:szCs w:val="36"/>
                                  </w:rPr>
                                  <w:t xml:space="preserve">Last updated: </w:t>
                                </w:r>
                                <w:r w:rsidR="00410C5C" w:rsidRPr="00AC3F33">
                                  <w:rPr>
                                    <w:sz w:val="36"/>
                                    <w:szCs w:val="36"/>
                                  </w:rPr>
                                  <w:t>20</w:t>
                                </w:r>
                                <w:r w:rsidR="003627F1" w:rsidRPr="00AC3F33">
                                  <w:rPr>
                                    <w:sz w:val="36"/>
                                    <w:szCs w:val="36"/>
                                  </w:rPr>
                                  <w:t>24</w:t>
                                </w:r>
                                <w:r w:rsidR="00B13212">
                                  <w:rPr>
                                    <w:sz w:val="36"/>
                                    <w:szCs w:val="36"/>
                                  </w:rPr>
                                  <w:t>-</w:t>
                                </w:r>
                                <w:del w:id="3" w:author="PH" w:date="2024-12-10T09:10:00Z" w16du:dateUtc="2024-12-10T08:10:00Z">
                                  <w:r w:rsidR="00E951F2" w:rsidDel="0090191E">
                                    <w:rPr>
                                      <w:sz w:val="36"/>
                                      <w:szCs w:val="36"/>
                                    </w:rPr>
                                    <w:delText>1</w:delText>
                                  </w:r>
                                  <w:r w:rsidR="00DD588A" w:rsidDel="0090191E">
                                    <w:rPr>
                                      <w:sz w:val="36"/>
                                      <w:szCs w:val="36"/>
                                    </w:rPr>
                                    <w:delText>1</w:delText>
                                  </w:r>
                                  <w:r w:rsidR="00B13212" w:rsidDel="0090191E">
                                    <w:rPr>
                                      <w:sz w:val="36"/>
                                      <w:szCs w:val="36"/>
                                    </w:rPr>
                                    <w:delText>-</w:delText>
                                  </w:r>
                                </w:del>
                                <w:del w:id="4" w:author="PH" w:date="2024-11-25T22:46:00Z" w16du:dateUtc="2024-11-25T21:46:00Z">
                                  <w:r w:rsidR="00DD588A" w:rsidDel="00224FBD">
                                    <w:rPr>
                                      <w:sz w:val="36"/>
                                      <w:szCs w:val="36"/>
                                    </w:rPr>
                                    <w:delText>11</w:delText>
                                  </w:r>
                                </w:del>
                                <w:ins w:id="5" w:author="PH" w:date="2024-12-10T09:10:00Z" w16du:dateUtc="2024-12-10T08:10:00Z">
                                  <w:r w:rsidR="0090191E">
                                    <w:rPr>
                                      <w:sz w:val="36"/>
                                      <w:szCs w:val="36"/>
                                    </w:rPr>
                                    <w:t>12-10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8DADF3" id="_x0000_t202" coordsize="21600,21600" o:spt="202" path="m,l,21600r21600,l21600,xe">
                    <v:stroke joinstyle="miter"/>
                    <v:path gradientshapeok="t" o:connecttype="rect"/>
                  </v:shapetype>
                  <v:shape id="Text Box 2" o:spid="_x0000_s1026" type="#_x0000_t202" style="position:absolute;margin-left:13.1pt;margin-top:196.6pt;width:434pt;height:29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" filled="f" stroked="f" strokeweight=".5pt">
                    <v:textbox>
                      <w:txbxContent>
                        <w:p w14:paraId="68526633" w14:textId="789CD1C5" w:rsidR="005F6B0C" w:rsidRPr="00293608" w:rsidRDefault="00DD588A" w:rsidP="006B0826">
                          <w:pPr>
                            <w:pStyle w:val="PDocTitle"/>
                            <w:rPr>
                              <w:szCs w:val="64"/>
                            </w:rPr>
                          </w:pPr>
                          <w:r w:rsidRPr="00DD588A">
                            <w:rPr>
                              <w:szCs w:val="64"/>
                            </w:rPr>
                            <w:t>Service Metadata Locator (SML)</w:t>
                          </w:r>
                        </w:p>
                        <w:p w14:paraId="6E262CB6" w14:textId="77777777" w:rsidR="003D37FC" w:rsidRPr="00293608" w:rsidRDefault="003D37FC" w:rsidP="007A7F5F">
                          <w:pPr>
                            <w:pStyle w:val="PDocSubtitle"/>
                            <w:rPr>
                              <w:szCs w:val="48"/>
                            </w:rPr>
                          </w:pPr>
                        </w:p>
                        <w:p w14:paraId="7125DA73" w14:textId="77777777" w:rsidR="003D37FC" w:rsidRPr="00293608" w:rsidRDefault="003D37FC" w:rsidP="007A7F5F">
                          <w:pPr>
                            <w:pStyle w:val="PDocSubtitle"/>
                            <w:rPr>
                              <w:szCs w:val="48"/>
                            </w:rPr>
                          </w:pPr>
                        </w:p>
                        <w:p w14:paraId="77091808" w14:textId="48D2D789" w:rsidR="00742160" w:rsidRPr="00293608" w:rsidRDefault="00566A1A" w:rsidP="00566A1A">
                          <w:pPr>
                            <w:pStyle w:val="PDocSubtitle"/>
                            <w:rPr>
                              <w:sz w:val="36"/>
                              <w:szCs w:val="36"/>
                            </w:rPr>
                          </w:pPr>
                          <w:r w:rsidRPr="00293608">
                            <w:rPr>
                              <w:sz w:val="36"/>
                              <w:szCs w:val="36"/>
                            </w:rPr>
                            <w:t>Status:</w:t>
                          </w:r>
                          <w:r w:rsidR="00335E2E">
                            <w:rPr>
                              <w:sz w:val="36"/>
                              <w:szCs w:val="36"/>
                            </w:rPr>
                            <w:t xml:space="preserve"> </w:t>
                          </w:r>
                          <w:del w:id="6" w:author="PH" w:date="2024-11-11T22:29:00Z" w16du:dateUtc="2024-11-11T21:29:00Z">
                            <w:r w:rsidR="00B13212" w:rsidDel="00631BA1">
                              <w:rPr>
                                <w:sz w:val="36"/>
                                <w:szCs w:val="36"/>
                              </w:rPr>
                              <w:delText>In use</w:delText>
                            </w:r>
                          </w:del>
                          <w:ins w:id="7" w:author="PH" w:date="2024-12-18T20:32:00Z" w16du:dateUtc="2024-12-18T19:32:00Z">
                            <w:r w:rsidR="00952D2F">
                              <w:rPr>
                                <w:sz w:val="36"/>
                                <w:szCs w:val="36"/>
                              </w:rPr>
                              <w:t xml:space="preserve">Public Review </w:t>
                            </w:r>
                          </w:ins>
                          <w:ins w:id="8" w:author="PH" w:date="2024-11-11T22:29:00Z" w16du:dateUtc="2024-11-11T21:29:00Z">
                            <w:r w:rsidR="00631BA1">
                              <w:rPr>
                                <w:sz w:val="36"/>
                                <w:szCs w:val="36"/>
                              </w:rPr>
                              <w:t>Draft</w:t>
                            </w:r>
                          </w:ins>
                          <w:r w:rsidR="00742160" w:rsidRPr="00293608">
                            <w:rPr>
                              <w:sz w:val="36"/>
                              <w:szCs w:val="36"/>
                            </w:rPr>
                            <w:t xml:space="preserve"> - Version: </w:t>
                          </w:r>
                          <w:r w:rsidR="00DD588A">
                            <w:rPr>
                              <w:sz w:val="36"/>
                              <w:szCs w:val="36"/>
                            </w:rPr>
                            <w:t>1</w:t>
                          </w:r>
                          <w:r w:rsidR="00B13212">
                            <w:rPr>
                              <w:sz w:val="36"/>
                              <w:szCs w:val="36"/>
                            </w:rPr>
                            <w:t>.</w:t>
                          </w:r>
                          <w:r w:rsidR="00631BA1">
                            <w:rPr>
                              <w:sz w:val="36"/>
                              <w:szCs w:val="36"/>
                            </w:rPr>
                            <w:t>3</w:t>
                          </w:r>
                          <w:r w:rsidR="00B13212">
                            <w:rPr>
                              <w:sz w:val="36"/>
                              <w:szCs w:val="36"/>
                            </w:rPr>
                            <w:t>.0</w:t>
                          </w:r>
                        </w:p>
                        <w:p w14:paraId="78EF9452" w14:textId="4A8E5727" w:rsidR="003D6B6C" w:rsidRPr="003D37FC" w:rsidRDefault="003D6B6C" w:rsidP="00566A1A">
                          <w:pPr>
                            <w:pStyle w:val="PDocSubtitle"/>
                            <w:rPr>
                              <w:sz w:val="36"/>
                              <w:szCs w:val="36"/>
                            </w:rPr>
                          </w:pPr>
                          <w:r w:rsidRPr="00293608">
                            <w:rPr>
                              <w:sz w:val="36"/>
                              <w:szCs w:val="36"/>
                            </w:rPr>
                            <w:t xml:space="preserve">Last updated: </w:t>
                          </w:r>
                          <w:r w:rsidR="00410C5C" w:rsidRPr="00AC3F33">
                            <w:rPr>
                              <w:sz w:val="36"/>
                              <w:szCs w:val="36"/>
                            </w:rPr>
                            <w:t>20</w:t>
                          </w:r>
                          <w:r w:rsidR="003627F1" w:rsidRPr="00AC3F33">
                            <w:rPr>
                              <w:sz w:val="36"/>
                              <w:szCs w:val="36"/>
                            </w:rPr>
                            <w:t>24</w:t>
                          </w:r>
                          <w:r w:rsidR="00B13212">
                            <w:rPr>
                              <w:sz w:val="36"/>
                              <w:szCs w:val="36"/>
                            </w:rPr>
                            <w:t>-</w:t>
                          </w:r>
                          <w:del w:id="9" w:author="PH" w:date="2024-12-10T09:10:00Z" w16du:dateUtc="2024-12-10T08:10:00Z">
                            <w:r w:rsidR="00E951F2" w:rsidDel="0090191E">
                              <w:rPr>
                                <w:sz w:val="36"/>
                                <w:szCs w:val="36"/>
                              </w:rPr>
                              <w:delText>1</w:delText>
                            </w:r>
                            <w:r w:rsidR="00DD588A" w:rsidDel="0090191E">
                              <w:rPr>
                                <w:sz w:val="36"/>
                                <w:szCs w:val="36"/>
                              </w:rPr>
                              <w:delText>1</w:delText>
                            </w:r>
                            <w:r w:rsidR="00B13212" w:rsidDel="0090191E">
                              <w:rPr>
                                <w:sz w:val="36"/>
                                <w:szCs w:val="36"/>
                              </w:rPr>
                              <w:delText>-</w:delText>
                            </w:r>
                          </w:del>
                          <w:del w:id="10" w:author="PH" w:date="2024-11-25T22:46:00Z" w16du:dateUtc="2024-11-25T21:46:00Z">
                            <w:r w:rsidR="00DD588A" w:rsidDel="00224FBD">
                              <w:rPr>
                                <w:sz w:val="36"/>
                                <w:szCs w:val="36"/>
                              </w:rPr>
                              <w:delText>11</w:delText>
                            </w:r>
                          </w:del>
                          <w:ins w:id="11" w:author="PH" w:date="2024-12-10T09:10:00Z" w16du:dateUtc="2024-12-10T08:10:00Z">
                            <w:r w:rsidR="0090191E">
                              <w:rPr>
                                <w:sz w:val="36"/>
                                <w:szCs w:val="36"/>
                              </w:rPr>
                              <w:t>12-10</w:t>
                            </w:r>
                          </w:ins>
                        </w:p>
                      </w:txbxContent>
                    </v:textbox>
                  </v:shape>
                </w:pict>
              </mc:Fallback>
            </mc:AlternateContent>
          </w:r>
          <w:r w:rsidR="008833B4" w:rsidRPr="001227CD">
            <w:rPr>
              <w:noProof/>
              <w:lang w:val="el-GR" w:eastAsia="el-GR"/>
            </w:rPr>
            <mc:AlternateContent>
              <mc:Choice Requires="wpg">
                <w:drawing>
                  <wp:anchor distT="0" distB="0" distL="114300" distR="114300" simplePos="0" relativeHeight="251669504" behindDoc="0" locked="0" layoutInCell="1" allowOverlap="1" wp14:anchorId="4990A782" wp14:editId="7F2D1BA7">
                    <wp:simplePos x="0" y="0"/>
                    <wp:positionH relativeFrom="column">
                      <wp:posOffset>165735</wp:posOffset>
                    </wp:positionH>
                    <wp:positionV relativeFrom="paragraph">
                      <wp:posOffset>7496419</wp:posOffset>
                    </wp:positionV>
                    <wp:extent cx="3307590" cy="586265"/>
                    <wp:effectExtent l="0" t="0" r="0" b="0"/>
                    <wp:wrapNone/>
                    <wp:docPr id="6" name="Group 6"/>
                    <wp:cNvGraphicFramePr/>
                    <a:graphic xmlns:a="http://schemas.openxmlformats.org/drawingml/2006/main">
                      <a:graphicData uri="http://schemas.microsoft.com/office/word/2010/wordprocessingGroup">
                        <wpg:wgp>
                          <wpg:cNvGrpSpPr/>
                          <wpg:grpSpPr>
                            <a:xfrm>
                              <a:off x="0" y="0"/>
                              <a:ext cx="3307590" cy="586265"/>
                              <a:chOff x="0" y="0"/>
                              <a:chExt cx="3307590" cy="586265"/>
                            </a:xfrm>
                          </wpg:grpSpPr>
                          <wps:wsp>
                            <wps:cNvPr id="3" name="Text Box 3"/>
                            <wps:cNvSpPr txBox="1"/>
                            <wps:spPr>
                              <a:xfrm>
                                <a:off x="0" y="0"/>
                                <a:ext cx="1470040" cy="560015"/>
                              </a:xfrm>
                              <a:prstGeom prst="rect">
                                <a:avLst/>
                              </a:prstGeom>
                              <a:noFill/>
                              <a:ln w="6350">
                                <a:noFill/>
                              </a:ln>
                            </wps:spPr>
                            <wps:txbx>
                              <w:txbxContent>
                                <w:p w14:paraId="33301095" w14:textId="384AE95A" w:rsidR="005F6B0C" w:rsidRPr="003F4F79" w:rsidRDefault="005F6B0C" w:rsidP="008833B4">
                                  <w:pPr>
                                    <w:spacing w:line="240" w:lineRule="exact"/>
                                    <w:rPr>
                                      <w:b/>
                                      <w:bCs/>
                                      <w:color w:val="007AD7"/>
                                      <w:sz w:val="15"/>
                                      <w:szCs w:val="15"/>
                                    </w:rPr>
                                  </w:pPr>
                                  <w:r w:rsidRPr="003F4F79">
                                    <w:rPr>
                                      <w:b/>
                                      <w:bCs/>
                                      <w:color w:val="007AD7"/>
                                      <w:sz w:val="15"/>
                                      <w:szCs w:val="15"/>
                                    </w:rPr>
                                    <w:t>OpenPeppol AISBL</w:t>
                                  </w:r>
                                </w:p>
                                <w:p w14:paraId="55F8E58A" w14:textId="77777777" w:rsidR="005F6B0C" w:rsidRPr="003F4F79" w:rsidRDefault="005F6B0C" w:rsidP="008833B4">
                                  <w:pPr>
                                    <w:spacing w:line="240" w:lineRule="exact"/>
                                    <w:rPr>
                                      <w:color w:val="007AD7"/>
                                      <w:sz w:val="15"/>
                                      <w:szCs w:val="15"/>
                                    </w:rPr>
                                  </w:pPr>
                                  <w:r w:rsidRPr="003F4F79">
                                    <w:rPr>
                                      <w:color w:val="007AD7"/>
                                      <w:sz w:val="15"/>
                                      <w:szCs w:val="15"/>
                                    </w:rPr>
                                    <w:t>Rond-point Schuman 6, box 5</w:t>
                                  </w:r>
                                </w:p>
                                <w:p w14:paraId="605AD848" w14:textId="488ACEED" w:rsidR="005F6B0C" w:rsidRPr="003F4F79" w:rsidRDefault="005F6B0C" w:rsidP="008833B4">
                                  <w:pPr>
                                    <w:spacing w:line="240" w:lineRule="exact"/>
                                    <w:rPr>
                                      <w:color w:val="007AD7"/>
                                      <w:sz w:val="15"/>
                                      <w:szCs w:val="15"/>
                                    </w:rPr>
                                  </w:pPr>
                                  <w:r w:rsidRPr="003F4F79">
                                    <w:rPr>
                                      <w:color w:val="007AD7"/>
                                      <w:sz w:val="15"/>
                                      <w:szCs w:val="15"/>
                                    </w:rPr>
                                    <w:t>1040 Brussels Belgium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1837550" y="26250"/>
                                <a:ext cx="1470040" cy="560015"/>
                              </a:xfrm>
                              <a:prstGeom prst="rect">
                                <a:avLst/>
                              </a:prstGeom>
                              <a:noFill/>
                              <a:ln w="6350">
                                <a:noFill/>
                              </a:ln>
                            </wps:spPr>
                            <wps:txbx>
                              <w:txbxContent>
                                <w:p w14:paraId="73813006" w14:textId="77777777" w:rsidR="005F6B0C" w:rsidRPr="003F4F79" w:rsidRDefault="005F6B0C" w:rsidP="008833B4">
                                  <w:pPr>
                                    <w:spacing w:line="240" w:lineRule="exact"/>
                                    <w:rPr>
                                      <w:color w:val="007AD7"/>
                                      <w:sz w:val="15"/>
                                      <w:szCs w:val="15"/>
                                    </w:rPr>
                                  </w:pPr>
                                  <w:r w:rsidRPr="003F4F79">
                                    <w:rPr>
                                      <w:color w:val="007AD7"/>
                                      <w:sz w:val="15"/>
                                      <w:szCs w:val="15"/>
                                    </w:rPr>
                                    <w:t>info@peppol.eu</w:t>
                                  </w:r>
                                </w:p>
                                <w:p w14:paraId="3E1C3D6E" w14:textId="46B629C0" w:rsidR="005F6B0C" w:rsidRPr="003F4F79" w:rsidRDefault="005F6B0C" w:rsidP="008833B4">
                                  <w:pPr>
                                    <w:spacing w:line="240" w:lineRule="exact"/>
                                    <w:rPr>
                                      <w:color w:val="007AD7"/>
                                      <w:sz w:val="15"/>
                                      <w:szCs w:val="15"/>
                                    </w:rPr>
                                  </w:pPr>
                                  <w:r w:rsidRPr="003F4F79">
                                    <w:rPr>
                                      <w:color w:val="007AD7"/>
                                      <w:sz w:val="15"/>
                                      <w:szCs w:val="15"/>
                                    </w:rPr>
                                    <w:t>www.peppol.</w:t>
                                  </w:r>
                                  <w:r w:rsidR="00F035FA">
                                    <w:rPr>
                                      <w:color w:val="007AD7"/>
                                      <w:sz w:val="15"/>
                                      <w:szCs w:val="15"/>
                                    </w:rPr>
                                    <w:t>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Straight Connector 5"/>
                            <wps:cNvCnPr/>
                            <wps:spPr>
                              <a:xfrm>
                                <a:off x="1610044" y="91877"/>
                                <a:ext cx="0" cy="428762"/>
                              </a:xfrm>
                              <a:prstGeom prst="line">
                                <a:avLst/>
                              </a:prstGeom>
                              <a:ln>
                                <a:solidFill>
                                  <a:srgbClr val="3274BA"/>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990A782" id="Group 6" o:spid="_x0000_s1027" style="position:absolute;margin-left:13.05pt;margin-top:590.25pt;width:260.45pt;height:46.15pt;z-index:251669504" coordsize="33075,5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">
                    <v:shape id="Text Box 3" o:spid="_x0000_s1028" type="#_x0000_t202" style="position:absolute;width:14700;height: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33301095" w14:textId="384AE95A" w:rsidR="005F6B0C" w:rsidRPr="003F4F79" w:rsidRDefault="005F6B0C" w:rsidP="008833B4">
                            <w:pPr>
                              <w:spacing w:line="240" w:lineRule="exact"/>
                              <w:rPr>
                                <w:b/>
                                <w:bCs/>
                                <w:color w:val="007AD7"/>
                                <w:sz w:val="15"/>
                                <w:szCs w:val="15"/>
                              </w:rPr>
                            </w:pPr>
                            <w:r w:rsidRPr="003F4F79">
                              <w:rPr>
                                <w:b/>
                                <w:bCs/>
                                <w:color w:val="007AD7"/>
                                <w:sz w:val="15"/>
                                <w:szCs w:val="15"/>
                              </w:rPr>
                              <w:t>OpenPeppol AISBL</w:t>
                            </w:r>
                          </w:p>
                          <w:p w14:paraId="55F8E58A" w14:textId="77777777" w:rsidR="005F6B0C" w:rsidRPr="003F4F79" w:rsidRDefault="005F6B0C" w:rsidP="008833B4">
                            <w:pPr>
                              <w:spacing w:line="240" w:lineRule="exact"/>
                              <w:rPr>
                                <w:color w:val="007AD7"/>
                                <w:sz w:val="15"/>
                                <w:szCs w:val="15"/>
                              </w:rPr>
                            </w:pPr>
                            <w:r w:rsidRPr="003F4F79">
                              <w:rPr>
                                <w:color w:val="007AD7"/>
                                <w:sz w:val="15"/>
                                <w:szCs w:val="15"/>
                              </w:rPr>
                              <w:t>Rond-point Schuman 6, box 5</w:t>
                            </w:r>
                          </w:p>
                          <w:p w14:paraId="605AD848" w14:textId="488ACEED" w:rsidR="005F6B0C" w:rsidRPr="003F4F79" w:rsidRDefault="005F6B0C" w:rsidP="008833B4">
                            <w:pPr>
                              <w:spacing w:line="240" w:lineRule="exact"/>
                              <w:rPr>
                                <w:color w:val="007AD7"/>
                                <w:sz w:val="15"/>
                                <w:szCs w:val="15"/>
                              </w:rPr>
                            </w:pPr>
                            <w:r w:rsidRPr="003F4F79">
                              <w:rPr>
                                <w:color w:val="007AD7"/>
                                <w:sz w:val="15"/>
                                <w:szCs w:val="15"/>
                              </w:rPr>
                              <w:t>1040 Brussels Belgium</w:t>
                            </w:r>
                          </w:p>
                        </w:txbxContent>
                      </v:textbox>
                    </v:shape>
                    <v:shape id="Text Box 4" o:spid="_x0000_s1029" type="#_x0000_t202" style="position:absolute;left:18375;top:262;width:14700;height:5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73813006" w14:textId="77777777" w:rsidR="005F6B0C" w:rsidRPr="003F4F79" w:rsidRDefault="005F6B0C" w:rsidP="008833B4">
                            <w:pPr>
                              <w:spacing w:line="240" w:lineRule="exact"/>
                              <w:rPr>
                                <w:color w:val="007AD7"/>
                                <w:sz w:val="15"/>
                                <w:szCs w:val="15"/>
                              </w:rPr>
                            </w:pPr>
                            <w:r w:rsidRPr="003F4F79">
                              <w:rPr>
                                <w:color w:val="007AD7"/>
                                <w:sz w:val="15"/>
                                <w:szCs w:val="15"/>
                              </w:rPr>
                              <w:t>info@peppol.eu</w:t>
                            </w:r>
                          </w:p>
                          <w:p w14:paraId="3E1C3D6E" w14:textId="46B629C0" w:rsidR="005F6B0C" w:rsidRPr="003F4F79" w:rsidRDefault="005F6B0C" w:rsidP="008833B4">
                            <w:pPr>
                              <w:spacing w:line="240" w:lineRule="exact"/>
                              <w:rPr>
                                <w:color w:val="007AD7"/>
                                <w:sz w:val="15"/>
                                <w:szCs w:val="15"/>
                              </w:rPr>
                            </w:pPr>
                            <w:r w:rsidRPr="003F4F79">
                              <w:rPr>
                                <w:color w:val="007AD7"/>
                                <w:sz w:val="15"/>
                                <w:szCs w:val="15"/>
                              </w:rPr>
                              <w:t>www.peppol.</w:t>
                            </w:r>
                            <w:r w:rsidR="00F035FA">
                              <w:rPr>
                                <w:color w:val="007AD7"/>
                                <w:sz w:val="15"/>
                                <w:szCs w:val="15"/>
                              </w:rPr>
                              <w:t>org</w:t>
                            </w:r>
                          </w:p>
                        </w:txbxContent>
                      </v:textbox>
                    </v:shape>
                    <v:line id="Straight Connector 5" o:spid="_x0000_s1030" style="position:absolute;visibility:visible;mso-wrap-style:square" from="16100,918" to="16100,5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" strokecolor="#3274ba" strokeweight=".5pt">
                      <v:stroke joinstyle="miter"/>
                    </v:line>
                  </v:group>
                </w:pict>
              </mc:Fallback>
            </mc:AlternateContent>
          </w:r>
          <w:r w:rsidR="008833B4" w:rsidRPr="001227CD">
            <w:br w:type="page"/>
          </w:r>
        </w:p>
      </w:sdtContent>
    </w:sdt>
    <w:sdt>
      <w:sdtPr>
        <w:rPr>
          <w:rFonts w:asciiTheme="minorHAnsi" w:eastAsiaTheme="minorEastAsia" w:hAnsiTheme="minorHAnsi" w:cstheme="minorBidi"/>
          <w:b w:val="0"/>
          <w:color w:val="auto"/>
          <w:sz w:val="24"/>
          <w:szCs w:val="24"/>
          <w:lang w:val="en-GB"/>
        </w:rPr>
        <w:id w:val="-2143799084"/>
        <w:docPartObj>
          <w:docPartGallery w:val="Table of Contents"/>
          <w:docPartUnique/>
        </w:docPartObj>
      </w:sdtPr>
      <w:sdtEndPr>
        <w:rPr>
          <w:color w:val="00326D"/>
        </w:rPr>
      </w:sdtEndPr>
      <w:sdtContent>
        <w:p w14:paraId="37427159" w14:textId="77777777" w:rsidR="009E4AD5" w:rsidRPr="001227CD" w:rsidRDefault="009E4AD5" w:rsidP="009E4AD5">
          <w:pPr>
            <w:pStyle w:val="PTOCHeading"/>
            <w:rPr>
              <w:lang w:val="en-GB"/>
            </w:rPr>
          </w:pPr>
          <w:r w:rsidRPr="001227CD">
            <w:rPr>
              <w:lang w:val="en-GB"/>
            </w:rPr>
            <w:t>Table of Contents</w:t>
          </w:r>
        </w:p>
        <w:p w14:paraId="7AD0A226" w14:textId="18B0FF3F" w:rsidR="00901FC4" w:rsidRDefault="009E4AD5">
          <w:pPr>
            <w:pStyle w:val="Verzeichnis1"/>
            <w:tabs>
              <w:tab w:val="right" w:leader="dot" w:pos="9010"/>
            </w:tabs>
            <w:rPr>
              <w:ins w:id="12" w:author="PH" w:date="2024-11-27T18:59:00Z" w16du:dateUtc="2024-11-27T17:59:00Z"/>
              <w:rFonts w:asciiTheme="minorHAnsi" w:eastAsiaTheme="minorEastAsia" w:hAnsiTheme="minorHAnsi"/>
              <w:b w:val="0"/>
              <w:noProof/>
              <w:color w:val="auto"/>
              <w:kern w:val="2"/>
              <w:lang w:eastAsia="en-GB"/>
              <w14:ligatures w14:val="standardContextual"/>
            </w:rPr>
          </w:pPr>
          <w:r>
            <w:rPr>
              <w:bCs/>
            </w:rPr>
            <w:fldChar w:fldCharType="begin"/>
          </w:r>
          <w:r>
            <w:rPr>
              <w:bCs/>
            </w:rPr>
            <w:instrText xml:space="preserve"> TOC \o "1-5" \h \z \u </w:instrText>
          </w:r>
          <w:r>
            <w:rPr>
              <w:bCs/>
            </w:rPr>
            <w:fldChar w:fldCharType="separate"/>
          </w:r>
          <w:ins w:id="13" w:author="PH" w:date="2024-11-27T18:59:00Z" w16du:dateUtc="2024-11-27T17:59:00Z">
            <w:r w:rsidR="00901FC4" w:rsidRPr="00D44B2E">
              <w:rPr>
                <w:rStyle w:val="Hyperlink"/>
                <w:noProof/>
              </w:rPr>
              <w:fldChar w:fldCharType="begin"/>
            </w:r>
            <w:r w:rsidR="00901FC4" w:rsidRPr="00D44B2E">
              <w:rPr>
                <w:rStyle w:val="Hyperlink"/>
                <w:noProof/>
              </w:rPr>
              <w:instrText xml:space="preserve"> </w:instrText>
            </w:r>
            <w:r w:rsidR="00901FC4">
              <w:rPr>
                <w:noProof/>
              </w:rPr>
              <w:instrText>HYPERLINK \l "_Toc183626386"</w:instrText>
            </w:r>
            <w:r w:rsidR="00901FC4" w:rsidRPr="00D44B2E">
              <w:rPr>
                <w:rStyle w:val="Hyperlink"/>
                <w:noProof/>
              </w:rPr>
              <w:instrText xml:space="preserve"> </w:instrText>
            </w:r>
            <w:r w:rsidR="00901FC4" w:rsidRPr="00D44B2E">
              <w:rPr>
                <w:rStyle w:val="Hyperlink"/>
                <w:noProof/>
              </w:rPr>
            </w:r>
            <w:r w:rsidR="00901FC4" w:rsidRPr="00D44B2E">
              <w:rPr>
                <w:rStyle w:val="Hyperlink"/>
                <w:noProof/>
              </w:rPr>
              <w:fldChar w:fldCharType="separate"/>
            </w:r>
            <w:r w:rsidR="00901FC4" w:rsidRPr="00D44B2E">
              <w:rPr>
                <w:rStyle w:val="Hyperlink"/>
                <w:noProof/>
              </w:rPr>
              <w:t>Revision History</w:t>
            </w:r>
            <w:r w:rsidR="00901FC4">
              <w:rPr>
                <w:noProof/>
                <w:webHidden/>
              </w:rPr>
              <w:tab/>
            </w:r>
            <w:r w:rsidR="00901FC4">
              <w:rPr>
                <w:noProof/>
                <w:webHidden/>
              </w:rPr>
              <w:fldChar w:fldCharType="begin"/>
            </w:r>
            <w:r w:rsidR="00901FC4">
              <w:rPr>
                <w:noProof/>
                <w:webHidden/>
              </w:rPr>
              <w:instrText xml:space="preserve"> PAGEREF _Toc183626386 \h </w:instrText>
            </w:r>
          </w:ins>
          <w:r w:rsidR="00901FC4">
            <w:rPr>
              <w:noProof/>
              <w:webHidden/>
            </w:rPr>
          </w:r>
          <w:r w:rsidR="00901FC4">
            <w:rPr>
              <w:noProof/>
              <w:webHidden/>
            </w:rPr>
            <w:fldChar w:fldCharType="separate"/>
          </w:r>
          <w:ins w:id="14" w:author="PH" w:date="2024-11-27T18:59:00Z" w16du:dateUtc="2024-11-27T17:59:00Z">
            <w:r w:rsidR="00901FC4">
              <w:rPr>
                <w:noProof/>
                <w:webHidden/>
              </w:rPr>
              <w:t>5</w:t>
            </w:r>
            <w:r w:rsidR="00901FC4">
              <w:rPr>
                <w:noProof/>
                <w:webHidden/>
              </w:rPr>
              <w:fldChar w:fldCharType="end"/>
            </w:r>
            <w:r w:rsidR="00901FC4" w:rsidRPr="00D44B2E">
              <w:rPr>
                <w:rStyle w:val="Hyperlink"/>
                <w:noProof/>
              </w:rPr>
              <w:fldChar w:fldCharType="end"/>
            </w:r>
          </w:ins>
        </w:p>
        <w:p w14:paraId="30E98C9C" w14:textId="23DFE0CD" w:rsidR="00901FC4" w:rsidRDefault="00901FC4">
          <w:pPr>
            <w:pStyle w:val="Verzeichnis1"/>
            <w:tabs>
              <w:tab w:val="right" w:leader="dot" w:pos="9010"/>
            </w:tabs>
            <w:rPr>
              <w:ins w:id="15" w:author="PH" w:date="2024-11-27T18:59:00Z" w16du:dateUtc="2024-11-27T17:59:00Z"/>
              <w:rFonts w:asciiTheme="minorHAnsi" w:eastAsiaTheme="minorEastAsia" w:hAnsiTheme="minorHAnsi"/>
              <w:b w:val="0"/>
              <w:noProof/>
              <w:color w:val="auto"/>
              <w:kern w:val="2"/>
              <w:lang w:eastAsia="en-GB"/>
              <w14:ligatures w14:val="standardContextual"/>
            </w:rPr>
          </w:pPr>
          <w:ins w:id="16"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"_Toc183626387"</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val="sv-SE"/>
              </w:rPr>
              <w:t>Contributors</w:t>
            </w:r>
            <w:r>
              <w:rPr>
                <w:noProof/>
                <w:webHidden/>
              </w:rPr>
              <w:tab/>
            </w:r>
            <w:r>
              <w:rPr>
                <w:noProof/>
                <w:webHidden/>
              </w:rPr>
              <w:fldChar w:fldCharType="begin"/>
            </w:r>
            <w:r>
              <w:rPr>
                <w:noProof/>
                <w:webHidden/>
              </w:rPr>
              <w:instrText xml:space="preserve"> PAGEREF _Toc183626387 \h </w:instrText>
            </w:r>
          </w:ins>
          <w:r>
            <w:rPr>
              <w:noProof/>
              <w:webHidden/>
            </w:rPr>
          </w:r>
          <w:r>
            <w:rPr>
              <w:noProof/>
              <w:webHidden/>
            </w:rPr>
            <w:fldChar w:fldCharType="separate"/>
          </w:r>
          <w:ins w:id="17" w:author="PH" w:date="2024-11-27T18:59:00Z" w16du:dateUtc="2024-11-27T17:59:00Z">
            <w:r>
              <w:rPr>
                <w:noProof/>
                <w:webHidden/>
              </w:rPr>
              <w:t>5</w:t>
            </w:r>
            <w:r>
              <w:rPr>
                <w:noProof/>
                <w:webHidden/>
              </w:rPr>
              <w:fldChar w:fldCharType="end"/>
            </w:r>
            <w:r w:rsidRPr="00D44B2E">
              <w:rPr>
                <w:rStyle w:val="Hyperlink"/>
                <w:noProof/>
              </w:rPr>
              <w:fldChar w:fldCharType="end"/>
            </w:r>
          </w:ins>
        </w:p>
        <w:p w14:paraId="0AC3F971" w14:textId="0F3D6F2C" w:rsidR="00901FC4" w:rsidRDefault="00901FC4">
          <w:pPr>
            <w:pStyle w:val="Verzeichnis2"/>
            <w:tabs>
              <w:tab w:val="right" w:leader="dot" w:pos="9010"/>
            </w:tabs>
            <w:rPr>
              <w:ins w:id="18" w:author="PH" w:date="2024-11-27T18:59:00Z" w16du:dateUtc="2024-11-27T17:59:00Z"/>
              <w:rFonts w:asciiTheme="minorHAnsi" w:eastAsiaTheme="minorEastAsia" w:hAnsiTheme="minorHAnsi"/>
              <w:noProof/>
              <w:color w:val="auto"/>
              <w:kern w:val="2"/>
              <w:lang w:eastAsia="en-GB"/>
              <w14:ligatures w14:val="standardContextual"/>
            </w:rPr>
          </w:pPr>
          <w:ins w:id="19"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"_Toc183626388"</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val="sv-SE"/>
              </w:rPr>
              <w:t>Organisations</w:t>
            </w:r>
            <w:r>
              <w:rPr>
                <w:noProof/>
                <w:webHidden/>
              </w:rPr>
              <w:tab/>
            </w:r>
            <w:r>
              <w:rPr>
                <w:noProof/>
                <w:webHidden/>
              </w:rPr>
              <w:fldChar w:fldCharType="begin"/>
            </w:r>
            <w:r>
              <w:rPr>
                <w:noProof/>
                <w:webHidden/>
              </w:rPr>
              <w:instrText xml:space="preserve"> PAGEREF _Toc183626388 \h </w:instrText>
            </w:r>
          </w:ins>
          <w:r>
            <w:rPr>
              <w:noProof/>
              <w:webHidden/>
            </w:rPr>
          </w:r>
          <w:r>
            <w:rPr>
              <w:noProof/>
              <w:webHidden/>
            </w:rPr>
            <w:fldChar w:fldCharType="separate"/>
          </w:r>
          <w:ins w:id="20" w:author="PH" w:date="2024-11-27T18:59:00Z" w16du:dateUtc="2024-11-27T17:59:00Z">
            <w:r>
              <w:rPr>
                <w:noProof/>
                <w:webHidden/>
              </w:rPr>
              <w:t>5</w:t>
            </w:r>
            <w:r>
              <w:rPr>
                <w:noProof/>
                <w:webHidden/>
              </w:rPr>
              <w:fldChar w:fldCharType="end"/>
            </w:r>
            <w:r w:rsidRPr="00D44B2E">
              <w:rPr>
                <w:rStyle w:val="Hyperlink"/>
                <w:noProof/>
              </w:rPr>
              <w:fldChar w:fldCharType="end"/>
            </w:r>
          </w:ins>
        </w:p>
        <w:p w14:paraId="1B452371" w14:textId="5B7097E4" w:rsidR="00901FC4" w:rsidRDefault="00901FC4">
          <w:pPr>
            <w:pStyle w:val="Verzeichnis2"/>
            <w:tabs>
              <w:tab w:val="right" w:leader="dot" w:pos="9010"/>
            </w:tabs>
            <w:rPr>
              <w:ins w:id="21" w:author="PH" w:date="2024-11-27T18:59:00Z" w16du:dateUtc="2024-11-27T17:59:00Z"/>
              <w:rFonts w:asciiTheme="minorHAnsi" w:eastAsiaTheme="minorEastAsia" w:hAnsiTheme="minorHAnsi"/>
              <w:noProof/>
              <w:color w:val="auto"/>
              <w:kern w:val="2"/>
              <w:lang w:eastAsia="en-GB"/>
              <w14:ligatures w14:val="standardContextual"/>
            </w:rPr>
          </w:pPr>
          <w:ins w:id="22"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"_Toc183626389"</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Persons</w:t>
            </w:r>
            <w:r>
              <w:rPr>
                <w:noProof/>
                <w:webHidden/>
              </w:rPr>
              <w:tab/>
            </w:r>
            <w:r>
              <w:rPr>
                <w:noProof/>
                <w:webHidden/>
              </w:rPr>
              <w:fldChar w:fldCharType="begin"/>
            </w:r>
            <w:r>
              <w:rPr>
                <w:noProof/>
                <w:webHidden/>
              </w:rPr>
              <w:instrText xml:space="preserve"> PAGEREF _Toc183626389 \h </w:instrText>
            </w:r>
          </w:ins>
          <w:r>
            <w:rPr>
              <w:noProof/>
              <w:webHidden/>
            </w:rPr>
          </w:r>
          <w:r>
            <w:rPr>
              <w:noProof/>
              <w:webHidden/>
            </w:rPr>
            <w:fldChar w:fldCharType="separate"/>
          </w:r>
          <w:ins w:id="23" w:author="PH" w:date="2024-11-27T18:59:00Z" w16du:dateUtc="2024-11-27T17:59:00Z">
            <w:r>
              <w:rPr>
                <w:noProof/>
                <w:webHidden/>
              </w:rPr>
              <w:t>6</w:t>
            </w:r>
            <w:r>
              <w:rPr>
                <w:noProof/>
                <w:webHidden/>
              </w:rPr>
              <w:fldChar w:fldCharType="end"/>
            </w:r>
            <w:r w:rsidRPr="00D44B2E">
              <w:rPr>
                <w:rStyle w:val="Hyperlink"/>
                <w:noProof/>
              </w:rPr>
              <w:fldChar w:fldCharType="end"/>
            </w:r>
          </w:ins>
        </w:p>
        <w:p w14:paraId="466D7327" w14:textId="5731D1DB" w:rsidR="00901FC4" w:rsidRDefault="00901FC4">
          <w:pPr>
            <w:pStyle w:val="Verzeichnis1"/>
            <w:tabs>
              <w:tab w:val="left" w:pos="482"/>
              <w:tab w:val="right" w:leader="dot" w:pos="9010"/>
            </w:tabs>
            <w:rPr>
              <w:ins w:id="24" w:author="PH" w:date="2024-11-27T18:59:00Z" w16du:dateUtc="2024-11-27T17:59:00Z"/>
              <w:rFonts w:asciiTheme="minorHAnsi" w:eastAsiaTheme="minorEastAsia" w:hAnsiTheme="minorHAnsi"/>
              <w:b w:val="0"/>
              <w:noProof/>
              <w:color w:val="auto"/>
              <w:kern w:val="2"/>
              <w:lang w:eastAsia="en-GB"/>
              <w14:ligatures w14:val="standardContextual"/>
            </w:rPr>
          </w:pPr>
          <w:ins w:id="25"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"_Toc183626390"</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1</w:t>
            </w:r>
            <w:r>
              <w:rPr>
                <w:rFonts w:asciiTheme="minorHAnsi" w:eastAsiaTheme="minorEastAsia" w:hAnsiTheme="minorHAnsi"/>
                <w:b w:val="0"/>
                <w:noProof/>
                <w:color w:val="auto"/>
                <w:kern w:val="2"/>
                <w:lang w:eastAsia="en-GB"/>
                <w14:ligatures w14:val="standardContextual"/>
              </w:rPr>
              <w:tab/>
            </w:r>
            <w:r w:rsidRPr="00D44B2E">
              <w:rPr>
                <w:rStyle w:val="Hyperlink"/>
                <w:noProof/>
              </w:rPr>
              <w:t>Introduction</w:t>
            </w:r>
            <w:r>
              <w:rPr>
                <w:noProof/>
                <w:webHidden/>
              </w:rPr>
              <w:tab/>
            </w:r>
            <w:r>
              <w:rPr>
                <w:noProof/>
                <w:webHidden/>
              </w:rPr>
              <w:fldChar w:fldCharType="begin"/>
            </w:r>
            <w:r>
              <w:rPr>
                <w:noProof/>
                <w:webHidden/>
              </w:rPr>
              <w:instrText xml:space="preserve"> PAGEREF _Toc183626390 \h </w:instrText>
            </w:r>
          </w:ins>
          <w:r>
            <w:rPr>
              <w:noProof/>
              <w:webHidden/>
            </w:rPr>
          </w:r>
          <w:r>
            <w:rPr>
              <w:noProof/>
              <w:webHidden/>
            </w:rPr>
            <w:fldChar w:fldCharType="separate"/>
          </w:r>
          <w:ins w:id="26" w:author="PH" w:date="2024-11-27T18:59:00Z" w16du:dateUtc="2024-11-27T17:59:00Z">
            <w:r>
              <w:rPr>
                <w:noProof/>
                <w:webHidden/>
              </w:rPr>
              <w:t>7</w:t>
            </w:r>
            <w:r>
              <w:rPr>
                <w:noProof/>
                <w:webHidden/>
              </w:rPr>
              <w:fldChar w:fldCharType="end"/>
            </w:r>
            <w:r w:rsidRPr="00D44B2E">
              <w:rPr>
                <w:rStyle w:val="Hyperlink"/>
                <w:noProof/>
              </w:rPr>
              <w:fldChar w:fldCharType="end"/>
            </w:r>
          </w:ins>
        </w:p>
        <w:p w14:paraId="6FE7757C" w14:textId="7E357181" w:rsidR="00901FC4" w:rsidRDefault="00901FC4">
          <w:pPr>
            <w:pStyle w:val="Verzeichnis2"/>
            <w:tabs>
              <w:tab w:val="left" w:pos="960"/>
              <w:tab w:val="right" w:leader="dot" w:pos="9010"/>
            </w:tabs>
            <w:rPr>
              <w:ins w:id="27" w:author="PH" w:date="2024-11-27T18:59:00Z" w16du:dateUtc="2024-11-27T17:59:00Z"/>
              <w:rFonts w:asciiTheme="minorHAnsi" w:eastAsiaTheme="minorEastAsia" w:hAnsiTheme="minorHAnsi"/>
              <w:noProof/>
              <w:color w:val="auto"/>
              <w:kern w:val="2"/>
              <w:lang w:eastAsia="en-GB"/>
              <w14:ligatures w14:val="standardContextual"/>
            </w:rPr>
          </w:pPr>
          <w:ins w:id="28"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"_Toc183626391"</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1.1</w:t>
            </w:r>
            <w:r>
              <w:rPr>
                <w:rFonts w:asciiTheme="minorHAnsi" w:eastAsiaTheme="minorEastAsia" w:hAnsiTheme="minorHAnsi"/>
                <w:noProof/>
                <w:color w:val="auto"/>
                <w:kern w:val="2"/>
                <w:lang w:eastAsia="en-GB"/>
                <w14:ligatures w14:val="standardContextual"/>
              </w:rPr>
              <w:tab/>
            </w:r>
            <w:r w:rsidRPr="00D44B2E">
              <w:rPr>
                <w:rStyle w:val="Hyperlink"/>
                <w:noProof/>
              </w:rPr>
              <w:t>Objective</w:t>
            </w:r>
            <w:r>
              <w:rPr>
                <w:noProof/>
                <w:webHidden/>
              </w:rPr>
              <w:tab/>
            </w:r>
            <w:r>
              <w:rPr>
                <w:noProof/>
                <w:webHidden/>
              </w:rPr>
              <w:fldChar w:fldCharType="begin"/>
            </w:r>
            <w:r>
              <w:rPr>
                <w:noProof/>
                <w:webHidden/>
              </w:rPr>
              <w:instrText xml:space="preserve"> PAGEREF _Toc183626391 \h </w:instrText>
            </w:r>
          </w:ins>
          <w:r>
            <w:rPr>
              <w:noProof/>
              <w:webHidden/>
            </w:rPr>
          </w:r>
          <w:r>
            <w:rPr>
              <w:noProof/>
              <w:webHidden/>
            </w:rPr>
            <w:fldChar w:fldCharType="separate"/>
          </w:r>
          <w:ins w:id="29" w:author="PH" w:date="2024-11-27T18:59:00Z" w16du:dateUtc="2024-11-27T17:59:00Z">
            <w:r>
              <w:rPr>
                <w:noProof/>
                <w:webHidden/>
              </w:rPr>
              <w:t>7</w:t>
            </w:r>
            <w:r>
              <w:rPr>
                <w:noProof/>
                <w:webHidden/>
              </w:rPr>
              <w:fldChar w:fldCharType="end"/>
            </w:r>
            <w:r w:rsidRPr="00D44B2E">
              <w:rPr>
                <w:rStyle w:val="Hyperlink"/>
                <w:noProof/>
              </w:rPr>
              <w:fldChar w:fldCharType="end"/>
            </w:r>
          </w:ins>
        </w:p>
        <w:p w14:paraId="1D92F97B" w14:textId="1E8784C6" w:rsidR="00901FC4" w:rsidRDefault="00901FC4">
          <w:pPr>
            <w:pStyle w:val="Verzeichnis2"/>
            <w:tabs>
              <w:tab w:val="left" w:pos="960"/>
              <w:tab w:val="right" w:leader="dot" w:pos="9010"/>
            </w:tabs>
            <w:rPr>
              <w:ins w:id="30" w:author="PH" w:date="2024-11-27T18:59:00Z" w16du:dateUtc="2024-11-27T17:59:00Z"/>
              <w:rFonts w:asciiTheme="minorHAnsi" w:eastAsiaTheme="minorEastAsia" w:hAnsiTheme="minorHAnsi"/>
              <w:noProof/>
              <w:color w:val="auto"/>
              <w:kern w:val="2"/>
              <w:lang w:eastAsia="en-GB"/>
              <w14:ligatures w14:val="standardContextual"/>
            </w:rPr>
          </w:pPr>
          <w:ins w:id="31"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"_Toc183626392"</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1.2</w:t>
            </w:r>
            <w:r>
              <w:rPr>
                <w:rFonts w:asciiTheme="minorHAnsi" w:eastAsiaTheme="minorEastAsia" w:hAnsiTheme="minorHAnsi"/>
                <w:noProof/>
                <w:color w:val="auto"/>
                <w:kern w:val="2"/>
                <w:lang w:eastAsia="en-GB"/>
                <w14:ligatures w14:val="standardContextual"/>
              </w:rPr>
              <w:tab/>
            </w:r>
            <w:r w:rsidRPr="00D44B2E">
              <w:rPr>
                <w:rStyle w:val="Hyperlink"/>
                <w:noProof/>
              </w:rPr>
              <w:t>Scope</w:t>
            </w:r>
            <w:r>
              <w:rPr>
                <w:noProof/>
                <w:webHidden/>
              </w:rPr>
              <w:tab/>
            </w:r>
            <w:r>
              <w:rPr>
                <w:noProof/>
                <w:webHidden/>
              </w:rPr>
              <w:fldChar w:fldCharType="begin"/>
            </w:r>
            <w:r>
              <w:rPr>
                <w:noProof/>
                <w:webHidden/>
              </w:rPr>
              <w:instrText xml:space="preserve"> PAGEREF _Toc183626392 \h </w:instrText>
            </w:r>
          </w:ins>
          <w:r>
            <w:rPr>
              <w:noProof/>
              <w:webHidden/>
            </w:rPr>
          </w:r>
          <w:r>
            <w:rPr>
              <w:noProof/>
              <w:webHidden/>
            </w:rPr>
            <w:fldChar w:fldCharType="separate"/>
          </w:r>
          <w:ins w:id="32" w:author="PH" w:date="2024-11-27T18:59:00Z" w16du:dateUtc="2024-11-27T17:59:00Z">
            <w:r>
              <w:rPr>
                <w:noProof/>
                <w:webHidden/>
              </w:rPr>
              <w:t>7</w:t>
            </w:r>
            <w:r>
              <w:rPr>
                <w:noProof/>
                <w:webHidden/>
              </w:rPr>
              <w:fldChar w:fldCharType="end"/>
            </w:r>
            <w:r w:rsidRPr="00D44B2E">
              <w:rPr>
                <w:rStyle w:val="Hyperlink"/>
                <w:noProof/>
              </w:rPr>
              <w:fldChar w:fldCharType="end"/>
            </w:r>
          </w:ins>
        </w:p>
        <w:p w14:paraId="2A7998A9" w14:textId="6E1306F3" w:rsidR="00901FC4" w:rsidRDefault="00901FC4">
          <w:pPr>
            <w:pStyle w:val="Verzeichnis2"/>
            <w:tabs>
              <w:tab w:val="left" w:pos="960"/>
              <w:tab w:val="right" w:leader="dot" w:pos="9010"/>
            </w:tabs>
            <w:rPr>
              <w:ins w:id="33" w:author="PH" w:date="2024-11-27T18:59:00Z" w16du:dateUtc="2024-11-27T17:59:00Z"/>
              <w:rFonts w:asciiTheme="minorHAnsi" w:eastAsiaTheme="minorEastAsia" w:hAnsiTheme="minorHAnsi"/>
              <w:noProof/>
              <w:color w:val="auto"/>
              <w:kern w:val="2"/>
              <w:lang w:eastAsia="en-GB"/>
              <w14:ligatures w14:val="standardContextual"/>
            </w:rPr>
          </w:pPr>
          <w:ins w:id="34"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"_Toc183626393"</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eastAsia="nb-NO"/>
              </w:rPr>
              <w:t>1.3</w:t>
            </w:r>
            <w:r>
              <w:rPr>
                <w:rFonts w:asciiTheme="minorHAnsi" w:eastAsiaTheme="minorEastAsia" w:hAnsiTheme="minorHAnsi"/>
                <w:noProof/>
                <w:color w:val="auto"/>
                <w:kern w:val="2"/>
                <w:lang w:eastAsia="en-GB"/>
                <w14:ligatures w14:val="standardContextual"/>
              </w:rPr>
              <w:tab/>
            </w:r>
            <w:r w:rsidRPr="00D44B2E">
              <w:rPr>
                <w:rStyle w:val="Hyperlink"/>
                <w:noProof/>
                <w:lang w:eastAsia="nb-NO"/>
              </w:rPr>
              <w:t>Goals and non-goals</w:t>
            </w:r>
            <w:r>
              <w:rPr>
                <w:noProof/>
                <w:webHidden/>
              </w:rPr>
              <w:tab/>
            </w:r>
            <w:r>
              <w:rPr>
                <w:noProof/>
                <w:webHidden/>
              </w:rPr>
              <w:fldChar w:fldCharType="begin"/>
            </w:r>
            <w:r>
              <w:rPr>
                <w:noProof/>
                <w:webHidden/>
              </w:rPr>
              <w:instrText xml:space="preserve"> PAGEREF _Toc183626393 \h </w:instrText>
            </w:r>
          </w:ins>
          <w:r>
            <w:rPr>
              <w:noProof/>
              <w:webHidden/>
            </w:rPr>
          </w:r>
          <w:r>
            <w:rPr>
              <w:noProof/>
              <w:webHidden/>
            </w:rPr>
            <w:fldChar w:fldCharType="separate"/>
          </w:r>
          <w:ins w:id="35" w:author="PH" w:date="2024-11-27T18:59:00Z" w16du:dateUtc="2024-11-27T17:59:00Z">
            <w:r>
              <w:rPr>
                <w:noProof/>
                <w:webHidden/>
              </w:rPr>
              <w:t>8</w:t>
            </w:r>
            <w:r>
              <w:rPr>
                <w:noProof/>
                <w:webHidden/>
              </w:rPr>
              <w:fldChar w:fldCharType="end"/>
            </w:r>
            <w:r w:rsidRPr="00D44B2E">
              <w:rPr>
                <w:rStyle w:val="Hyperlink"/>
                <w:noProof/>
              </w:rPr>
              <w:fldChar w:fldCharType="end"/>
            </w:r>
          </w:ins>
        </w:p>
        <w:p w14:paraId="15E24EFC" w14:textId="0703A240" w:rsidR="00901FC4" w:rsidRDefault="00901FC4">
          <w:pPr>
            <w:pStyle w:val="Verzeichnis2"/>
            <w:tabs>
              <w:tab w:val="left" w:pos="960"/>
              <w:tab w:val="right" w:leader="dot" w:pos="9010"/>
            </w:tabs>
            <w:rPr>
              <w:ins w:id="36" w:author="PH" w:date="2024-11-27T18:59:00Z" w16du:dateUtc="2024-11-27T17:59:00Z"/>
              <w:rFonts w:asciiTheme="minorHAnsi" w:eastAsiaTheme="minorEastAsia" w:hAnsiTheme="minorHAnsi"/>
              <w:noProof/>
              <w:color w:val="auto"/>
              <w:kern w:val="2"/>
              <w:lang w:eastAsia="en-GB"/>
              <w14:ligatures w14:val="standardContextual"/>
            </w:rPr>
          </w:pPr>
          <w:ins w:id="37"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"_Toc183626394"</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eastAsia="nb-NO"/>
              </w:rPr>
              <w:t>1.4</w:t>
            </w:r>
            <w:r>
              <w:rPr>
                <w:rFonts w:asciiTheme="minorHAnsi" w:eastAsiaTheme="minorEastAsia" w:hAnsiTheme="minorHAnsi"/>
                <w:noProof/>
                <w:color w:val="auto"/>
                <w:kern w:val="2"/>
                <w:lang w:eastAsia="en-GB"/>
                <w14:ligatures w14:val="standardContextual"/>
              </w:rPr>
              <w:tab/>
            </w:r>
            <w:r w:rsidRPr="00D44B2E">
              <w:rPr>
                <w:rStyle w:val="Hyperlink"/>
                <w:noProof/>
                <w:lang w:eastAsia="nb-NO"/>
              </w:rPr>
              <w:t>Terminology</w:t>
            </w:r>
            <w:r>
              <w:rPr>
                <w:noProof/>
                <w:webHidden/>
              </w:rPr>
              <w:tab/>
            </w:r>
            <w:r>
              <w:rPr>
                <w:noProof/>
                <w:webHidden/>
              </w:rPr>
              <w:fldChar w:fldCharType="begin"/>
            </w:r>
            <w:r>
              <w:rPr>
                <w:noProof/>
                <w:webHidden/>
              </w:rPr>
              <w:instrText xml:space="preserve"> PAGEREF _Toc183626394 \h </w:instrText>
            </w:r>
          </w:ins>
          <w:r>
            <w:rPr>
              <w:noProof/>
              <w:webHidden/>
            </w:rPr>
          </w:r>
          <w:r>
            <w:rPr>
              <w:noProof/>
              <w:webHidden/>
            </w:rPr>
            <w:fldChar w:fldCharType="separate"/>
          </w:r>
          <w:ins w:id="38" w:author="PH" w:date="2024-11-27T18:59:00Z" w16du:dateUtc="2024-11-27T17:59:00Z">
            <w:r>
              <w:rPr>
                <w:noProof/>
                <w:webHidden/>
              </w:rPr>
              <w:t>8</w:t>
            </w:r>
            <w:r>
              <w:rPr>
                <w:noProof/>
                <w:webHidden/>
              </w:rPr>
              <w:fldChar w:fldCharType="end"/>
            </w:r>
            <w:r w:rsidRPr="00D44B2E">
              <w:rPr>
                <w:rStyle w:val="Hyperlink"/>
                <w:noProof/>
              </w:rPr>
              <w:fldChar w:fldCharType="end"/>
            </w:r>
          </w:ins>
        </w:p>
        <w:p w14:paraId="25FCC6E1" w14:textId="2D085DA6" w:rsidR="00901FC4" w:rsidRDefault="00901FC4">
          <w:pPr>
            <w:pStyle w:val="Verzeichnis3"/>
            <w:tabs>
              <w:tab w:val="left" w:pos="1440"/>
              <w:tab w:val="right" w:leader="dot" w:pos="9010"/>
            </w:tabs>
            <w:rPr>
              <w:ins w:id="39" w:author="PH" w:date="2024-11-27T18:59:00Z" w16du:dateUtc="2024-11-27T17:59:00Z"/>
              <w:rFonts w:asciiTheme="minorHAnsi" w:eastAsiaTheme="minorEastAsia" w:hAnsiTheme="minorHAnsi"/>
              <w:noProof/>
              <w:color w:val="auto"/>
              <w:kern w:val="2"/>
              <w:lang w:eastAsia="en-GB"/>
              <w14:ligatures w14:val="standardContextual"/>
            </w:rPr>
          </w:pPr>
          <w:ins w:id="40"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"_Toc183626395"</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1.4.1</w:t>
            </w:r>
            <w:r>
              <w:rPr>
                <w:rFonts w:asciiTheme="minorHAnsi" w:eastAsiaTheme="minorEastAsia" w:hAnsiTheme="minorHAnsi"/>
                <w:noProof/>
                <w:color w:val="auto"/>
                <w:kern w:val="2"/>
                <w:lang w:eastAsia="en-GB"/>
                <w14:ligatures w14:val="standardContextual"/>
              </w:rPr>
              <w:tab/>
            </w:r>
            <w:r w:rsidRPr="00D44B2E">
              <w:rPr>
                <w:rStyle w:val="Hyperlink"/>
                <w:noProof/>
              </w:rPr>
              <w:t>Notational conventions</w:t>
            </w:r>
            <w:r>
              <w:rPr>
                <w:noProof/>
                <w:webHidden/>
              </w:rPr>
              <w:tab/>
            </w:r>
            <w:r>
              <w:rPr>
                <w:noProof/>
                <w:webHidden/>
              </w:rPr>
              <w:fldChar w:fldCharType="begin"/>
            </w:r>
            <w:r>
              <w:rPr>
                <w:noProof/>
                <w:webHidden/>
              </w:rPr>
              <w:instrText xml:space="preserve"> PAGEREF _Toc183626395 \h </w:instrText>
            </w:r>
          </w:ins>
          <w:r>
            <w:rPr>
              <w:noProof/>
              <w:webHidden/>
            </w:rPr>
          </w:r>
          <w:r>
            <w:rPr>
              <w:noProof/>
              <w:webHidden/>
            </w:rPr>
            <w:fldChar w:fldCharType="separate"/>
          </w:r>
          <w:ins w:id="41" w:author="PH" w:date="2024-11-27T18:59:00Z" w16du:dateUtc="2024-11-27T17:59:00Z">
            <w:r>
              <w:rPr>
                <w:noProof/>
                <w:webHidden/>
              </w:rPr>
              <w:t>8</w:t>
            </w:r>
            <w:r>
              <w:rPr>
                <w:noProof/>
                <w:webHidden/>
              </w:rPr>
              <w:fldChar w:fldCharType="end"/>
            </w:r>
            <w:r w:rsidRPr="00D44B2E">
              <w:rPr>
                <w:rStyle w:val="Hyperlink"/>
                <w:noProof/>
              </w:rPr>
              <w:fldChar w:fldCharType="end"/>
            </w:r>
          </w:ins>
        </w:p>
        <w:p w14:paraId="6D667B74" w14:textId="0F4A048B" w:rsidR="00901FC4" w:rsidRDefault="00901FC4">
          <w:pPr>
            <w:pStyle w:val="Verzeichnis3"/>
            <w:tabs>
              <w:tab w:val="left" w:pos="1440"/>
              <w:tab w:val="right" w:leader="dot" w:pos="9010"/>
            </w:tabs>
            <w:rPr>
              <w:ins w:id="42" w:author="PH" w:date="2024-11-27T18:59:00Z" w16du:dateUtc="2024-11-27T17:59:00Z"/>
              <w:rFonts w:asciiTheme="minorHAnsi" w:eastAsiaTheme="minorEastAsia" w:hAnsiTheme="minorHAnsi"/>
              <w:noProof/>
              <w:color w:val="auto"/>
              <w:kern w:val="2"/>
              <w:lang w:eastAsia="en-GB"/>
              <w14:ligatures w14:val="standardContextual"/>
            </w:rPr>
          </w:pPr>
          <w:ins w:id="43"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"_Toc183626396"</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1.4.2</w:t>
            </w:r>
            <w:r>
              <w:rPr>
                <w:rFonts w:asciiTheme="minorHAnsi" w:eastAsiaTheme="minorEastAsia" w:hAnsiTheme="minorHAnsi"/>
                <w:noProof/>
                <w:color w:val="auto"/>
                <w:kern w:val="2"/>
                <w:lang w:eastAsia="en-GB"/>
                <w14:ligatures w14:val="standardContextual"/>
              </w:rPr>
              <w:tab/>
            </w:r>
            <w:r w:rsidRPr="00D44B2E">
              <w:rPr>
                <w:rStyle w:val="Hyperlink"/>
                <w:noProof/>
              </w:rPr>
              <w:t>Normative references</w:t>
            </w:r>
            <w:r>
              <w:rPr>
                <w:noProof/>
                <w:webHidden/>
              </w:rPr>
              <w:tab/>
            </w:r>
            <w:r>
              <w:rPr>
                <w:noProof/>
                <w:webHidden/>
              </w:rPr>
              <w:fldChar w:fldCharType="begin"/>
            </w:r>
            <w:r>
              <w:rPr>
                <w:noProof/>
                <w:webHidden/>
              </w:rPr>
              <w:instrText xml:space="preserve"> PAGEREF _Toc183626396 \h </w:instrText>
            </w:r>
          </w:ins>
          <w:r>
            <w:rPr>
              <w:noProof/>
              <w:webHidden/>
            </w:rPr>
          </w:r>
          <w:r>
            <w:rPr>
              <w:noProof/>
              <w:webHidden/>
            </w:rPr>
            <w:fldChar w:fldCharType="separate"/>
          </w:r>
          <w:ins w:id="44" w:author="PH" w:date="2024-11-27T18:59:00Z" w16du:dateUtc="2024-11-27T17:59:00Z">
            <w:r>
              <w:rPr>
                <w:noProof/>
                <w:webHidden/>
              </w:rPr>
              <w:t>8</w:t>
            </w:r>
            <w:r>
              <w:rPr>
                <w:noProof/>
                <w:webHidden/>
              </w:rPr>
              <w:fldChar w:fldCharType="end"/>
            </w:r>
            <w:r w:rsidRPr="00D44B2E">
              <w:rPr>
                <w:rStyle w:val="Hyperlink"/>
                <w:noProof/>
              </w:rPr>
              <w:fldChar w:fldCharType="end"/>
            </w:r>
          </w:ins>
        </w:p>
        <w:p w14:paraId="0F9B098E" w14:textId="5EF0C658" w:rsidR="00901FC4" w:rsidRDefault="00901FC4">
          <w:pPr>
            <w:pStyle w:val="Verzeichnis3"/>
            <w:tabs>
              <w:tab w:val="left" w:pos="1440"/>
              <w:tab w:val="right" w:leader="dot" w:pos="9010"/>
            </w:tabs>
            <w:rPr>
              <w:ins w:id="45" w:author="PH" w:date="2024-11-27T18:59:00Z" w16du:dateUtc="2024-11-27T17:59:00Z"/>
              <w:rFonts w:asciiTheme="minorHAnsi" w:eastAsiaTheme="minorEastAsia" w:hAnsiTheme="minorHAnsi"/>
              <w:noProof/>
              <w:color w:val="auto"/>
              <w:kern w:val="2"/>
              <w:lang w:eastAsia="en-GB"/>
              <w14:ligatures w14:val="standardContextual"/>
            </w:rPr>
          </w:pPr>
          <w:ins w:id="46"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"_Toc183626397"</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1.4.3</w:t>
            </w:r>
            <w:r>
              <w:rPr>
                <w:rFonts w:asciiTheme="minorHAnsi" w:eastAsiaTheme="minorEastAsia" w:hAnsiTheme="minorHAnsi"/>
                <w:noProof/>
                <w:color w:val="auto"/>
                <w:kern w:val="2"/>
                <w:lang w:eastAsia="en-GB"/>
                <w14:ligatures w14:val="standardContextual"/>
              </w:rPr>
              <w:tab/>
            </w:r>
            <w:r w:rsidRPr="00D44B2E">
              <w:rPr>
                <w:rStyle w:val="Hyperlink"/>
                <w:noProof/>
              </w:rPr>
              <w:t>Non-normative references</w:t>
            </w:r>
            <w:r>
              <w:rPr>
                <w:noProof/>
                <w:webHidden/>
              </w:rPr>
              <w:tab/>
            </w:r>
            <w:r>
              <w:rPr>
                <w:noProof/>
                <w:webHidden/>
              </w:rPr>
              <w:fldChar w:fldCharType="begin"/>
            </w:r>
            <w:r>
              <w:rPr>
                <w:noProof/>
                <w:webHidden/>
              </w:rPr>
              <w:instrText xml:space="preserve"> PAGEREF _Toc183626397 \h </w:instrText>
            </w:r>
          </w:ins>
          <w:r>
            <w:rPr>
              <w:noProof/>
              <w:webHidden/>
            </w:rPr>
          </w:r>
          <w:r>
            <w:rPr>
              <w:noProof/>
              <w:webHidden/>
            </w:rPr>
            <w:fldChar w:fldCharType="separate"/>
          </w:r>
          <w:ins w:id="47" w:author="PH" w:date="2024-11-27T18:59:00Z" w16du:dateUtc="2024-11-27T17:59:00Z">
            <w:r>
              <w:rPr>
                <w:noProof/>
                <w:webHidden/>
              </w:rPr>
              <w:t>9</w:t>
            </w:r>
            <w:r>
              <w:rPr>
                <w:noProof/>
                <w:webHidden/>
              </w:rPr>
              <w:fldChar w:fldCharType="end"/>
            </w:r>
            <w:r w:rsidRPr="00D44B2E">
              <w:rPr>
                <w:rStyle w:val="Hyperlink"/>
                <w:noProof/>
              </w:rPr>
              <w:fldChar w:fldCharType="end"/>
            </w:r>
          </w:ins>
        </w:p>
        <w:p w14:paraId="49CA3C2A" w14:textId="5DC96235" w:rsidR="00901FC4" w:rsidRDefault="00901FC4">
          <w:pPr>
            <w:pStyle w:val="Verzeichnis2"/>
            <w:tabs>
              <w:tab w:val="left" w:pos="960"/>
              <w:tab w:val="right" w:leader="dot" w:pos="9010"/>
            </w:tabs>
            <w:rPr>
              <w:ins w:id="48" w:author="PH" w:date="2024-11-27T18:59:00Z" w16du:dateUtc="2024-11-27T17:59:00Z"/>
              <w:rFonts w:asciiTheme="minorHAnsi" w:eastAsiaTheme="minorEastAsia" w:hAnsiTheme="minorHAnsi"/>
              <w:noProof/>
              <w:color w:val="auto"/>
              <w:kern w:val="2"/>
              <w:lang w:eastAsia="en-GB"/>
              <w14:ligatures w14:val="standardContextual"/>
            </w:rPr>
          </w:pPr>
          <w:ins w:id="49"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"_Toc183626399"</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1.5</w:t>
            </w:r>
            <w:r>
              <w:rPr>
                <w:rFonts w:asciiTheme="minorHAnsi" w:eastAsiaTheme="minorEastAsia" w:hAnsiTheme="minorHAnsi"/>
                <w:noProof/>
                <w:color w:val="auto"/>
                <w:kern w:val="2"/>
                <w:lang w:eastAsia="en-GB"/>
                <w14:ligatures w14:val="standardContextual"/>
              </w:rPr>
              <w:tab/>
            </w:r>
            <w:r w:rsidRPr="00D44B2E">
              <w:rPr>
                <w:rStyle w:val="Hyperlink"/>
                <w:noProof/>
              </w:rPr>
              <w:t>Namespaces</w:t>
            </w:r>
            <w:r>
              <w:rPr>
                <w:noProof/>
                <w:webHidden/>
              </w:rPr>
              <w:tab/>
            </w:r>
            <w:r>
              <w:rPr>
                <w:noProof/>
                <w:webHidden/>
              </w:rPr>
              <w:fldChar w:fldCharType="begin"/>
            </w:r>
            <w:r>
              <w:rPr>
                <w:noProof/>
                <w:webHidden/>
              </w:rPr>
              <w:instrText xml:space="preserve"> PAGEREF _Toc183626399 \h </w:instrText>
            </w:r>
          </w:ins>
          <w:r>
            <w:rPr>
              <w:noProof/>
              <w:webHidden/>
            </w:rPr>
          </w:r>
          <w:r>
            <w:rPr>
              <w:noProof/>
              <w:webHidden/>
            </w:rPr>
            <w:fldChar w:fldCharType="separate"/>
          </w:r>
          <w:ins w:id="50" w:author="PH" w:date="2024-11-27T18:59:00Z" w16du:dateUtc="2024-11-27T17:59:00Z">
            <w:r>
              <w:rPr>
                <w:noProof/>
                <w:webHidden/>
              </w:rPr>
              <w:t>9</w:t>
            </w:r>
            <w:r>
              <w:rPr>
                <w:noProof/>
                <w:webHidden/>
              </w:rPr>
              <w:fldChar w:fldCharType="end"/>
            </w:r>
            <w:r w:rsidRPr="00D44B2E">
              <w:rPr>
                <w:rStyle w:val="Hyperlink"/>
                <w:noProof/>
              </w:rPr>
              <w:fldChar w:fldCharType="end"/>
            </w:r>
          </w:ins>
        </w:p>
        <w:p w14:paraId="6E72FE35" w14:textId="14682BAA" w:rsidR="00901FC4" w:rsidRDefault="00901FC4">
          <w:pPr>
            <w:pStyle w:val="Verzeichnis1"/>
            <w:tabs>
              <w:tab w:val="left" w:pos="482"/>
              <w:tab w:val="right" w:leader="dot" w:pos="9010"/>
            </w:tabs>
            <w:rPr>
              <w:ins w:id="51" w:author="PH" w:date="2024-11-27T18:59:00Z" w16du:dateUtc="2024-11-27T17:59:00Z"/>
              <w:rFonts w:asciiTheme="minorHAnsi" w:eastAsiaTheme="minorEastAsia" w:hAnsiTheme="minorHAnsi"/>
              <w:b w:val="0"/>
              <w:noProof/>
              <w:color w:val="auto"/>
              <w:kern w:val="2"/>
              <w:lang w:eastAsia="en-GB"/>
              <w14:ligatures w14:val="standardContextual"/>
            </w:rPr>
          </w:pPr>
          <w:ins w:id="52"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"_Toc183626400"</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eastAsia="nb-NO"/>
              </w:rPr>
              <w:t>2</w:t>
            </w:r>
            <w:r>
              <w:rPr>
                <w:rFonts w:asciiTheme="minorHAnsi" w:eastAsiaTheme="minorEastAsia" w:hAnsiTheme="minorHAnsi"/>
                <w:b w:val="0"/>
                <w:noProof/>
                <w:color w:val="auto"/>
                <w:kern w:val="2"/>
                <w:lang w:eastAsia="en-GB"/>
                <w14:ligatures w14:val="standardContextual"/>
              </w:rPr>
              <w:tab/>
            </w:r>
            <w:r w:rsidRPr="00D44B2E">
              <w:rPr>
                <w:rStyle w:val="Hyperlink"/>
                <w:noProof/>
                <w:lang w:eastAsia="nb-NO"/>
              </w:rPr>
              <w:t>The Service Discovery Process</w:t>
            </w:r>
            <w:r>
              <w:rPr>
                <w:noProof/>
                <w:webHidden/>
              </w:rPr>
              <w:tab/>
            </w:r>
            <w:r>
              <w:rPr>
                <w:noProof/>
                <w:webHidden/>
              </w:rPr>
              <w:fldChar w:fldCharType="begin"/>
            </w:r>
            <w:r>
              <w:rPr>
                <w:noProof/>
                <w:webHidden/>
              </w:rPr>
              <w:instrText xml:space="preserve"> PAGEREF _Toc183626400 \h </w:instrText>
            </w:r>
          </w:ins>
          <w:r>
            <w:rPr>
              <w:noProof/>
              <w:webHidden/>
            </w:rPr>
          </w:r>
          <w:r>
            <w:rPr>
              <w:noProof/>
              <w:webHidden/>
            </w:rPr>
            <w:fldChar w:fldCharType="separate"/>
          </w:r>
          <w:ins w:id="53" w:author="PH" w:date="2024-11-27T18:59:00Z" w16du:dateUtc="2024-11-27T17:59:00Z">
            <w:r>
              <w:rPr>
                <w:noProof/>
                <w:webHidden/>
              </w:rPr>
              <w:t>10</w:t>
            </w:r>
            <w:r>
              <w:rPr>
                <w:noProof/>
                <w:webHidden/>
              </w:rPr>
              <w:fldChar w:fldCharType="end"/>
            </w:r>
            <w:r w:rsidRPr="00D44B2E">
              <w:rPr>
                <w:rStyle w:val="Hyperlink"/>
                <w:noProof/>
              </w:rPr>
              <w:fldChar w:fldCharType="end"/>
            </w:r>
          </w:ins>
        </w:p>
        <w:p w14:paraId="4C8F271F" w14:textId="15F35B86" w:rsidR="00901FC4" w:rsidRDefault="00901FC4">
          <w:pPr>
            <w:pStyle w:val="Verzeichnis2"/>
            <w:tabs>
              <w:tab w:val="left" w:pos="960"/>
              <w:tab w:val="right" w:leader="dot" w:pos="9010"/>
            </w:tabs>
            <w:rPr>
              <w:ins w:id="54" w:author="PH" w:date="2024-11-27T18:59:00Z" w16du:dateUtc="2024-11-27T17:59:00Z"/>
              <w:rFonts w:asciiTheme="minorHAnsi" w:eastAsiaTheme="minorEastAsia" w:hAnsiTheme="minorHAnsi"/>
              <w:noProof/>
              <w:color w:val="auto"/>
              <w:kern w:val="2"/>
              <w:lang w:eastAsia="en-GB"/>
              <w14:ligatures w14:val="standardContextual"/>
            </w:rPr>
          </w:pPr>
          <w:ins w:id="55"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"_Toc183626401"</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2.1</w:t>
            </w:r>
            <w:r>
              <w:rPr>
                <w:rFonts w:asciiTheme="minorHAnsi" w:eastAsiaTheme="minorEastAsia" w:hAnsiTheme="minorHAnsi"/>
                <w:noProof/>
                <w:color w:val="auto"/>
                <w:kern w:val="2"/>
                <w:lang w:eastAsia="en-GB"/>
                <w14:ligatures w14:val="standardContextual"/>
              </w:rPr>
              <w:tab/>
            </w:r>
            <w:r w:rsidRPr="00D44B2E">
              <w:rPr>
                <w:rStyle w:val="Hyperlink"/>
                <w:noProof/>
              </w:rPr>
              <w:t>Discovery flow</w:t>
            </w:r>
            <w:r>
              <w:rPr>
                <w:noProof/>
                <w:webHidden/>
              </w:rPr>
              <w:tab/>
            </w:r>
            <w:r>
              <w:rPr>
                <w:noProof/>
                <w:webHidden/>
              </w:rPr>
              <w:fldChar w:fldCharType="begin"/>
            </w:r>
            <w:r>
              <w:rPr>
                <w:noProof/>
                <w:webHidden/>
              </w:rPr>
              <w:instrText xml:space="preserve"> PAGEREF _Toc183626401 \h </w:instrText>
            </w:r>
          </w:ins>
          <w:r>
            <w:rPr>
              <w:noProof/>
              <w:webHidden/>
            </w:rPr>
          </w:r>
          <w:r>
            <w:rPr>
              <w:noProof/>
              <w:webHidden/>
            </w:rPr>
            <w:fldChar w:fldCharType="separate"/>
          </w:r>
          <w:ins w:id="56" w:author="PH" w:date="2024-11-27T18:59:00Z" w16du:dateUtc="2024-11-27T17:59:00Z">
            <w:r>
              <w:rPr>
                <w:noProof/>
                <w:webHidden/>
              </w:rPr>
              <w:t>10</w:t>
            </w:r>
            <w:r>
              <w:rPr>
                <w:noProof/>
                <w:webHidden/>
              </w:rPr>
              <w:fldChar w:fldCharType="end"/>
            </w:r>
            <w:r w:rsidRPr="00D44B2E">
              <w:rPr>
                <w:rStyle w:val="Hyperlink"/>
                <w:noProof/>
              </w:rPr>
              <w:fldChar w:fldCharType="end"/>
            </w:r>
          </w:ins>
        </w:p>
        <w:p w14:paraId="2ADCB172" w14:textId="3959E3E3" w:rsidR="00901FC4" w:rsidRDefault="00901FC4">
          <w:pPr>
            <w:pStyle w:val="Verzeichnis3"/>
            <w:tabs>
              <w:tab w:val="left" w:pos="1440"/>
              <w:tab w:val="right" w:leader="dot" w:pos="9010"/>
            </w:tabs>
            <w:rPr>
              <w:ins w:id="57" w:author="PH" w:date="2024-11-27T18:59:00Z" w16du:dateUtc="2024-11-27T17:59:00Z"/>
              <w:rFonts w:asciiTheme="minorHAnsi" w:eastAsiaTheme="minorEastAsia" w:hAnsiTheme="minorHAnsi"/>
              <w:noProof/>
              <w:color w:val="auto"/>
              <w:kern w:val="2"/>
              <w:lang w:eastAsia="en-GB"/>
              <w14:ligatures w14:val="standardContextual"/>
            </w:rPr>
          </w:pPr>
          <w:ins w:id="58"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"_Toc183626402"</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2.1.1</w:t>
            </w:r>
            <w:r>
              <w:rPr>
                <w:rFonts w:asciiTheme="minorHAnsi" w:eastAsiaTheme="minorEastAsia" w:hAnsiTheme="minorHAnsi"/>
                <w:noProof/>
                <w:color w:val="auto"/>
                <w:kern w:val="2"/>
                <w:lang w:eastAsia="en-GB"/>
                <w14:ligatures w14:val="standardContextual"/>
              </w:rPr>
              <w:tab/>
            </w:r>
            <w:r w:rsidRPr="00D44B2E">
              <w:rPr>
                <w:rStyle w:val="Hyperlink"/>
                <w:noProof/>
              </w:rPr>
              <w:t>U-NAPTR Resource Records</w:t>
            </w:r>
            <w:r>
              <w:rPr>
                <w:noProof/>
                <w:webHidden/>
              </w:rPr>
              <w:tab/>
            </w:r>
            <w:r>
              <w:rPr>
                <w:noProof/>
                <w:webHidden/>
              </w:rPr>
              <w:fldChar w:fldCharType="begin"/>
            </w:r>
            <w:r>
              <w:rPr>
                <w:noProof/>
                <w:webHidden/>
              </w:rPr>
              <w:instrText xml:space="preserve"> PAGEREF _Toc183626402 \h </w:instrText>
            </w:r>
          </w:ins>
          <w:r>
            <w:rPr>
              <w:noProof/>
              <w:webHidden/>
            </w:rPr>
          </w:r>
          <w:r>
            <w:rPr>
              <w:noProof/>
              <w:webHidden/>
            </w:rPr>
            <w:fldChar w:fldCharType="separate"/>
          </w:r>
          <w:ins w:id="59" w:author="PH" w:date="2024-11-27T18:59:00Z" w16du:dateUtc="2024-11-27T17:59:00Z">
            <w:r>
              <w:rPr>
                <w:noProof/>
                <w:webHidden/>
              </w:rPr>
              <w:t>12</w:t>
            </w:r>
            <w:r>
              <w:rPr>
                <w:noProof/>
                <w:webHidden/>
              </w:rPr>
              <w:fldChar w:fldCharType="end"/>
            </w:r>
            <w:r w:rsidRPr="00D44B2E">
              <w:rPr>
                <w:rStyle w:val="Hyperlink"/>
                <w:noProof/>
              </w:rPr>
              <w:fldChar w:fldCharType="end"/>
            </w:r>
          </w:ins>
        </w:p>
        <w:p w14:paraId="6F902C71" w14:textId="77D72B1C" w:rsidR="00901FC4" w:rsidRDefault="00901FC4">
          <w:pPr>
            <w:pStyle w:val="Verzeichnis2"/>
            <w:tabs>
              <w:tab w:val="left" w:pos="960"/>
              <w:tab w:val="right" w:leader="dot" w:pos="9010"/>
            </w:tabs>
            <w:rPr>
              <w:ins w:id="60" w:author="PH" w:date="2024-11-27T18:59:00Z" w16du:dateUtc="2024-11-27T17:59:00Z"/>
              <w:rFonts w:asciiTheme="minorHAnsi" w:eastAsiaTheme="minorEastAsia" w:hAnsiTheme="minorHAnsi"/>
              <w:noProof/>
              <w:color w:val="auto"/>
              <w:kern w:val="2"/>
              <w:lang w:eastAsia="en-GB"/>
              <w14:ligatures w14:val="standardContextual"/>
            </w:rPr>
          </w:pPr>
          <w:ins w:id="61"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"_Toc183626403"</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2.2</w:t>
            </w:r>
            <w:r>
              <w:rPr>
                <w:rFonts w:asciiTheme="minorHAnsi" w:eastAsiaTheme="minorEastAsia" w:hAnsiTheme="minorHAnsi"/>
                <w:noProof/>
                <w:color w:val="auto"/>
                <w:kern w:val="2"/>
                <w:lang w:eastAsia="en-GB"/>
                <w14:ligatures w14:val="standardContextual"/>
              </w:rPr>
              <w:tab/>
            </w:r>
            <w:r w:rsidRPr="00D44B2E">
              <w:rPr>
                <w:rStyle w:val="Hyperlink"/>
                <w:noProof/>
              </w:rPr>
              <w:t>Flows Relating to Service Metadata Publishers</w:t>
            </w:r>
            <w:r>
              <w:rPr>
                <w:noProof/>
                <w:webHidden/>
              </w:rPr>
              <w:tab/>
            </w:r>
            <w:r>
              <w:rPr>
                <w:noProof/>
                <w:webHidden/>
              </w:rPr>
              <w:fldChar w:fldCharType="begin"/>
            </w:r>
            <w:r>
              <w:rPr>
                <w:noProof/>
                <w:webHidden/>
              </w:rPr>
              <w:instrText xml:space="preserve"> PAGEREF _Toc183626403 \h </w:instrText>
            </w:r>
          </w:ins>
          <w:r>
            <w:rPr>
              <w:noProof/>
              <w:webHidden/>
            </w:rPr>
          </w:r>
          <w:r>
            <w:rPr>
              <w:noProof/>
              <w:webHidden/>
            </w:rPr>
            <w:fldChar w:fldCharType="separate"/>
          </w:r>
          <w:ins w:id="62" w:author="PH" w:date="2024-11-27T18:59:00Z" w16du:dateUtc="2024-11-27T17:59:00Z">
            <w:r>
              <w:rPr>
                <w:noProof/>
                <w:webHidden/>
              </w:rPr>
              <w:t>12</w:t>
            </w:r>
            <w:r>
              <w:rPr>
                <w:noProof/>
                <w:webHidden/>
              </w:rPr>
              <w:fldChar w:fldCharType="end"/>
            </w:r>
            <w:r w:rsidRPr="00D44B2E">
              <w:rPr>
                <w:rStyle w:val="Hyperlink"/>
                <w:noProof/>
              </w:rPr>
              <w:fldChar w:fldCharType="end"/>
            </w:r>
          </w:ins>
        </w:p>
        <w:p w14:paraId="0905D694" w14:textId="381AC231" w:rsidR="00901FC4" w:rsidRDefault="00901FC4">
          <w:pPr>
            <w:pStyle w:val="Verzeichnis1"/>
            <w:tabs>
              <w:tab w:val="left" w:pos="482"/>
              <w:tab w:val="right" w:leader="dot" w:pos="9010"/>
            </w:tabs>
            <w:rPr>
              <w:ins w:id="63" w:author="PH" w:date="2024-11-27T18:59:00Z" w16du:dateUtc="2024-11-27T17:59:00Z"/>
              <w:rFonts w:asciiTheme="minorHAnsi" w:eastAsiaTheme="minorEastAsia" w:hAnsiTheme="minorHAnsi"/>
              <w:b w:val="0"/>
              <w:noProof/>
              <w:color w:val="auto"/>
              <w:kern w:val="2"/>
              <w:lang w:eastAsia="en-GB"/>
              <w14:ligatures w14:val="standardContextual"/>
            </w:rPr>
          </w:pPr>
          <w:ins w:id="64"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"_Toc183626404"</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eastAsia="nb-NO"/>
              </w:rPr>
              <w:t>3</w:t>
            </w:r>
            <w:r>
              <w:rPr>
                <w:rFonts w:asciiTheme="minorHAnsi" w:eastAsiaTheme="minorEastAsia" w:hAnsiTheme="minorHAnsi"/>
                <w:b w:val="0"/>
                <w:noProof/>
                <w:color w:val="auto"/>
                <w:kern w:val="2"/>
                <w:lang w:eastAsia="en-GB"/>
                <w14:ligatures w14:val="standardContextual"/>
              </w:rPr>
              <w:tab/>
            </w:r>
            <w:r w:rsidRPr="00D44B2E">
              <w:rPr>
                <w:rStyle w:val="Hyperlink"/>
                <w:noProof/>
                <w:lang w:eastAsia="nb-NO"/>
              </w:rPr>
              <w:t>Interfaces and Data Model</w:t>
            </w:r>
            <w:r>
              <w:rPr>
                <w:noProof/>
                <w:webHidden/>
              </w:rPr>
              <w:tab/>
            </w:r>
            <w:r>
              <w:rPr>
                <w:noProof/>
                <w:webHidden/>
              </w:rPr>
              <w:fldChar w:fldCharType="begin"/>
            </w:r>
            <w:r>
              <w:rPr>
                <w:noProof/>
                <w:webHidden/>
              </w:rPr>
              <w:instrText xml:space="preserve"> PAGEREF _Toc183626404 \h </w:instrText>
            </w:r>
          </w:ins>
          <w:r>
            <w:rPr>
              <w:noProof/>
              <w:webHidden/>
            </w:rPr>
          </w:r>
          <w:r>
            <w:rPr>
              <w:noProof/>
              <w:webHidden/>
            </w:rPr>
            <w:fldChar w:fldCharType="separate"/>
          </w:r>
          <w:ins w:id="65" w:author="PH" w:date="2024-11-27T18:59:00Z" w16du:dateUtc="2024-11-27T17:59:00Z">
            <w:r>
              <w:rPr>
                <w:noProof/>
                <w:webHidden/>
              </w:rPr>
              <w:t>16</w:t>
            </w:r>
            <w:r>
              <w:rPr>
                <w:noProof/>
                <w:webHidden/>
              </w:rPr>
              <w:fldChar w:fldCharType="end"/>
            </w:r>
            <w:r w:rsidRPr="00D44B2E">
              <w:rPr>
                <w:rStyle w:val="Hyperlink"/>
                <w:noProof/>
              </w:rPr>
              <w:fldChar w:fldCharType="end"/>
            </w:r>
          </w:ins>
        </w:p>
        <w:p w14:paraId="4005920E" w14:textId="02DFCCBC" w:rsidR="00901FC4" w:rsidRDefault="00901FC4">
          <w:pPr>
            <w:pStyle w:val="Verzeichnis2"/>
            <w:tabs>
              <w:tab w:val="left" w:pos="960"/>
              <w:tab w:val="right" w:leader="dot" w:pos="9010"/>
            </w:tabs>
            <w:rPr>
              <w:ins w:id="66" w:author="PH" w:date="2024-11-27T18:59:00Z" w16du:dateUtc="2024-11-27T17:59:00Z"/>
              <w:rFonts w:asciiTheme="minorHAnsi" w:eastAsiaTheme="minorEastAsia" w:hAnsiTheme="minorHAnsi"/>
              <w:noProof/>
              <w:color w:val="auto"/>
              <w:kern w:val="2"/>
              <w:lang w:eastAsia="en-GB"/>
              <w14:ligatures w14:val="standardContextual"/>
            </w:rPr>
          </w:pPr>
          <w:ins w:id="67"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"_Toc183626405"</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eastAsia="nb-NO"/>
              </w:rPr>
              <w:t>3.1</w:t>
            </w:r>
            <w:r>
              <w:rPr>
                <w:rFonts w:asciiTheme="minorHAnsi" w:eastAsiaTheme="minorEastAsia" w:hAnsiTheme="minorHAnsi"/>
                <w:noProof/>
                <w:color w:val="auto"/>
                <w:kern w:val="2"/>
                <w:lang w:eastAsia="en-GB"/>
                <w14:ligatures w14:val="standardContextual"/>
              </w:rPr>
              <w:tab/>
            </w:r>
            <w:r w:rsidRPr="00D44B2E">
              <w:rPr>
                <w:rStyle w:val="Hyperlink"/>
                <w:noProof/>
                <w:lang w:eastAsia="nb-NO"/>
              </w:rPr>
              <w:t>Service Metadata Locator Service, logical interface</w:t>
            </w:r>
            <w:r>
              <w:rPr>
                <w:noProof/>
                <w:webHidden/>
              </w:rPr>
              <w:tab/>
            </w:r>
            <w:r>
              <w:rPr>
                <w:noProof/>
                <w:webHidden/>
              </w:rPr>
              <w:fldChar w:fldCharType="begin"/>
            </w:r>
            <w:r>
              <w:rPr>
                <w:noProof/>
                <w:webHidden/>
              </w:rPr>
              <w:instrText xml:space="preserve"> PAGEREF _Toc183626405 \h </w:instrText>
            </w:r>
          </w:ins>
          <w:r>
            <w:rPr>
              <w:noProof/>
              <w:webHidden/>
            </w:rPr>
          </w:r>
          <w:r>
            <w:rPr>
              <w:noProof/>
              <w:webHidden/>
            </w:rPr>
            <w:fldChar w:fldCharType="separate"/>
          </w:r>
          <w:ins w:id="68" w:author="PH" w:date="2024-11-27T18:59:00Z" w16du:dateUtc="2024-11-27T17:59:00Z">
            <w:r>
              <w:rPr>
                <w:noProof/>
                <w:webHidden/>
              </w:rPr>
              <w:t>16</w:t>
            </w:r>
            <w:r>
              <w:rPr>
                <w:noProof/>
                <w:webHidden/>
              </w:rPr>
              <w:fldChar w:fldCharType="end"/>
            </w:r>
            <w:r w:rsidRPr="00D44B2E">
              <w:rPr>
                <w:rStyle w:val="Hyperlink"/>
                <w:noProof/>
              </w:rPr>
              <w:fldChar w:fldCharType="end"/>
            </w:r>
          </w:ins>
        </w:p>
        <w:p w14:paraId="30C0F5F5" w14:textId="6E178064" w:rsidR="00901FC4" w:rsidRDefault="00901FC4">
          <w:pPr>
            <w:pStyle w:val="Verzeichnis3"/>
            <w:tabs>
              <w:tab w:val="left" w:pos="1440"/>
              <w:tab w:val="right" w:leader="dot" w:pos="9010"/>
            </w:tabs>
            <w:rPr>
              <w:ins w:id="69" w:author="PH" w:date="2024-11-27T18:59:00Z" w16du:dateUtc="2024-11-27T17:59:00Z"/>
              <w:rFonts w:asciiTheme="minorHAnsi" w:eastAsiaTheme="minorEastAsia" w:hAnsiTheme="minorHAnsi"/>
              <w:noProof/>
              <w:color w:val="auto"/>
              <w:kern w:val="2"/>
              <w:lang w:eastAsia="en-GB"/>
              <w14:ligatures w14:val="standardContextual"/>
            </w:rPr>
          </w:pPr>
          <w:ins w:id="70"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"_Toc183626406"</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lang w:eastAsia="nb-NO"/>
              </w:rPr>
              <w:t>3.1.1</w:t>
            </w:r>
            <w:r>
              <w:rPr>
                <w:rFonts w:asciiTheme="minorHAnsi" w:eastAsiaTheme="minorEastAsia" w:hAnsiTheme="minorHAnsi"/>
                <w:noProof/>
                <w:color w:val="auto"/>
                <w:kern w:val="2"/>
                <w:lang w:eastAsia="en-GB"/>
                <w14:ligatures w14:val="standardContextual"/>
              </w:rPr>
              <w:tab/>
            </w:r>
            <w:r w:rsidRPr="00D44B2E">
              <w:rPr>
                <w:rStyle w:val="Hyperlink"/>
                <w:noProof/>
                <w:lang w:eastAsia="nb-NO"/>
              </w:rPr>
              <w:t>Format of Participant Identifiers</w:t>
            </w:r>
            <w:r>
              <w:rPr>
                <w:noProof/>
                <w:webHidden/>
              </w:rPr>
              <w:tab/>
            </w:r>
            <w:r>
              <w:rPr>
                <w:noProof/>
                <w:webHidden/>
              </w:rPr>
              <w:fldChar w:fldCharType="begin"/>
            </w:r>
            <w:r>
              <w:rPr>
                <w:noProof/>
                <w:webHidden/>
              </w:rPr>
              <w:instrText xml:space="preserve"> PAGEREF _Toc183626406 \h </w:instrText>
            </w:r>
          </w:ins>
          <w:r>
            <w:rPr>
              <w:noProof/>
              <w:webHidden/>
            </w:rPr>
          </w:r>
          <w:r>
            <w:rPr>
              <w:noProof/>
              <w:webHidden/>
            </w:rPr>
            <w:fldChar w:fldCharType="separate"/>
          </w:r>
          <w:ins w:id="71" w:author="PH" w:date="2024-11-27T18:59:00Z" w16du:dateUtc="2024-11-27T17:59:00Z">
            <w:r>
              <w:rPr>
                <w:noProof/>
                <w:webHidden/>
              </w:rPr>
              <w:t>17</w:t>
            </w:r>
            <w:r>
              <w:rPr>
                <w:noProof/>
                <w:webHidden/>
              </w:rPr>
              <w:fldChar w:fldCharType="end"/>
            </w:r>
            <w:r w:rsidRPr="00D44B2E">
              <w:rPr>
                <w:rStyle w:val="Hyperlink"/>
                <w:noProof/>
              </w:rPr>
              <w:fldChar w:fldCharType="end"/>
            </w:r>
          </w:ins>
        </w:p>
        <w:p w14:paraId="75A88DCB" w14:textId="3B5D0203" w:rsidR="00901FC4" w:rsidRDefault="00901FC4">
          <w:pPr>
            <w:pStyle w:val="Verzeichnis3"/>
            <w:tabs>
              <w:tab w:val="left" w:pos="1440"/>
              <w:tab w:val="right" w:leader="dot" w:pos="9010"/>
            </w:tabs>
            <w:rPr>
              <w:ins w:id="72" w:author="PH" w:date="2024-11-27T18:59:00Z" w16du:dateUtc="2024-11-27T17:59:00Z"/>
              <w:rFonts w:asciiTheme="minorHAnsi" w:eastAsiaTheme="minorEastAsia" w:hAnsiTheme="minorHAnsi"/>
              <w:noProof/>
              <w:color w:val="auto"/>
              <w:kern w:val="2"/>
              <w:lang w:eastAsia="en-GB"/>
              <w14:ligatures w14:val="standardContextual"/>
            </w:rPr>
          </w:pPr>
          <w:ins w:id="73"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"_Toc183626407"</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w:t>
            </w:r>
            <w:r>
              <w:rPr>
                <w:rFonts w:asciiTheme="minorHAnsi" w:eastAsiaTheme="minorEastAsia" w:hAnsiTheme="minorHAnsi"/>
                <w:noProof/>
                <w:color w:val="auto"/>
                <w:kern w:val="2"/>
                <w:lang w:eastAsia="en-GB"/>
                <w14:ligatures w14:val="standardContextual"/>
              </w:rPr>
              <w:tab/>
            </w:r>
            <w:r w:rsidRPr="00D44B2E">
              <w:rPr>
                <w:rStyle w:val="Hyperlink"/>
                <w:noProof/>
              </w:rPr>
              <w:t>ManageBusinessIdentifier interface</w:t>
            </w:r>
            <w:r>
              <w:rPr>
                <w:noProof/>
                <w:webHidden/>
              </w:rPr>
              <w:tab/>
            </w:r>
            <w:r>
              <w:rPr>
                <w:noProof/>
                <w:webHidden/>
              </w:rPr>
              <w:fldChar w:fldCharType="begin"/>
            </w:r>
            <w:r>
              <w:rPr>
                <w:noProof/>
                <w:webHidden/>
              </w:rPr>
              <w:instrText xml:space="preserve"> PAGEREF _Toc183626407 \h </w:instrText>
            </w:r>
          </w:ins>
          <w:r>
            <w:rPr>
              <w:noProof/>
              <w:webHidden/>
            </w:rPr>
          </w:r>
          <w:r>
            <w:rPr>
              <w:noProof/>
              <w:webHidden/>
            </w:rPr>
            <w:fldChar w:fldCharType="separate"/>
          </w:r>
          <w:ins w:id="74" w:author="PH" w:date="2024-11-27T18:59:00Z" w16du:dateUtc="2024-11-27T17:59:00Z">
            <w:r>
              <w:rPr>
                <w:noProof/>
                <w:webHidden/>
              </w:rPr>
              <w:t>17</w:t>
            </w:r>
            <w:r>
              <w:rPr>
                <w:noProof/>
                <w:webHidden/>
              </w:rPr>
              <w:fldChar w:fldCharType="end"/>
            </w:r>
            <w:r w:rsidRPr="00D44B2E">
              <w:rPr>
                <w:rStyle w:val="Hyperlink"/>
                <w:noProof/>
              </w:rPr>
              <w:fldChar w:fldCharType="end"/>
            </w:r>
          </w:ins>
        </w:p>
        <w:p w14:paraId="5E54A41F" w14:textId="0278F738" w:rsidR="00901FC4" w:rsidRDefault="00901FC4">
          <w:pPr>
            <w:pStyle w:val="Verzeichnis4"/>
            <w:tabs>
              <w:tab w:val="left" w:pos="1920"/>
              <w:tab w:val="right" w:leader="dot" w:pos="9010"/>
            </w:tabs>
            <w:rPr>
              <w:ins w:id="75" w:author="PH" w:date="2024-11-27T18:59:00Z" w16du:dateUtc="2024-11-27T17:59:00Z"/>
              <w:rFonts w:asciiTheme="minorHAnsi" w:eastAsiaTheme="minorEastAsia" w:hAnsiTheme="minorHAnsi"/>
              <w:noProof/>
              <w:color w:val="auto"/>
              <w:kern w:val="2"/>
              <w:lang w:eastAsia="en-GB"/>
              <w14:ligatures w14:val="standardContextual"/>
            </w:rPr>
          </w:pPr>
          <w:ins w:id="76"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"_Toc183626408"</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3.1.2.1</w:t>
            </w:r>
            <w:r>
              <w:rPr>
                <w:rFonts w:asciiTheme="minorHAnsi" w:eastAsiaTheme="minorEastAsia" w:hAnsiTheme="minorHAnsi"/>
                <w:noProof/>
                <w:color w:val="auto"/>
                <w:kern w:val="2"/>
                <w:lang w:eastAsia="en-GB"/>
                <w14:ligatures w14:val="standardContextual"/>
              </w:rPr>
              <w:tab/>
            </w:r>
            <w:r w:rsidRPr="00D44B2E">
              <w:rPr>
                <w:rStyle w:val="Hyperlink"/>
                <w:noProof/>
              </w:rPr>
              <w:t>Create()</w:t>
            </w:r>
            <w:r>
              <w:rPr>
                <w:noProof/>
                <w:webHidden/>
              </w:rPr>
              <w:tab/>
            </w:r>
            <w:r>
              <w:rPr>
                <w:noProof/>
                <w:webHidden/>
              </w:rPr>
              <w:fldChar w:fldCharType="begin"/>
            </w:r>
            <w:r>
              <w:rPr>
                <w:noProof/>
                <w:webHidden/>
              </w:rPr>
              <w:instrText xml:space="preserve"> PAGEREF _Toc183626408 \h </w:instrText>
            </w:r>
          </w:ins>
          <w:r>
            <w:rPr>
              <w:noProof/>
              <w:webHidden/>
            </w:rPr>
          </w:r>
          <w:r>
            <w:rPr>
              <w:noProof/>
              <w:webHidden/>
            </w:rPr>
            <w:fldChar w:fldCharType="separate"/>
          </w:r>
          <w:ins w:id="77" w:author="PH" w:date="2024-11-27T18:59:00Z" w16du:dateUtc="2024-11-27T17:59:00Z">
            <w:r>
              <w:rPr>
                <w:noProof/>
                <w:webHidden/>
              </w:rPr>
              <w:t>18</w:t>
            </w:r>
            <w:r>
              <w:rPr>
                <w:noProof/>
                <w:webHidden/>
              </w:rPr>
              <w:fldChar w:fldCharType="end"/>
            </w:r>
            <w:r w:rsidRPr="00D44B2E">
              <w:rPr>
                <w:rStyle w:val="Hyperlink"/>
                <w:noProof/>
              </w:rPr>
              <w:fldChar w:fldCharType="end"/>
            </w:r>
          </w:ins>
        </w:p>
        <w:p w14:paraId="7029315F" w14:textId="5BCCA10B" w:rsidR="00901FC4" w:rsidRDefault="00901FC4">
          <w:pPr>
            <w:pStyle w:val="Verzeichnis4"/>
            <w:tabs>
              <w:tab w:val="left" w:pos="1920"/>
              <w:tab w:val="right" w:leader="dot" w:pos="9010"/>
            </w:tabs>
            <w:rPr>
              <w:ins w:id="78" w:author="PH" w:date="2024-11-27T18:59:00Z" w16du:dateUtc="2024-11-27T17:59:00Z"/>
              <w:rFonts w:asciiTheme="minorHAnsi" w:eastAsiaTheme="minorEastAsia" w:hAnsiTheme="minorHAnsi"/>
              <w:noProof/>
              <w:color w:val="auto"/>
              <w:kern w:val="2"/>
              <w:lang w:eastAsia="en-GB"/>
              <w14:ligatures w14:val="standardContextual"/>
            </w:rPr>
          </w:pPr>
          <w:ins w:id="79"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"_Toc183626409"</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3.1.2.2</w:t>
            </w:r>
            <w:r>
              <w:rPr>
                <w:rFonts w:asciiTheme="minorHAnsi" w:eastAsiaTheme="minorEastAsia" w:hAnsiTheme="minorHAnsi"/>
                <w:noProof/>
                <w:color w:val="auto"/>
                <w:kern w:val="2"/>
                <w:lang w:eastAsia="en-GB"/>
                <w14:ligatures w14:val="standardContextual"/>
              </w:rPr>
              <w:tab/>
            </w:r>
            <w:r w:rsidRPr="00D44B2E">
              <w:rPr>
                <w:rStyle w:val="Hyperlink"/>
                <w:noProof/>
              </w:rPr>
              <w:t>CreateList()</w:t>
            </w:r>
            <w:r>
              <w:rPr>
                <w:noProof/>
                <w:webHidden/>
              </w:rPr>
              <w:tab/>
            </w:r>
            <w:r>
              <w:rPr>
                <w:noProof/>
                <w:webHidden/>
              </w:rPr>
              <w:fldChar w:fldCharType="begin"/>
            </w:r>
            <w:r>
              <w:rPr>
                <w:noProof/>
                <w:webHidden/>
              </w:rPr>
              <w:instrText xml:space="preserve"> PAGEREF _Toc183626409 \h </w:instrText>
            </w:r>
          </w:ins>
          <w:r>
            <w:rPr>
              <w:noProof/>
              <w:webHidden/>
            </w:rPr>
          </w:r>
          <w:r>
            <w:rPr>
              <w:noProof/>
              <w:webHidden/>
            </w:rPr>
            <w:fldChar w:fldCharType="separate"/>
          </w:r>
          <w:ins w:id="80" w:author="PH" w:date="2024-11-27T18:59:00Z" w16du:dateUtc="2024-11-27T17:59:00Z">
            <w:r>
              <w:rPr>
                <w:noProof/>
                <w:webHidden/>
              </w:rPr>
              <w:t>18</w:t>
            </w:r>
            <w:r>
              <w:rPr>
                <w:noProof/>
                <w:webHidden/>
              </w:rPr>
              <w:fldChar w:fldCharType="end"/>
            </w:r>
            <w:r w:rsidRPr="00D44B2E">
              <w:rPr>
                <w:rStyle w:val="Hyperlink"/>
                <w:noProof/>
              </w:rPr>
              <w:fldChar w:fldCharType="end"/>
            </w:r>
          </w:ins>
        </w:p>
        <w:p w14:paraId="7757E9DE" w14:textId="677B2295" w:rsidR="00901FC4" w:rsidRDefault="00901FC4">
          <w:pPr>
            <w:pStyle w:val="Verzeichnis4"/>
            <w:tabs>
              <w:tab w:val="left" w:pos="1920"/>
              <w:tab w:val="right" w:leader="dot" w:pos="9010"/>
            </w:tabs>
            <w:rPr>
              <w:ins w:id="81" w:author="PH" w:date="2024-11-27T18:59:00Z" w16du:dateUtc="2024-11-27T17:59:00Z"/>
              <w:rFonts w:asciiTheme="minorHAnsi" w:eastAsiaTheme="minorEastAsia" w:hAnsiTheme="minorHAnsi"/>
              <w:noProof/>
              <w:color w:val="auto"/>
              <w:kern w:val="2"/>
              <w:lang w:eastAsia="en-GB"/>
              <w14:ligatures w14:val="standardContextual"/>
            </w:rPr>
          </w:pPr>
          <w:ins w:id="82"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"_Toc183626410"</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3.1.2.3</w:t>
            </w:r>
            <w:r>
              <w:rPr>
                <w:rFonts w:asciiTheme="minorHAnsi" w:eastAsiaTheme="minorEastAsia" w:hAnsiTheme="minorHAnsi"/>
                <w:noProof/>
                <w:color w:val="auto"/>
                <w:kern w:val="2"/>
                <w:lang w:eastAsia="en-GB"/>
                <w14:ligatures w14:val="standardContextual"/>
              </w:rPr>
              <w:tab/>
            </w:r>
            <w:r w:rsidRPr="00D44B2E">
              <w:rPr>
                <w:rStyle w:val="Hyperlink"/>
                <w:noProof/>
              </w:rPr>
              <w:t>Delete()</w:t>
            </w:r>
            <w:r>
              <w:rPr>
                <w:noProof/>
                <w:webHidden/>
              </w:rPr>
              <w:tab/>
            </w:r>
            <w:r>
              <w:rPr>
                <w:noProof/>
                <w:webHidden/>
              </w:rPr>
              <w:fldChar w:fldCharType="begin"/>
            </w:r>
            <w:r>
              <w:rPr>
                <w:noProof/>
                <w:webHidden/>
              </w:rPr>
              <w:instrText xml:space="preserve"> PAGEREF _Toc183626410 \h </w:instrText>
            </w:r>
          </w:ins>
          <w:r>
            <w:rPr>
              <w:noProof/>
              <w:webHidden/>
            </w:rPr>
          </w:r>
          <w:r>
            <w:rPr>
              <w:noProof/>
              <w:webHidden/>
            </w:rPr>
            <w:fldChar w:fldCharType="separate"/>
          </w:r>
          <w:ins w:id="83" w:author="PH" w:date="2024-11-27T18:59:00Z" w16du:dateUtc="2024-11-27T17:59:00Z">
            <w:r>
              <w:rPr>
                <w:noProof/>
                <w:webHidden/>
              </w:rPr>
              <w:t>19</w:t>
            </w:r>
            <w:r>
              <w:rPr>
                <w:noProof/>
                <w:webHidden/>
              </w:rPr>
              <w:fldChar w:fldCharType="end"/>
            </w:r>
            <w:r w:rsidRPr="00D44B2E">
              <w:rPr>
                <w:rStyle w:val="Hyperlink"/>
                <w:noProof/>
              </w:rPr>
              <w:fldChar w:fldCharType="end"/>
            </w:r>
          </w:ins>
        </w:p>
        <w:p w14:paraId="02B3DA45" w14:textId="1A805411" w:rsidR="00901FC4" w:rsidRDefault="00901FC4">
          <w:pPr>
            <w:pStyle w:val="Verzeichnis4"/>
            <w:tabs>
              <w:tab w:val="left" w:pos="1920"/>
              <w:tab w:val="right" w:leader="dot" w:pos="9010"/>
            </w:tabs>
            <w:rPr>
              <w:ins w:id="84" w:author="PH" w:date="2024-11-27T18:59:00Z" w16du:dateUtc="2024-11-27T17:59:00Z"/>
              <w:rFonts w:asciiTheme="minorHAnsi" w:eastAsiaTheme="minorEastAsia" w:hAnsiTheme="minorHAnsi"/>
              <w:noProof/>
              <w:color w:val="auto"/>
              <w:kern w:val="2"/>
              <w:lang w:eastAsia="en-GB"/>
              <w14:ligatures w14:val="standardContextual"/>
            </w:rPr>
          </w:pPr>
          <w:ins w:id="85"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"_Toc183626411"</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3.1.2.4</w:t>
            </w:r>
            <w:r>
              <w:rPr>
                <w:rFonts w:asciiTheme="minorHAnsi" w:eastAsiaTheme="minorEastAsia" w:hAnsiTheme="minorHAnsi"/>
                <w:noProof/>
                <w:color w:val="auto"/>
                <w:kern w:val="2"/>
                <w:lang w:eastAsia="en-GB"/>
                <w14:ligatures w14:val="standardContextual"/>
              </w:rPr>
              <w:tab/>
            </w:r>
            <w:r w:rsidRPr="00D44B2E">
              <w:rPr>
                <w:rStyle w:val="Hyperlink"/>
                <w:noProof/>
              </w:rPr>
              <w:t>DeleteList()</w:t>
            </w:r>
            <w:r>
              <w:rPr>
                <w:noProof/>
                <w:webHidden/>
              </w:rPr>
              <w:tab/>
            </w:r>
            <w:r>
              <w:rPr>
                <w:noProof/>
                <w:webHidden/>
              </w:rPr>
              <w:fldChar w:fldCharType="begin"/>
            </w:r>
            <w:r>
              <w:rPr>
                <w:noProof/>
                <w:webHidden/>
              </w:rPr>
              <w:instrText xml:space="preserve"> PAGEREF _Toc183626411 \h </w:instrText>
            </w:r>
          </w:ins>
          <w:r>
            <w:rPr>
              <w:noProof/>
              <w:webHidden/>
            </w:rPr>
          </w:r>
          <w:r>
            <w:rPr>
              <w:noProof/>
              <w:webHidden/>
            </w:rPr>
            <w:fldChar w:fldCharType="separate"/>
          </w:r>
          <w:ins w:id="86" w:author="PH" w:date="2024-11-27T18:59:00Z" w16du:dateUtc="2024-11-27T17:59:00Z">
            <w:r>
              <w:rPr>
                <w:noProof/>
                <w:webHidden/>
              </w:rPr>
              <w:t>19</w:t>
            </w:r>
            <w:r>
              <w:rPr>
                <w:noProof/>
                <w:webHidden/>
              </w:rPr>
              <w:fldChar w:fldCharType="end"/>
            </w:r>
            <w:r w:rsidRPr="00D44B2E">
              <w:rPr>
                <w:rStyle w:val="Hyperlink"/>
                <w:noProof/>
              </w:rPr>
              <w:fldChar w:fldCharType="end"/>
            </w:r>
          </w:ins>
        </w:p>
        <w:p w14:paraId="48C93CD7" w14:textId="61F65B2C" w:rsidR="00901FC4" w:rsidRDefault="00901FC4">
          <w:pPr>
            <w:pStyle w:val="Verzeichnis4"/>
            <w:tabs>
              <w:tab w:val="left" w:pos="1920"/>
              <w:tab w:val="right" w:leader="dot" w:pos="9010"/>
            </w:tabs>
            <w:rPr>
              <w:ins w:id="87" w:author="PH" w:date="2024-11-27T18:59:00Z" w16du:dateUtc="2024-11-27T17:59:00Z"/>
              <w:rFonts w:asciiTheme="minorHAnsi" w:eastAsiaTheme="minorEastAsia" w:hAnsiTheme="minorHAnsi"/>
              <w:noProof/>
              <w:color w:val="auto"/>
              <w:kern w:val="2"/>
              <w:lang w:eastAsia="en-GB"/>
              <w14:ligatures w14:val="standardContextual"/>
            </w:rPr>
          </w:pPr>
          <w:ins w:id="88"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"_Toc183626412"</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3.1.2.5</w:t>
            </w:r>
            <w:r>
              <w:rPr>
                <w:rFonts w:asciiTheme="minorHAnsi" w:eastAsiaTheme="minorEastAsia" w:hAnsiTheme="minorHAnsi"/>
                <w:noProof/>
                <w:color w:val="auto"/>
                <w:kern w:val="2"/>
                <w:lang w:eastAsia="en-GB"/>
                <w14:ligatures w14:val="standardContextual"/>
              </w:rPr>
              <w:tab/>
            </w:r>
            <w:r w:rsidRPr="00D44B2E">
              <w:rPr>
                <w:rStyle w:val="Hyperlink"/>
                <w:noProof/>
              </w:rPr>
              <w:t>PrepareToMigrate()</w:t>
            </w:r>
            <w:r>
              <w:rPr>
                <w:noProof/>
                <w:webHidden/>
              </w:rPr>
              <w:tab/>
            </w:r>
            <w:r>
              <w:rPr>
                <w:noProof/>
                <w:webHidden/>
              </w:rPr>
              <w:fldChar w:fldCharType="begin"/>
            </w:r>
            <w:r>
              <w:rPr>
                <w:noProof/>
                <w:webHidden/>
              </w:rPr>
              <w:instrText xml:space="preserve"> PAGEREF _Toc183626412 \h </w:instrText>
            </w:r>
          </w:ins>
          <w:r>
            <w:rPr>
              <w:noProof/>
              <w:webHidden/>
            </w:rPr>
          </w:r>
          <w:r>
            <w:rPr>
              <w:noProof/>
              <w:webHidden/>
            </w:rPr>
            <w:fldChar w:fldCharType="separate"/>
          </w:r>
          <w:ins w:id="89" w:author="PH" w:date="2024-11-27T18:59:00Z" w16du:dateUtc="2024-11-27T17:59:00Z">
            <w:r>
              <w:rPr>
                <w:noProof/>
                <w:webHidden/>
              </w:rPr>
              <w:t>20</w:t>
            </w:r>
            <w:r>
              <w:rPr>
                <w:noProof/>
                <w:webHidden/>
              </w:rPr>
              <w:fldChar w:fldCharType="end"/>
            </w:r>
            <w:r w:rsidRPr="00D44B2E">
              <w:rPr>
                <w:rStyle w:val="Hyperlink"/>
                <w:noProof/>
              </w:rPr>
              <w:fldChar w:fldCharType="end"/>
            </w:r>
          </w:ins>
        </w:p>
        <w:p w14:paraId="6B2FF1A7" w14:textId="79300E5E" w:rsidR="00901FC4" w:rsidRDefault="00901FC4">
          <w:pPr>
            <w:pStyle w:val="Verzeichnis4"/>
            <w:tabs>
              <w:tab w:val="left" w:pos="1920"/>
              <w:tab w:val="right" w:leader="dot" w:pos="9010"/>
            </w:tabs>
            <w:rPr>
              <w:ins w:id="90" w:author="PH" w:date="2024-11-27T18:59:00Z" w16du:dateUtc="2024-11-27T17:59:00Z"/>
              <w:rFonts w:asciiTheme="minorHAnsi" w:eastAsiaTheme="minorEastAsia" w:hAnsiTheme="minorHAnsi"/>
              <w:noProof/>
              <w:color w:val="auto"/>
              <w:kern w:val="2"/>
              <w:lang w:eastAsia="en-GB"/>
              <w14:ligatures w14:val="standardContextual"/>
            </w:rPr>
          </w:pPr>
          <w:ins w:id="91"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"_Toc183626413"</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3.1.2.6</w:t>
            </w:r>
            <w:r>
              <w:rPr>
                <w:rFonts w:asciiTheme="minorHAnsi" w:eastAsiaTheme="minorEastAsia" w:hAnsiTheme="minorHAnsi"/>
                <w:noProof/>
                <w:color w:val="auto"/>
                <w:kern w:val="2"/>
                <w:lang w:eastAsia="en-GB"/>
                <w14:ligatures w14:val="standardContextual"/>
              </w:rPr>
              <w:tab/>
            </w:r>
            <w:r w:rsidRPr="00D44B2E">
              <w:rPr>
                <w:rStyle w:val="Hyperlink"/>
                <w:noProof/>
              </w:rPr>
              <w:t>Migrate()</w:t>
            </w:r>
            <w:r>
              <w:rPr>
                <w:noProof/>
                <w:webHidden/>
              </w:rPr>
              <w:tab/>
            </w:r>
            <w:r>
              <w:rPr>
                <w:noProof/>
                <w:webHidden/>
              </w:rPr>
              <w:fldChar w:fldCharType="begin"/>
            </w:r>
            <w:r>
              <w:rPr>
                <w:noProof/>
                <w:webHidden/>
              </w:rPr>
              <w:instrText xml:space="preserve"> PAGEREF _Toc183626413 \h </w:instrText>
            </w:r>
          </w:ins>
          <w:r>
            <w:rPr>
              <w:noProof/>
              <w:webHidden/>
            </w:rPr>
          </w:r>
          <w:r>
            <w:rPr>
              <w:noProof/>
              <w:webHidden/>
            </w:rPr>
            <w:fldChar w:fldCharType="separate"/>
          </w:r>
          <w:ins w:id="92" w:author="PH" w:date="2024-11-27T18:59:00Z" w16du:dateUtc="2024-11-27T17:59:00Z">
            <w:r>
              <w:rPr>
                <w:noProof/>
                <w:webHidden/>
              </w:rPr>
              <w:t>21</w:t>
            </w:r>
            <w:r>
              <w:rPr>
                <w:noProof/>
                <w:webHidden/>
              </w:rPr>
              <w:fldChar w:fldCharType="end"/>
            </w:r>
            <w:r w:rsidRPr="00D44B2E">
              <w:rPr>
                <w:rStyle w:val="Hyperlink"/>
                <w:noProof/>
              </w:rPr>
              <w:fldChar w:fldCharType="end"/>
            </w:r>
          </w:ins>
        </w:p>
        <w:p w14:paraId="29567394" w14:textId="034E7C90" w:rsidR="00901FC4" w:rsidRDefault="00901FC4">
          <w:pPr>
            <w:pStyle w:val="Verzeichnis4"/>
            <w:tabs>
              <w:tab w:val="left" w:pos="1920"/>
              <w:tab w:val="right" w:leader="dot" w:pos="9010"/>
            </w:tabs>
            <w:rPr>
              <w:ins w:id="93" w:author="PH" w:date="2024-11-27T18:59:00Z" w16du:dateUtc="2024-11-27T17:59:00Z"/>
              <w:rFonts w:asciiTheme="minorHAnsi" w:eastAsiaTheme="minorEastAsia" w:hAnsiTheme="minorHAnsi"/>
              <w:noProof/>
              <w:color w:val="auto"/>
              <w:kern w:val="2"/>
              <w:lang w:eastAsia="en-GB"/>
              <w14:ligatures w14:val="standardContextual"/>
            </w:rPr>
          </w:pPr>
          <w:ins w:id="94"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"_Toc183626414"</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3.1.2.7</w:t>
            </w:r>
            <w:r>
              <w:rPr>
                <w:rFonts w:asciiTheme="minorHAnsi" w:eastAsiaTheme="minorEastAsia" w:hAnsiTheme="minorHAnsi"/>
                <w:noProof/>
                <w:color w:val="auto"/>
                <w:kern w:val="2"/>
                <w:lang w:eastAsia="en-GB"/>
                <w14:ligatures w14:val="standardContextual"/>
              </w:rPr>
              <w:tab/>
            </w:r>
            <w:r w:rsidRPr="00D44B2E">
              <w:rPr>
                <w:rStyle w:val="Hyperlink"/>
                <w:noProof/>
              </w:rPr>
              <w:t>List()</w:t>
            </w:r>
            <w:r>
              <w:rPr>
                <w:noProof/>
                <w:webHidden/>
              </w:rPr>
              <w:tab/>
            </w:r>
            <w:r>
              <w:rPr>
                <w:noProof/>
                <w:webHidden/>
              </w:rPr>
              <w:fldChar w:fldCharType="begin"/>
            </w:r>
            <w:r>
              <w:rPr>
                <w:noProof/>
                <w:webHidden/>
              </w:rPr>
              <w:instrText xml:space="preserve"> PAGEREF _Toc183626414 \h </w:instrText>
            </w:r>
          </w:ins>
          <w:r>
            <w:rPr>
              <w:noProof/>
              <w:webHidden/>
            </w:rPr>
          </w:r>
          <w:r>
            <w:rPr>
              <w:noProof/>
              <w:webHidden/>
            </w:rPr>
            <w:fldChar w:fldCharType="separate"/>
          </w:r>
          <w:ins w:id="95" w:author="PH" w:date="2024-11-27T18:59:00Z" w16du:dateUtc="2024-11-27T17:59:00Z">
            <w:r>
              <w:rPr>
                <w:noProof/>
                <w:webHidden/>
              </w:rPr>
              <w:t>21</w:t>
            </w:r>
            <w:r>
              <w:rPr>
                <w:noProof/>
                <w:webHidden/>
              </w:rPr>
              <w:fldChar w:fldCharType="end"/>
            </w:r>
            <w:r w:rsidRPr="00D44B2E">
              <w:rPr>
                <w:rStyle w:val="Hyperlink"/>
                <w:noProof/>
              </w:rPr>
              <w:fldChar w:fldCharType="end"/>
            </w:r>
          </w:ins>
        </w:p>
        <w:p w14:paraId="749CBB6C" w14:textId="4AD10196" w:rsidR="00901FC4" w:rsidRDefault="00901FC4">
          <w:pPr>
            <w:pStyle w:val="Verzeichnis3"/>
            <w:tabs>
              <w:tab w:val="left" w:pos="1440"/>
              <w:tab w:val="right" w:leader="dot" w:pos="9010"/>
            </w:tabs>
            <w:rPr>
              <w:ins w:id="96" w:author="PH" w:date="2024-11-27T18:59:00Z" w16du:dateUtc="2024-11-27T17:59:00Z"/>
              <w:rFonts w:asciiTheme="minorHAnsi" w:eastAsiaTheme="minorEastAsia" w:hAnsiTheme="minorHAnsi"/>
              <w:noProof/>
              <w:color w:val="auto"/>
              <w:kern w:val="2"/>
              <w:lang w:eastAsia="en-GB"/>
              <w14:ligatures w14:val="standardContextual"/>
            </w:rPr>
          </w:pPr>
          <w:ins w:id="97"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"_Toc183626415"</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3.1.3</w:t>
            </w:r>
            <w:r>
              <w:rPr>
                <w:rFonts w:asciiTheme="minorHAnsi" w:eastAsiaTheme="minorEastAsia" w:hAnsiTheme="minorHAnsi"/>
                <w:noProof/>
                <w:color w:val="auto"/>
                <w:kern w:val="2"/>
                <w:lang w:eastAsia="en-GB"/>
                <w14:ligatures w14:val="standardContextual"/>
              </w:rPr>
              <w:tab/>
            </w:r>
            <w:r w:rsidRPr="00D44B2E">
              <w:rPr>
                <w:rStyle w:val="Hyperlink"/>
                <w:noProof/>
              </w:rPr>
              <w:t>ManageServiceMetadata interface</w:t>
            </w:r>
            <w:r>
              <w:rPr>
                <w:noProof/>
                <w:webHidden/>
              </w:rPr>
              <w:tab/>
            </w:r>
            <w:r>
              <w:rPr>
                <w:noProof/>
                <w:webHidden/>
              </w:rPr>
              <w:fldChar w:fldCharType="begin"/>
            </w:r>
            <w:r>
              <w:rPr>
                <w:noProof/>
                <w:webHidden/>
              </w:rPr>
              <w:instrText xml:space="preserve"> PAGEREF _Toc183626415 \h </w:instrText>
            </w:r>
          </w:ins>
          <w:r>
            <w:rPr>
              <w:noProof/>
              <w:webHidden/>
            </w:rPr>
          </w:r>
          <w:r>
            <w:rPr>
              <w:noProof/>
              <w:webHidden/>
            </w:rPr>
            <w:fldChar w:fldCharType="separate"/>
          </w:r>
          <w:ins w:id="98" w:author="PH" w:date="2024-11-27T18:59:00Z" w16du:dateUtc="2024-11-27T17:59:00Z">
            <w:r>
              <w:rPr>
                <w:noProof/>
                <w:webHidden/>
              </w:rPr>
              <w:t>22</w:t>
            </w:r>
            <w:r>
              <w:rPr>
                <w:noProof/>
                <w:webHidden/>
              </w:rPr>
              <w:fldChar w:fldCharType="end"/>
            </w:r>
            <w:r w:rsidRPr="00D44B2E">
              <w:rPr>
                <w:rStyle w:val="Hyperlink"/>
                <w:noProof/>
              </w:rPr>
              <w:fldChar w:fldCharType="end"/>
            </w:r>
          </w:ins>
        </w:p>
        <w:p w14:paraId="3BCF0317" w14:textId="508811C8" w:rsidR="00901FC4" w:rsidRDefault="00901FC4">
          <w:pPr>
            <w:pStyle w:val="Verzeichnis4"/>
            <w:tabs>
              <w:tab w:val="left" w:pos="1920"/>
              <w:tab w:val="right" w:leader="dot" w:pos="9010"/>
            </w:tabs>
            <w:rPr>
              <w:ins w:id="99" w:author="PH" w:date="2024-11-27T18:59:00Z" w16du:dateUtc="2024-11-27T17:59:00Z"/>
              <w:rFonts w:asciiTheme="minorHAnsi" w:eastAsiaTheme="minorEastAsia" w:hAnsiTheme="minorHAnsi"/>
              <w:noProof/>
              <w:color w:val="auto"/>
              <w:kern w:val="2"/>
              <w:lang w:eastAsia="en-GB"/>
              <w14:ligatures w14:val="standardContextual"/>
            </w:rPr>
          </w:pPr>
          <w:ins w:id="100"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"_Toc183626416"</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3.1.3.1</w:t>
            </w:r>
            <w:r>
              <w:rPr>
                <w:rFonts w:asciiTheme="minorHAnsi" w:eastAsiaTheme="minorEastAsia" w:hAnsiTheme="minorHAnsi"/>
                <w:noProof/>
                <w:color w:val="auto"/>
                <w:kern w:val="2"/>
                <w:lang w:eastAsia="en-GB"/>
                <w14:ligatures w14:val="standardContextual"/>
              </w:rPr>
              <w:tab/>
            </w:r>
            <w:r w:rsidRPr="00D44B2E">
              <w:rPr>
                <w:rStyle w:val="Hyperlink"/>
                <w:noProof/>
              </w:rPr>
              <w:t>Create()</w:t>
            </w:r>
            <w:r>
              <w:rPr>
                <w:noProof/>
                <w:webHidden/>
              </w:rPr>
              <w:tab/>
            </w:r>
            <w:r>
              <w:rPr>
                <w:noProof/>
                <w:webHidden/>
              </w:rPr>
              <w:fldChar w:fldCharType="begin"/>
            </w:r>
            <w:r>
              <w:rPr>
                <w:noProof/>
                <w:webHidden/>
              </w:rPr>
              <w:instrText xml:space="preserve"> PAGEREF _Toc183626416 \h </w:instrText>
            </w:r>
          </w:ins>
          <w:r>
            <w:rPr>
              <w:noProof/>
              <w:webHidden/>
            </w:rPr>
          </w:r>
          <w:r>
            <w:rPr>
              <w:noProof/>
              <w:webHidden/>
            </w:rPr>
            <w:fldChar w:fldCharType="separate"/>
          </w:r>
          <w:ins w:id="101" w:author="PH" w:date="2024-11-27T18:59:00Z" w16du:dateUtc="2024-11-27T17:59:00Z">
            <w:r>
              <w:rPr>
                <w:noProof/>
                <w:webHidden/>
              </w:rPr>
              <w:t>22</w:t>
            </w:r>
            <w:r>
              <w:rPr>
                <w:noProof/>
                <w:webHidden/>
              </w:rPr>
              <w:fldChar w:fldCharType="end"/>
            </w:r>
            <w:r w:rsidRPr="00D44B2E">
              <w:rPr>
                <w:rStyle w:val="Hyperlink"/>
                <w:noProof/>
              </w:rPr>
              <w:fldChar w:fldCharType="end"/>
            </w:r>
          </w:ins>
        </w:p>
        <w:p w14:paraId="0FB64FB7" w14:textId="2CD83E66" w:rsidR="00901FC4" w:rsidRDefault="00901FC4">
          <w:pPr>
            <w:pStyle w:val="Verzeichnis4"/>
            <w:tabs>
              <w:tab w:val="left" w:pos="1920"/>
              <w:tab w:val="right" w:leader="dot" w:pos="9010"/>
            </w:tabs>
            <w:rPr>
              <w:ins w:id="102" w:author="PH" w:date="2024-11-27T18:59:00Z" w16du:dateUtc="2024-11-27T17:59:00Z"/>
              <w:rFonts w:asciiTheme="minorHAnsi" w:eastAsiaTheme="minorEastAsia" w:hAnsiTheme="minorHAnsi"/>
              <w:noProof/>
              <w:color w:val="auto"/>
              <w:kern w:val="2"/>
              <w:lang w:eastAsia="en-GB"/>
              <w14:ligatures w14:val="standardContextual"/>
            </w:rPr>
          </w:pPr>
          <w:ins w:id="103"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"_Toc183626417"</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3.1.3.2</w:t>
            </w:r>
            <w:r>
              <w:rPr>
                <w:rFonts w:asciiTheme="minorHAnsi" w:eastAsiaTheme="minorEastAsia" w:hAnsiTheme="minorHAnsi"/>
                <w:noProof/>
                <w:color w:val="auto"/>
                <w:kern w:val="2"/>
                <w:lang w:eastAsia="en-GB"/>
                <w14:ligatures w14:val="standardContextual"/>
              </w:rPr>
              <w:tab/>
            </w:r>
            <w:r w:rsidRPr="00D44B2E">
              <w:rPr>
                <w:rStyle w:val="Hyperlink"/>
                <w:noProof/>
              </w:rPr>
              <w:t>Read()</w:t>
            </w:r>
            <w:r>
              <w:rPr>
                <w:noProof/>
                <w:webHidden/>
              </w:rPr>
              <w:tab/>
            </w:r>
            <w:r>
              <w:rPr>
                <w:noProof/>
                <w:webHidden/>
              </w:rPr>
              <w:fldChar w:fldCharType="begin"/>
            </w:r>
            <w:r>
              <w:rPr>
                <w:noProof/>
                <w:webHidden/>
              </w:rPr>
              <w:instrText xml:space="preserve"> PAGEREF _Toc183626417 \h </w:instrText>
            </w:r>
          </w:ins>
          <w:r>
            <w:rPr>
              <w:noProof/>
              <w:webHidden/>
            </w:rPr>
          </w:r>
          <w:r>
            <w:rPr>
              <w:noProof/>
              <w:webHidden/>
            </w:rPr>
            <w:fldChar w:fldCharType="separate"/>
          </w:r>
          <w:ins w:id="104" w:author="PH" w:date="2024-11-27T18:59:00Z" w16du:dateUtc="2024-11-27T17:59:00Z">
            <w:r>
              <w:rPr>
                <w:noProof/>
                <w:webHidden/>
              </w:rPr>
              <w:t>23</w:t>
            </w:r>
            <w:r>
              <w:rPr>
                <w:noProof/>
                <w:webHidden/>
              </w:rPr>
              <w:fldChar w:fldCharType="end"/>
            </w:r>
            <w:r w:rsidRPr="00D44B2E">
              <w:rPr>
                <w:rStyle w:val="Hyperlink"/>
                <w:noProof/>
              </w:rPr>
              <w:fldChar w:fldCharType="end"/>
            </w:r>
          </w:ins>
        </w:p>
        <w:p w14:paraId="601CE876" w14:textId="7CDD87C1" w:rsidR="00901FC4" w:rsidRDefault="00901FC4">
          <w:pPr>
            <w:pStyle w:val="Verzeichnis4"/>
            <w:tabs>
              <w:tab w:val="left" w:pos="1920"/>
              <w:tab w:val="right" w:leader="dot" w:pos="9010"/>
            </w:tabs>
            <w:rPr>
              <w:ins w:id="105" w:author="PH" w:date="2024-11-27T18:59:00Z" w16du:dateUtc="2024-11-27T17:59:00Z"/>
              <w:rFonts w:asciiTheme="minorHAnsi" w:eastAsiaTheme="minorEastAsia" w:hAnsiTheme="minorHAnsi"/>
              <w:noProof/>
              <w:color w:val="auto"/>
              <w:kern w:val="2"/>
              <w:lang w:eastAsia="en-GB"/>
              <w14:ligatures w14:val="standardContextual"/>
            </w:rPr>
          </w:pPr>
          <w:ins w:id="106"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"_Toc183626418"</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3.1.3.3</w:t>
            </w:r>
            <w:r>
              <w:rPr>
                <w:rFonts w:asciiTheme="minorHAnsi" w:eastAsiaTheme="minorEastAsia" w:hAnsiTheme="minorHAnsi"/>
                <w:noProof/>
                <w:color w:val="auto"/>
                <w:kern w:val="2"/>
                <w:lang w:eastAsia="en-GB"/>
                <w14:ligatures w14:val="standardContextual"/>
              </w:rPr>
              <w:tab/>
            </w:r>
            <w:r w:rsidRPr="00D44B2E">
              <w:rPr>
                <w:rStyle w:val="Hyperlink"/>
                <w:noProof/>
              </w:rPr>
              <w:t>Update()</w:t>
            </w:r>
            <w:r>
              <w:rPr>
                <w:noProof/>
                <w:webHidden/>
              </w:rPr>
              <w:tab/>
            </w:r>
            <w:r>
              <w:rPr>
                <w:noProof/>
                <w:webHidden/>
              </w:rPr>
              <w:fldChar w:fldCharType="begin"/>
            </w:r>
            <w:r>
              <w:rPr>
                <w:noProof/>
                <w:webHidden/>
              </w:rPr>
              <w:instrText xml:space="preserve"> PAGEREF _Toc183626418 \h </w:instrText>
            </w:r>
          </w:ins>
          <w:r>
            <w:rPr>
              <w:noProof/>
              <w:webHidden/>
            </w:rPr>
          </w:r>
          <w:r>
            <w:rPr>
              <w:noProof/>
              <w:webHidden/>
            </w:rPr>
            <w:fldChar w:fldCharType="separate"/>
          </w:r>
          <w:ins w:id="107" w:author="PH" w:date="2024-11-27T18:59:00Z" w16du:dateUtc="2024-11-27T17:59:00Z">
            <w:r>
              <w:rPr>
                <w:noProof/>
                <w:webHidden/>
              </w:rPr>
              <w:t>23</w:t>
            </w:r>
            <w:r>
              <w:rPr>
                <w:noProof/>
                <w:webHidden/>
              </w:rPr>
              <w:fldChar w:fldCharType="end"/>
            </w:r>
            <w:r w:rsidRPr="00D44B2E">
              <w:rPr>
                <w:rStyle w:val="Hyperlink"/>
                <w:noProof/>
              </w:rPr>
              <w:fldChar w:fldCharType="end"/>
            </w:r>
          </w:ins>
        </w:p>
        <w:p w14:paraId="500ECD8F" w14:textId="0864B914" w:rsidR="00901FC4" w:rsidRDefault="00901FC4">
          <w:pPr>
            <w:pStyle w:val="Verzeichnis4"/>
            <w:tabs>
              <w:tab w:val="left" w:pos="1920"/>
              <w:tab w:val="right" w:leader="dot" w:pos="9010"/>
            </w:tabs>
            <w:rPr>
              <w:ins w:id="108" w:author="PH" w:date="2024-11-27T18:59:00Z" w16du:dateUtc="2024-11-27T17:59:00Z"/>
              <w:rFonts w:asciiTheme="minorHAnsi" w:eastAsiaTheme="minorEastAsia" w:hAnsiTheme="minorHAnsi"/>
              <w:noProof/>
              <w:color w:val="auto"/>
              <w:kern w:val="2"/>
              <w:lang w:eastAsia="en-GB"/>
              <w14:ligatures w14:val="standardContextual"/>
            </w:rPr>
          </w:pPr>
          <w:ins w:id="109"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"_Toc183626419"</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3.1.3.4</w:t>
            </w:r>
            <w:r>
              <w:rPr>
                <w:rFonts w:asciiTheme="minorHAnsi" w:eastAsiaTheme="minorEastAsia" w:hAnsiTheme="minorHAnsi"/>
                <w:noProof/>
                <w:color w:val="auto"/>
                <w:kern w:val="2"/>
                <w:lang w:eastAsia="en-GB"/>
                <w14:ligatures w14:val="standardContextual"/>
              </w:rPr>
              <w:tab/>
            </w:r>
            <w:r w:rsidRPr="00D44B2E">
              <w:rPr>
                <w:rStyle w:val="Hyperlink"/>
                <w:noProof/>
              </w:rPr>
              <w:t>Delete()</w:t>
            </w:r>
            <w:r>
              <w:rPr>
                <w:noProof/>
                <w:webHidden/>
              </w:rPr>
              <w:tab/>
            </w:r>
            <w:r>
              <w:rPr>
                <w:noProof/>
                <w:webHidden/>
              </w:rPr>
              <w:fldChar w:fldCharType="begin"/>
            </w:r>
            <w:r>
              <w:rPr>
                <w:noProof/>
                <w:webHidden/>
              </w:rPr>
              <w:instrText xml:space="preserve"> PAGEREF _Toc183626419 \h </w:instrText>
            </w:r>
          </w:ins>
          <w:r>
            <w:rPr>
              <w:noProof/>
              <w:webHidden/>
            </w:rPr>
          </w:r>
          <w:r>
            <w:rPr>
              <w:noProof/>
              <w:webHidden/>
            </w:rPr>
            <w:fldChar w:fldCharType="separate"/>
          </w:r>
          <w:ins w:id="110" w:author="PH" w:date="2024-11-27T18:59:00Z" w16du:dateUtc="2024-11-27T17:59:00Z">
            <w:r>
              <w:rPr>
                <w:noProof/>
                <w:webHidden/>
              </w:rPr>
              <w:t>24</w:t>
            </w:r>
            <w:r>
              <w:rPr>
                <w:noProof/>
                <w:webHidden/>
              </w:rPr>
              <w:fldChar w:fldCharType="end"/>
            </w:r>
            <w:r w:rsidRPr="00D44B2E">
              <w:rPr>
                <w:rStyle w:val="Hyperlink"/>
                <w:noProof/>
              </w:rPr>
              <w:fldChar w:fldCharType="end"/>
            </w:r>
          </w:ins>
        </w:p>
        <w:p w14:paraId="62F0C6DB" w14:textId="2A917AA8" w:rsidR="00901FC4" w:rsidRDefault="00901FC4">
          <w:pPr>
            <w:pStyle w:val="Verzeichnis3"/>
            <w:tabs>
              <w:tab w:val="left" w:pos="1440"/>
              <w:tab w:val="right" w:leader="dot" w:pos="9010"/>
            </w:tabs>
            <w:rPr>
              <w:ins w:id="111" w:author="PH" w:date="2024-11-27T18:59:00Z" w16du:dateUtc="2024-11-27T17:59:00Z"/>
              <w:rFonts w:asciiTheme="minorHAnsi" w:eastAsiaTheme="minorEastAsia" w:hAnsiTheme="minorHAnsi"/>
              <w:noProof/>
              <w:color w:val="auto"/>
              <w:kern w:val="2"/>
              <w:lang w:eastAsia="en-GB"/>
              <w14:ligatures w14:val="standardContextual"/>
            </w:rPr>
          </w:pPr>
          <w:ins w:id="112"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"_Toc183626420"</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3.1.4</w:t>
            </w:r>
            <w:r>
              <w:rPr>
                <w:rFonts w:asciiTheme="minorHAnsi" w:eastAsiaTheme="minorEastAsia" w:hAnsiTheme="minorHAnsi"/>
                <w:noProof/>
                <w:color w:val="auto"/>
                <w:kern w:val="2"/>
                <w:lang w:eastAsia="en-GB"/>
                <w14:ligatures w14:val="standardContextual"/>
              </w:rPr>
              <w:tab/>
            </w:r>
            <w:r w:rsidRPr="00D44B2E">
              <w:rPr>
                <w:rStyle w:val="Hyperlink"/>
                <w:noProof/>
              </w:rPr>
              <w:t>Fault Descriptions</w:t>
            </w:r>
            <w:r>
              <w:rPr>
                <w:noProof/>
                <w:webHidden/>
              </w:rPr>
              <w:tab/>
            </w:r>
            <w:r>
              <w:rPr>
                <w:noProof/>
                <w:webHidden/>
              </w:rPr>
              <w:fldChar w:fldCharType="begin"/>
            </w:r>
            <w:r>
              <w:rPr>
                <w:noProof/>
                <w:webHidden/>
              </w:rPr>
              <w:instrText xml:space="preserve"> PAGEREF _Toc183626420 \h </w:instrText>
            </w:r>
          </w:ins>
          <w:r>
            <w:rPr>
              <w:noProof/>
              <w:webHidden/>
            </w:rPr>
          </w:r>
          <w:r>
            <w:rPr>
              <w:noProof/>
              <w:webHidden/>
            </w:rPr>
            <w:fldChar w:fldCharType="separate"/>
          </w:r>
          <w:ins w:id="113" w:author="PH" w:date="2024-11-27T18:59:00Z" w16du:dateUtc="2024-11-27T17:59:00Z">
            <w:r>
              <w:rPr>
                <w:noProof/>
                <w:webHidden/>
              </w:rPr>
              <w:t>24</w:t>
            </w:r>
            <w:r>
              <w:rPr>
                <w:noProof/>
                <w:webHidden/>
              </w:rPr>
              <w:fldChar w:fldCharType="end"/>
            </w:r>
            <w:r w:rsidRPr="00D44B2E">
              <w:rPr>
                <w:rStyle w:val="Hyperlink"/>
                <w:noProof/>
              </w:rPr>
              <w:fldChar w:fldCharType="end"/>
            </w:r>
          </w:ins>
        </w:p>
        <w:p w14:paraId="4A09AC94" w14:textId="10111B0B" w:rsidR="00901FC4" w:rsidRDefault="00901FC4">
          <w:pPr>
            <w:pStyle w:val="Verzeichnis4"/>
            <w:tabs>
              <w:tab w:val="left" w:pos="1920"/>
              <w:tab w:val="right" w:leader="dot" w:pos="9010"/>
            </w:tabs>
            <w:rPr>
              <w:ins w:id="114" w:author="PH" w:date="2024-11-27T18:59:00Z" w16du:dateUtc="2024-11-27T17:59:00Z"/>
              <w:rFonts w:asciiTheme="minorHAnsi" w:eastAsiaTheme="minorEastAsia" w:hAnsiTheme="minorHAnsi"/>
              <w:noProof/>
              <w:color w:val="auto"/>
              <w:kern w:val="2"/>
              <w:lang w:eastAsia="en-GB"/>
              <w14:ligatures w14:val="standardContextual"/>
            </w:rPr>
          </w:pPr>
          <w:ins w:id="115"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"_Toc183626421"</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3.1.4.1</w:t>
            </w:r>
            <w:r>
              <w:rPr>
                <w:rFonts w:asciiTheme="minorHAnsi" w:eastAsiaTheme="minorEastAsia" w:hAnsiTheme="minorHAnsi"/>
                <w:noProof/>
                <w:color w:val="auto"/>
                <w:kern w:val="2"/>
                <w:lang w:eastAsia="en-GB"/>
                <w14:ligatures w14:val="standardContextual"/>
              </w:rPr>
              <w:tab/>
            </w:r>
            <w:r w:rsidRPr="00D44B2E">
              <w:rPr>
                <w:rStyle w:val="Hyperlink"/>
                <w:noProof/>
              </w:rPr>
              <w:t>SMP Not Found Fault</w:t>
            </w:r>
            <w:r>
              <w:rPr>
                <w:noProof/>
                <w:webHidden/>
              </w:rPr>
              <w:tab/>
            </w:r>
            <w:r>
              <w:rPr>
                <w:noProof/>
                <w:webHidden/>
              </w:rPr>
              <w:fldChar w:fldCharType="begin"/>
            </w:r>
            <w:r>
              <w:rPr>
                <w:noProof/>
                <w:webHidden/>
              </w:rPr>
              <w:instrText xml:space="preserve"> PAGEREF _Toc183626421 \h </w:instrText>
            </w:r>
          </w:ins>
          <w:r>
            <w:rPr>
              <w:noProof/>
              <w:webHidden/>
            </w:rPr>
          </w:r>
          <w:r>
            <w:rPr>
              <w:noProof/>
              <w:webHidden/>
            </w:rPr>
            <w:fldChar w:fldCharType="separate"/>
          </w:r>
          <w:ins w:id="116" w:author="PH" w:date="2024-11-27T18:59:00Z" w16du:dateUtc="2024-11-27T17:59:00Z">
            <w:r>
              <w:rPr>
                <w:noProof/>
                <w:webHidden/>
              </w:rPr>
              <w:t>24</w:t>
            </w:r>
            <w:r>
              <w:rPr>
                <w:noProof/>
                <w:webHidden/>
              </w:rPr>
              <w:fldChar w:fldCharType="end"/>
            </w:r>
            <w:r w:rsidRPr="00D44B2E">
              <w:rPr>
                <w:rStyle w:val="Hyperlink"/>
                <w:noProof/>
              </w:rPr>
              <w:fldChar w:fldCharType="end"/>
            </w:r>
          </w:ins>
        </w:p>
        <w:p w14:paraId="702E8E9E" w14:textId="7178DC29" w:rsidR="00901FC4" w:rsidRDefault="00901FC4">
          <w:pPr>
            <w:pStyle w:val="Verzeichnis4"/>
            <w:tabs>
              <w:tab w:val="left" w:pos="1920"/>
              <w:tab w:val="right" w:leader="dot" w:pos="9010"/>
            </w:tabs>
            <w:rPr>
              <w:ins w:id="117" w:author="PH" w:date="2024-11-27T18:59:00Z" w16du:dateUtc="2024-11-27T17:59:00Z"/>
              <w:rFonts w:asciiTheme="minorHAnsi" w:eastAsiaTheme="minorEastAsia" w:hAnsiTheme="minorHAnsi"/>
              <w:noProof/>
              <w:color w:val="auto"/>
              <w:kern w:val="2"/>
              <w:lang w:eastAsia="en-GB"/>
              <w14:ligatures w14:val="standardContextual"/>
            </w:rPr>
          </w:pPr>
          <w:ins w:id="118"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"_Toc183626422"</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3.1.4.2</w:t>
            </w:r>
            <w:r>
              <w:rPr>
                <w:rFonts w:asciiTheme="minorHAnsi" w:eastAsiaTheme="minorEastAsia" w:hAnsiTheme="minorHAnsi"/>
                <w:noProof/>
                <w:color w:val="auto"/>
                <w:kern w:val="2"/>
                <w:lang w:eastAsia="en-GB"/>
                <w14:ligatures w14:val="standardContextual"/>
              </w:rPr>
              <w:tab/>
            </w:r>
            <w:r w:rsidRPr="00D44B2E">
              <w:rPr>
                <w:rStyle w:val="Hyperlink"/>
                <w:noProof/>
              </w:rPr>
              <w:t>Unauthorized Fault</w:t>
            </w:r>
            <w:r>
              <w:rPr>
                <w:noProof/>
                <w:webHidden/>
              </w:rPr>
              <w:tab/>
            </w:r>
            <w:r>
              <w:rPr>
                <w:noProof/>
                <w:webHidden/>
              </w:rPr>
              <w:fldChar w:fldCharType="begin"/>
            </w:r>
            <w:r>
              <w:rPr>
                <w:noProof/>
                <w:webHidden/>
              </w:rPr>
              <w:instrText xml:space="preserve"> PAGEREF _Toc183626422 \h </w:instrText>
            </w:r>
          </w:ins>
          <w:r>
            <w:rPr>
              <w:noProof/>
              <w:webHidden/>
            </w:rPr>
          </w:r>
          <w:r>
            <w:rPr>
              <w:noProof/>
              <w:webHidden/>
            </w:rPr>
            <w:fldChar w:fldCharType="separate"/>
          </w:r>
          <w:ins w:id="119" w:author="PH" w:date="2024-11-27T18:59:00Z" w16du:dateUtc="2024-11-27T17:59:00Z">
            <w:r>
              <w:rPr>
                <w:noProof/>
                <w:webHidden/>
              </w:rPr>
              <w:t>25</w:t>
            </w:r>
            <w:r>
              <w:rPr>
                <w:noProof/>
                <w:webHidden/>
              </w:rPr>
              <w:fldChar w:fldCharType="end"/>
            </w:r>
            <w:r w:rsidRPr="00D44B2E">
              <w:rPr>
                <w:rStyle w:val="Hyperlink"/>
                <w:noProof/>
              </w:rPr>
              <w:fldChar w:fldCharType="end"/>
            </w:r>
          </w:ins>
        </w:p>
        <w:p w14:paraId="45222FF8" w14:textId="198A327E" w:rsidR="00901FC4" w:rsidRDefault="00901FC4">
          <w:pPr>
            <w:pStyle w:val="Verzeichnis4"/>
            <w:tabs>
              <w:tab w:val="left" w:pos="1920"/>
              <w:tab w:val="right" w:leader="dot" w:pos="9010"/>
            </w:tabs>
            <w:rPr>
              <w:ins w:id="120" w:author="PH" w:date="2024-11-27T18:59:00Z" w16du:dateUtc="2024-11-27T17:59:00Z"/>
              <w:rFonts w:asciiTheme="minorHAnsi" w:eastAsiaTheme="minorEastAsia" w:hAnsiTheme="minorHAnsi"/>
              <w:noProof/>
              <w:color w:val="auto"/>
              <w:kern w:val="2"/>
              <w:lang w:eastAsia="en-GB"/>
              <w14:ligatures w14:val="standardContextual"/>
            </w:rPr>
          </w:pPr>
          <w:ins w:id="121"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"_Toc183626423"</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3.1.4.3</w:t>
            </w:r>
            <w:r>
              <w:rPr>
                <w:rFonts w:asciiTheme="minorHAnsi" w:eastAsiaTheme="minorEastAsia" w:hAnsiTheme="minorHAnsi"/>
                <w:noProof/>
                <w:color w:val="auto"/>
                <w:kern w:val="2"/>
                <w:lang w:eastAsia="en-GB"/>
                <w14:ligatures w14:val="standardContextual"/>
              </w:rPr>
              <w:tab/>
            </w:r>
            <w:r w:rsidRPr="00D44B2E">
              <w:rPr>
                <w:rStyle w:val="Hyperlink"/>
                <w:noProof/>
              </w:rPr>
              <w:t>Bad Request Fault</w:t>
            </w:r>
            <w:r>
              <w:rPr>
                <w:noProof/>
                <w:webHidden/>
              </w:rPr>
              <w:tab/>
            </w:r>
            <w:r>
              <w:rPr>
                <w:noProof/>
                <w:webHidden/>
              </w:rPr>
              <w:fldChar w:fldCharType="begin"/>
            </w:r>
            <w:r>
              <w:rPr>
                <w:noProof/>
                <w:webHidden/>
              </w:rPr>
              <w:instrText xml:space="preserve"> PAGEREF _Toc183626423 \h </w:instrText>
            </w:r>
          </w:ins>
          <w:r>
            <w:rPr>
              <w:noProof/>
              <w:webHidden/>
            </w:rPr>
          </w:r>
          <w:r>
            <w:rPr>
              <w:noProof/>
              <w:webHidden/>
            </w:rPr>
            <w:fldChar w:fldCharType="separate"/>
          </w:r>
          <w:ins w:id="122" w:author="PH" w:date="2024-11-27T18:59:00Z" w16du:dateUtc="2024-11-27T17:59:00Z">
            <w:r>
              <w:rPr>
                <w:noProof/>
                <w:webHidden/>
              </w:rPr>
              <w:t>25</w:t>
            </w:r>
            <w:r>
              <w:rPr>
                <w:noProof/>
                <w:webHidden/>
              </w:rPr>
              <w:fldChar w:fldCharType="end"/>
            </w:r>
            <w:r w:rsidRPr="00D44B2E">
              <w:rPr>
                <w:rStyle w:val="Hyperlink"/>
                <w:noProof/>
              </w:rPr>
              <w:fldChar w:fldCharType="end"/>
            </w:r>
          </w:ins>
        </w:p>
        <w:p w14:paraId="4B971E93" w14:textId="1DFFE5BC" w:rsidR="00901FC4" w:rsidRDefault="00901FC4">
          <w:pPr>
            <w:pStyle w:val="Verzeichnis4"/>
            <w:tabs>
              <w:tab w:val="left" w:pos="1920"/>
              <w:tab w:val="right" w:leader="dot" w:pos="9010"/>
            </w:tabs>
            <w:rPr>
              <w:ins w:id="123" w:author="PH" w:date="2024-11-27T18:59:00Z" w16du:dateUtc="2024-11-27T17:59:00Z"/>
              <w:rFonts w:asciiTheme="minorHAnsi" w:eastAsiaTheme="minorEastAsia" w:hAnsiTheme="minorHAnsi"/>
              <w:noProof/>
              <w:color w:val="auto"/>
              <w:kern w:val="2"/>
              <w:lang w:eastAsia="en-GB"/>
              <w14:ligatures w14:val="standardContextual"/>
            </w:rPr>
          </w:pPr>
          <w:ins w:id="124"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"_Toc183626424"</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3.1.4.4</w:t>
            </w:r>
            <w:r>
              <w:rPr>
                <w:rFonts w:asciiTheme="minorHAnsi" w:eastAsiaTheme="minorEastAsia" w:hAnsiTheme="minorHAnsi"/>
                <w:noProof/>
                <w:color w:val="auto"/>
                <w:kern w:val="2"/>
                <w:lang w:eastAsia="en-GB"/>
                <w14:ligatures w14:val="standardContextual"/>
              </w:rPr>
              <w:tab/>
            </w:r>
            <w:r w:rsidRPr="00D44B2E">
              <w:rPr>
                <w:rStyle w:val="Hyperlink"/>
                <w:noProof/>
              </w:rPr>
              <w:t>Internal Error Fault</w:t>
            </w:r>
            <w:r>
              <w:rPr>
                <w:noProof/>
                <w:webHidden/>
              </w:rPr>
              <w:tab/>
            </w:r>
            <w:r>
              <w:rPr>
                <w:noProof/>
                <w:webHidden/>
              </w:rPr>
              <w:fldChar w:fldCharType="begin"/>
            </w:r>
            <w:r>
              <w:rPr>
                <w:noProof/>
                <w:webHidden/>
              </w:rPr>
              <w:instrText xml:space="preserve"> PAGEREF _Toc183626424 \h </w:instrText>
            </w:r>
          </w:ins>
          <w:r>
            <w:rPr>
              <w:noProof/>
              <w:webHidden/>
            </w:rPr>
          </w:r>
          <w:r>
            <w:rPr>
              <w:noProof/>
              <w:webHidden/>
            </w:rPr>
            <w:fldChar w:fldCharType="separate"/>
          </w:r>
          <w:ins w:id="125" w:author="PH" w:date="2024-11-27T18:59:00Z" w16du:dateUtc="2024-11-27T17:59:00Z">
            <w:r>
              <w:rPr>
                <w:noProof/>
                <w:webHidden/>
              </w:rPr>
              <w:t>25</w:t>
            </w:r>
            <w:r>
              <w:rPr>
                <w:noProof/>
                <w:webHidden/>
              </w:rPr>
              <w:fldChar w:fldCharType="end"/>
            </w:r>
            <w:r w:rsidRPr="00D44B2E">
              <w:rPr>
                <w:rStyle w:val="Hyperlink"/>
                <w:noProof/>
              </w:rPr>
              <w:fldChar w:fldCharType="end"/>
            </w:r>
          </w:ins>
        </w:p>
        <w:p w14:paraId="7F7CD34D" w14:textId="70011F58" w:rsidR="00901FC4" w:rsidRDefault="00901FC4">
          <w:pPr>
            <w:pStyle w:val="Verzeichnis2"/>
            <w:tabs>
              <w:tab w:val="left" w:pos="960"/>
              <w:tab w:val="right" w:leader="dot" w:pos="9010"/>
            </w:tabs>
            <w:rPr>
              <w:ins w:id="126" w:author="PH" w:date="2024-11-27T18:59:00Z" w16du:dateUtc="2024-11-27T17:59:00Z"/>
              <w:rFonts w:asciiTheme="minorHAnsi" w:eastAsiaTheme="minorEastAsia" w:hAnsiTheme="minorHAnsi"/>
              <w:noProof/>
              <w:color w:val="auto"/>
              <w:kern w:val="2"/>
              <w:lang w:eastAsia="en-GB"/>
              <w14:ligatures w14:val="standardContextual"/>
            </w:rPr>
          </w:pPr>
          <w:ins w:id="127"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"_Toc183626425"</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3.2</w:t>
            </w:r>
            <w:r>
              <w:rPr>
                <w:rFonts w:asciiTheme="minorHAnsi" w:eastAsiaTheme="minorEastAsia" w:hAnsiTheme="minorHAnsi"/>
                <w:noProof/>
                <w:color w:val="auto"/>
                <w:kern w:val="2"/>
                <w:lang w:eastAsia="en-GB"/>
                <w14:ligatures w14:val="standardContextual"/>
              </w:rPr>
              <w:tab/>
            </w:r>
            <w:r w:rsidRPr="00D44B2E">
              <w:rPr>
                <w:rStyle w:val="Hyperlink"/>
                <w:noProof/>
              </w:rPr>
              <w:t>Service Metadata Locator - data model</w:t>
            </w:r>
            <w:r>
              <w:rPr>
                <w:noProof/>
                <w:webHidden/>
              </w:rPr>
              <w:tab/>
            </w:r>
            <w:r>
              <w:rPr>
                <w:noProof/>
                <w:webHidden/>
              </w:rPr>
              <w:fldChar w:fldCharType="begin"/>
            </w:r>
            <w:r>
              <w:rPr>
                <w:noProof/>
                <w:webHidden/>
              </w:rPr>
              <w:instrText xml:space="preserve"> PAGEREF _Toc183626425 \h </w:instrText>
            </w:r>
          </w:ins>
          <w:r>
            <w:rPr>
              <w:noProof/>
              <w:webHidden/>
            </w:rPr>
          </w:r>
          <w:r>
            <w:rPr>
              <w:noProof/>
              <w:webHidden/>
            </w:rPr>
            <w:fldChar w:fldCharType="separate"/>
          </w:r>
          <w:ins w:id="128" w:author="PH" w:date="2024-11-27T18:59:00Z" w16du:dateUtc="2024-11-27T17:59:00Z">
            <w:r>
              <w:rPr>
                <w:noProof/>
                <w:webHidden/>
              </w:rPr>
              <w:t>25</w:t>
            </w:r>
            <w:r>
              <w:rPr>
                <w:noProof/>
                <w:webHidden/>
              </w:rPr>
              <w:fldChar w:fldCharType="end"/>
            </w:r>
            <w:r w:rsidRPr="00D44B2E">
              <w:rPr>
                <w:rStyle w:val="Hyperlink"/>
                <w:noProof/>
              </w:rPr>
              <w:fldChar w:fldCharType="end"/>
            </w:r>
          </w:ins>
        </w:p>
        <w:p w14:paraId="72C3325F" w14:textId="18E0CDE0" w:rsidR="00901FC4" w:rsidRDefault="00901FC4">
          <w:pPr>
            <w:pStyle w:val="Verzeichnis3"/>
            <w:tabs>
              <w:tab w:val="left" w:pos="1440"/>
              <w:tab w:val="right" w:leader="dot" w:pos="9010"/>
            </w:tabs>
            <w:rPr>
              <w:ins w:id="129" w:author="PH" w:date="2024-11-27T18:59:00Z" w16du:dateUtc="2024-11-27T17:59:00Z"/>
              <w:rFonts w:asciiTheme="minorHAnsi" w:eastAsiaTheme="minorEastAsia" w:hAnsiTheme="minorHAnsi"/>
              <w:noProof/>
              <w:color w:val="auto"/>
              <w:kern w:val="2"/>
              <w:lang w:eastAsia="en-GB"/>
              <w14:ligatures w14:val="standardContextual"/>
            </w:rPr>
          </w:pPr>
          <w:ins w:id="130"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"_Toc183626426"</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3.2.1</w:t>
            </w:r>
            <w:r>
              <w:rPr>
                <w:rFonts w:asciiTheme="minorHAnsi" w:eastAsiaTheme="minorEastAsia" w:hAnsiTheme="minorHAnsi"/>
                <w:noProof/>
                <w:color w:val="auto"/>
                <w:kern w:val="2"/>
                <w:lang w:eastAsia="en-GB"/>
                <w14:ligatures w14:val="standardContextual"/>
              </w:rPr>
              <w:tab/>
            </w:r>
            <w:r w:rsidRPr="00D44B2E">
              <w:rPr>
                <w:rStyle w:val="Hyperlink"/>
                <w:noProof/>
              </w:rPr>
              <w:t>ServiceMetadataPublisherService datatype</w:t>
            </w:r>
            <w:r>
              <w:rPr>
                <w:noProof/>
                <w:webHidden/>
              </w:rPr>
              <w:tab/>
            </w:r>
            <w:r>
              <w:rPr>
                <w:noProof/>
                <w:webHidden/>
              </w:rPr>
              <w:fldChar w:fldCharType="begin"/>
            </w:r>
            <w:r>
              <w:rPr>
                <w:noProof/>
                <w:webHidden/>
              </w:rPr>
              <w:instrText xml:space="preserve"> PAGEREF _Toc183626426 \h </w:instrText>
            </w:r>
          </w:ins>
          <w:r>
            <w:rPr>
              <w:noProof/>
              <w:webHidden/>
            </w:rPr>
          </w:r>
          <w:r>
            <w:rPr>
              <w:noProof/>
              <w:webHidden/>
            </w:rPr>
            <w:fldChar w:fldCharType="separate"/>
          </w:r>
          <w:ins w:id="131" w:author="PH" w:date="2024-11-27T18:59:00Z" w16du:dateUtc="2024-11-27T17:59:00Z">
            <w:r>
              <w:rPr>
                <w:noProof/>
                <w:webHidden/>
              </w:rPr>
              <w:t>26</w:t>
            </w:r>
            <w:r>
              <w:rPr>
                <w:noProof/>
                <w:webHidden/>
              </w:rPr>
              <w:fldChar w:fldCharType="end"/>
            </w:r>
            <w:r w:rsidRPr="00D44B2E">
              <w:rPr>
                <w:rStyle w:val="Hyperlink"/>
                <w:noProof/>
              </w:rPr>
              <w:fldChar w:fldCharType="end"/>
            </w:r>
          </w:ins>
        </w:p>
        <w:p w14:paraId="45705B06" w14:textId="33B4BEC6" w:rsidR="00901FC4" w:rsidRDefault="00901FC4">
          <w:pPr>
            <w:pStyle w:val="Verzeichnis3"/>
            <w:tabs>
              <w:tab w:val="left" w:pos="1440"/>
              <w:tab w:val="right" w:leader="dot" w:pos="9010"/>
            </w:tabs>
            <w:rPr>
              <w:ins w:id="132" w:author="PH" w:date="2024-11-27T18:59:00Z" w16du:dateUtc="2024-11-27T17:59:00Z"/>
              <w:rFonts w:asciiTheme="minorHAnsi" w:eastAsiaTheme="minorEastAsia" w:hAnsiTheme="minorHAnsi"/>
              <w:noProof/>
              <w:color w:val="auto"/>
              <w:kern w:val="2"/>
              <w:lang w:eastAsia="en-GB"/>
              <w14:ligatures w14:val="standardContextual"/>
            </w:rPr>
          </w:pPr>
          <w:ins w:id="133"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"_Toc183626427"</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3.2.2</w:t>
            </w:r>
            <w:r>
              <w:rPr>
                <w:rFonts w:asciiTheme="minorHAnsi" w:eastAsiaTheme="minorEastAsia" w:hAnsiTheme="minorHAnsi"/>
                <w:noProof/>
                <w:color w:val="auto"/>
                <w:kern w:val="2"/>
                <w:lang w:eastAsia="en-GB"/>
                <w14:ligatures w14:val="standardContextual"/>
              </w:rPr>
              <w:tab/>
            </w:r>
            <w:r w:rsidRPr="00D44B2E">
              <w:rPr>
                <w:rStyle w:val="Hyperlink"/>
                <w:noProof/>
              </w:rPr>
              <w:t>ServiceMetadataPublisherServiceForParticipant datatype</w:t>
            </w:r>
            <w:r>
              <w:rPr>
                <w:noProof/>
                <w:webHidden/>
              </w:rPr>
              <w:tab/>
            </w:r>
            <w:r>
              <w:rPr>
                <w:noProof/>
                <w:webHidden/>
              </w:rPr>
              <w:fldChar w:fldCharType="begin"/>
            </w:r>
            <w:r>
              <w:rPr>
                <w:noProof/>
                <w:webHidden/>
              </w:rPr>
              <w:instrText xml:space="preserve"> PAGEREF _Toc183626427 \h </w:instrText>
            </w:r>
          </w:ins>
          <w:r>
            <w:rPr>
              <w:noProof/>
              <w:webHidden/>
            </w:rPr>
          </w:r>
          <w:r>
            <w:rPr>
              <w:noProof/>
              <w:webHidden/>
            </w:rPr>
            <w:fldChar w:fldCharType="separate"/>
          </w:r>
          <w:ins w:id="134" w:author="PH" w:date="2024-11-27T18:59:00Z" w16du:dateUtc="2024-11-27T17:59:00Z">
            <w:r>
              <w:rPr>
                <w:noProof/>
                <w:webHidden/>
              </w:rPr>
              <w:t>26</w:t>
            </w:r>
            <w:r>
              <w:rPr>
                <w:noProof/>
                <w:webHidden/>
              </w:rPr>
              <w:fldChar w:fldCharType="end"/>
            </w:r>
            <w:r w:rsidRPr="00D44B2E">
              <w:rPr>
                <w:rStyle w:val="Hyperlink"/>
                <w:noProof/>
              </w:rPr>
              <w:fldChar w:fldCharType="end"/>
            </w:r>
          </w:ins>
        </w:p>
        <w:p w14:paraId="0260E068" w14:textId="50558996" w:rsidR="00901FC4" w:rsidRDefault="00901FC4">
          <w:pPr>
            <w:pStyle w:val="Verzeichnis3"/>
            <w:tabs>
              <w:tab w:val="left" w:pos="1440"/>
              <w:tab w:val="right" w:leader="dot" w:pos="9010"/>
            </w:tabs>
            <w:rPr>
              <w:ins w:id="135" w:author="PH" w:date="2024-11-27T18:59:00Z" w16du:dateUtc="2024-11-27T17:59:00Z"/>
              <w:rFonts w:asciiTheme="minorHAnsi" w:eastAsiaTheme="minorEastAsia" w:hAnsiTheme="minorHAnsi"/>
              <w:noProof/>
              <w:color w:val="auto"/>
              <w:kern w:val="2"/>
              <w:lang w:eastAsia="en-GB"/>
              <w14:ligatures w14:val="standardContextual"/>
            </w:rPr>
          </w:pPr>
          <w:ins w:id="136"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"_Toc183626428"</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3.2.3</w:t>
            </w:r>
            <w:r>
              <w:rPr>
                <w:rFonts w:asciiTheme="minorHAnsi" w:eastAsiaTheme="minorEastAsia" w:hAnsiTheme="minorHAnsi"/>
                <w:noProof/>
                <w:color w:val="auto"/>
                <w:kern w:val="2"/>
                <w:lang w:eastAsia="en-GB"/>
                <w14:ligatures w14:val="standardContextual"/>
              </w:rPr>
              <w:tab/>
            </w:r>
            <w:r w:rsidRPr="00D44B2E">
              <w:rPr>
                <w:rStyle w:val="Hyperlink"/>
                <w:noProof/>
              </w:rPr>
              <w:t>ParticipantIdentifier datatype</w:t>
            </w:r>
            <w:r>
              <w:rPr>
                <w:noProof/>
                <w:webHidden/>
              </w:rPr>
              <w:tab/>
            </w:r>
            <w:r>
              <w:rPr>
                <w:noProof/>
                <w:webHidden/>
              </w:rPr>
              <w:fldChar w:fldCharType="begin"/>
            </w:r>
            <w:r>
              <w:rPr>
                <w:noProof/>
                <w:webHidden/>
              </w:rPr>
              <w:instrText xml:space="preserve"> PAGEREF _Toc183626428 \h </w:instrText>
            </w:r>
          </w:ins>
          <w:r>
            <w:rPr>
              <w:noProof/>
              <w:webHidden/>
            </w:rPr>
          </w:r>
          <w:r>
            <w:rPr>
              <w:noProof/>
              <w:webHidden/>
            </w:rPr>
            <w:fldChar w:fldCharType="separate"/>
          </w:r>
          <w:ins w:id="137" w:author="PH" w:date="2024-11-27T18:59:00Z" w16du:dateUtc="2024-11-27T17:59:00Z">
            <w:r>
              <w:rPr>
                <w:noProof/>
                <w:webHidden/>
              </w:rPr>
              <w:t>27</w:t>
            </w:r>
            <w:r>
              <w:rPr>
                <w:noProof/>
                <w:webHidden/>
              </w:rPr>
              <w:fldChar w:fldCharType="end"/>
            </w:r>
            <w:r w:rsidRPr="00D44B2E">
              <w:rPr>
                <w:rStyle w:val="Hyperlink"/>
                <w:noProof/>
              </w:rPr>
              <w:fldChar w:fldCharType="end"/>
            </w:r>
          </w:ins>
        </w:p>
        <w:p w14:paraId="598DA67C" w14:textId="6ED872F2" w:rsidR="00901FC4" w:rsidRDefault="00901FC4">
          <w:pPr>
            <w:pStyle w:val="Verzeichnis3"/>
            <w:tabs>
              <w:tab w:val="left" w:pos="1440"/>
              <w:tab w:val="right" w:leader="dot" w:pos="9010"/>
            </w:tabs>
            <w:rPr>
              <w:ins w:id="138" w:author="PH" w:date="2024-11-27T18:59:00Z" w16du:dateUtc="2024-11-27T17:59:00Z"/>
              <w:rFonts w:asciiTheme="minorHAnsi" w:eastAsiaTheme="minorEastAsia" w:hAnsiTheme="minorHAnsi"/>
              <w:noProof/>
              <w:color w:val="auto"/>
              <w:kern w:val="2"/>
              <w:lang w:eastAsia="en-GB"/>
              <w14:ligatures w14:val="standardContextual"/>
            </w:rPr>
          </w:pPr>
          <w:ins w:id="139"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"_Toc183626429"</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3.2.4</w:t>
            </w:r>
            <w:r>
              <w:rPr>
                <w:rFonts w:asciiTheme="minorHAnsi" w:eastAsiaTheme="minorEastAsia" w:hAnsiTheme="minorHAnsi"/>
                <w:noProof/>
                <w:color w:val="auto"/>
                <w:kern w:val="2"/>
                <w:lang w:eastAsia="en-GB"/>
                <w14:ligatures w14:val="standardContextual"/>
              </w:rPr>
              <w:tab/>
            </w:r>
            <w:r w:rsidRPr="00D44B2E">
              <w:rPr>
                <w:rStyle w:val="Hyperlink"/>
                <w:noProof/>
              </w:rPr>
              <w:t>ParticipantIdentifier format</w:t>
            </w:r>
            <w:r>
              <w:rPr>
                <w:noProof/>
                <w:webHidden/>
              </w:rPr>
              <w:tab/>
            </w:r>
            <w:r>
              <w:rPr>
                <w:noProof/>
                <w:webHidden/>
              </w:rPr>
              <w:fldChar w:fldCharType="begin"/>
            </w:r>
            <w:r>
              <w:rPr>
                <w:noProof/>
                <w:webHidden/>
              </w:rPr>
              <w:instrText xml:space="preserve"> PAGEREF _Toc183626429 \h </w:instrText>
            </w:r>
          </w:ins>
          <w:r>
            <w:rPr>
              <w:noProof/>
              <w:webHidden/>
            </w:rPr>
          </w:r>
          <w:r>
            <w:rPr>
              <w:noProof/>
              <w:webHidden/>
            </w:rPr>
            <w:fldChar w:fldCharType="separate"/>
          </w:r>
          <w:ins w:id="140" w:author="PH" w:date="2024-11-27T18:59:00Z" w16du:dateUtc="2024-11-27T17:59:00Z">
            <w:r>
              <w:rPr>
                <w:noProof/>
                <w:webHidden/>
              </w:rPr>
              <w:t>27</w:t>
            </w:r>
            <w:r>
              <w:rPr>
                <w:noProof/>
                <w:webHidden/>
              </w:rPr>
              <w:fldChar w:fldCharType="end"/>
            </w:r>
            <w:r w:rsidRPr="00D44B2E">
              <w:rPr>
                <w:rStyle w:val="Hyperlink"/>
                <w:noProof/>
              </w:rPr>
              <w:fldChar w:fldCharType="end"/>
            </w:r>
          </w:ins>
        </w:p>
        <w:p w14:paraId="2A38BF70" w14:textId="1F8040B5" w:rsidR="00901FC4" w:rsidRDefault="00901FC4">
          <w:pPr>
            <w:pStyle w:val="Verzeichnis3"/>
            <w:tabs>
              <w:tab w:val="left" w:pos="1440"/>
              <w:tab w:val="right" w:leader="dot" w:pos="9010"/>
            </w:tabs>
            <w:rPr>
              <w:ins w:id="141" w:author="PH" w:date="2024-11-27T18:59:00Z" w16du:dateUtc="2024-11-27T17:59:00Z"/>
              <w:rFonts w:asciiTheme="minorHAnsi" w:eastAsiaTheme="minorEastAsia" w:hAnsiTheme="minorHAnsi"/>
              <w:noProof/>
              <w:color w:val="auto"/>
              <w:kern w:val="2"/>
              <w:lang w:eastAsia="en-GB"/>
              <w14:ligatures w14:val="standardContextual"/>
            </w:rPr>
          </w:pPr>
          <w:ins w:id="142"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"_Toc183626430"</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3.2.5</w:t>
            </w:r>
            <w:r>
              <w:rPr>
                <w:rFonts w:asciiTheme="minorHAnsi" w:eastAsiaTheme="minorEastAsia" w:hAnsiTheme="minorHAnsi"/>
                <w:noProof/>
                <w:color w:val="auto"/>
                <w:kern w:val="2"/>
                <w:lang w:eastAsia="en-GB"/>
                <w14:ligatures w14:val="standardContextual"/>
              </w:rPr>
              <w:tab/>
            </w:r>
            <w:r w:rsidRPr="00D44B2E">
              <w:rPr>
                <w:rStyle w:val="Hyperlink"/>
                <w:noProof/>
              </w:rPr>
              <w:t>ParticipantIdentifierPage datatype</w:t>
            </w:r>
            <w:r>
              <w:rPr>
                <w:noProof/>
                <w:webHidden/>
              </w:rPr>
              <w:tab/>
            </w:r>
            <w:r>
              <w:rPr>
                <w:noProof/>
                <w:webHidden/>
              </w:rPr>
              <w:fldChar w:fldCharType="begin"/>
            </w:r>
            <w:r>
              <w:rPr>
                <w:noProof/>
                <w:webHidden/>
              </w:rPr>
              <w:instrText xml:space="preserve"> PAGEREF _Toc183626430 \h </w:instrText>
            </w:r>
          </w:ins>
          <w:r>
            <w:rPr>
              <w:noProof/>
              <w:webHidden/>
            </w:rPr>
          </w:r>
          <w:r>
            <w:rPr>
              <w:noProof/>
              <w:webHidden/>
            </w:rPr>
            <w:fldChar w:fldCharType="separate"/>
          </w:r>
          <w:ins w:id="143" w:author="PH" w:date="2024-11-27T18:59:00Z" w16du:dateUtc="2024-11-27T17:59:00Z">
            <w:r>
              <w:rPr>
                <w:noProof/>
                <w:webHidden/>
              </w:rPr>
              <w:t>27</w:t>
            </w:r>
            <w:r>
              <w:rPr>
                <w:noProof/>
                <w:webHidden/>
              </w:rPr>
              <w:fldChar w:fldCharType="end"/>
            </w:r>
            <w:r w:rsidRPr="00D44B2E">
              <w:rPr>
                <w:rStyle w:val="Hyperlink"/>
                <w:noProof/>
              </w:rPr>
              <w:fldChar w:fldCharType="end"/>
            </w:r>
          </w:ins>
        </w:p>
        <w:p w14:paraId="5E14F4BE" w14:textId="353BB121" w:rsidR="00901FC4" w:rsidRDefault="00901FC4">
          <w:pPr>
            <w:pStyle w:val="Verzeichnis3"/>
            <w:tabs>
              <w:tab w:val="left" w:pos="1440"/>
              <w:tab w:val="right" w:leader="dot" w:pos="9010"/>
            </w:tabs>
            <w:rPr>
              <w:ins w:id="144" w:author="PH" w:date="2024-11-27T18:59:00Z" w16du:dateUtc="2024-11-27T17:59:00Z"/>
              <w:rFonts w:asciiTheme="minorHAnsi" w:eastAsiaTheme="minorEastAsia" w:hAnsiTheme="minorHAnsi"/>
              <w:noProof/>
              <w:color w:val="auto"/>
              <w:kern w:val="2"/>
              <w:lang w:eastAsia="en-GB"/>
              <w14:ligatures w14:val="standardContextual"/>
            </w:rPr>
          </w:pPr>
          <w:ins w:id="145"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"_Toc183626431"</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3.2.6</w:t>
            </w:r>
            <w:r>
              <w:rPr>
                <w:rFonts w:asciiTheme="minorHAnsi" w:eastAsiaTheme="minorEastAsia" w:hAnsiTheme="minorHAnsi"/>
                <w:noProof/>
                <w:color w:val="auto"/>
                <w:kern w:val="2"/>
                <w:lang w:eastAsia="en-GB"/>
                <w14:ligatures w14:val="standardContextual"/>
              </w:rPr>
              <w:tab/>
            </w:r>
            <w:r w:rsidRPr="00D44B2E">
              <w:rPr>
                <w:rStyle w:val="Hyperlink"/>
                <w:noProof/>
              </w:rPr>
              <w:t>MigrationRecord</w:t>
            </w:r>
            <w:r>
              <w:rPr>
                <w:noProof/>
                <w:webHidden/>
              </w:rPr>
              <w:tab/>
            </w:r>
            <w:r>
              <w:rPr>
                <w:noProof/>
                <w:webHidden/>
              </w:rPr>
              <w:fldChar w:fldCharType="begin"/>
            </w:r>
            <w:r>
              <w:rPr>
                <w:noProof/>
                <w:webHidden/>
              </w:rPr>
              <w:instrText xml:space="preserve"> PAGEREF _Toc183626431 \h </w:instrText>
            </w:r>
          </w:ins>
          <w:r>
            <w:rPr>
              <w:noProof/>
              <w:webHidden/>
            </w:rPr>
          </w:r>
          <w:r>
            <w:rPr>
              <w:noProof/>
              <w:webHidden/>
            </w:rPr>
            <w:fldChar w:fldCharType="separate"/>
          </w:r>
          <w:ins w:id="146" w:author="PH" w:date="2024-11-27T18:59:00Z" w16du:dateUtc="2024-11-27T17:59:00Z">
            <w:r>
              <w:rPr>
                <w:noProof/>
                <w:webHidden/>
              </w:rPr>
              <w:t>28</w:t>
            </w:r>
            <w:r>
              <w:rPr>
                <w:noProof/>
                <w:webHidden/>
              </w:rPr>
              <w:fldChar w:fldCharType="end"/>
            </w:r>
            <w:r w:rsidRPr="00D44B2E">
              <w:rPr>
                <w:rStyle w:val="Hyperlink"/>
                <w:noProof/>
              </w:rPr>
              <w:fldChar w:fldCharType="end"/>
            </w:r>
          </w:ins>
        </w:p>
        <w:p w14:paraId="64FDFAAF" w14:textId="6D94DDF5" w:rsidR="00901FC4" w:rsidRDefault="00901FC4">
          <w:pPr>
            <w:pStyle w:val="Verzeichnis1"/>
            <w:tabs>
              <w:tab w:val="left" w:pos="482"/>
              <w:tab w:val="right" w:leader="dot" w:pos="9010"/>
            </w:tabs>
            <w:rPr>
              <w:ins w:id="147" w:author="PH" w:date="2024-11-27T18:59:00Z" w16du:dateUtc="2024-11-27T17:59:00Z"/>
              <w:rFonts w:asciiTheme="minorHAnsi" w:eastAsiaTheme="minorEastAsia" w:hAnsiTheme="minorHAnsi"/>
              <w:b w:val="0"/>
              <w:noProof/>
              <w:color w:val="auto"/>
              <w:kern w:val="2"/>
              <w:lang w:eastAsia="en-GB"/>
              <w14:ligatures w14:val="standardContextual"/>
            </w:rPr>
          </w:pPr>
          <w:ins w:id="148"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"_Toc183626432"</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w:t>
            </w:r>
            <w:r>
              <w:rPr>
                <w:rFonts w:asciiTheme="minorHAnsi" w:eastAsiaTheme="minorEastAsia" w:hAnsiTheme="minorHAnsi"/>
                <w:b w:val="0"/>
                <w:noProof/>
                <w:color w:val="auto"/>
                <w:kern w:val="2"/>
                <w:lang w:eastAsia="en-GB"/>
                <w14:ligatures w14:val="standardContextual"/>
              </w:rPr>
              <w:tab/>
            </w:r>
            <w:r w:rsidRPr="00D44B2E">
              <w:rPr>
                <w:rStyle w:val="Hyperlink"/>
                <w:noProof/>
              </w:rPr>
              <w:t>Service Bindings</w:t>
            </w:r>
            <w:r>
              <w:rPr>
                <w:noProof/>
                <w:webHidden/>
              </w:rPr>
              <w:tab/>
            </w:r>
            <w:r>
              <w:rPr>
                <w:noProof/>
                <w:webHidden/>
              </w:rPr>
              <w:fldChar w:fldCharType="begin"/>
            </w:r>
            <w:r>
              <w:rPr>
                <w:noProof/>
                <w:webHidden/>
              </w:rPr>
              <w:instrText xml:space="preserve"> PAGEREF _Toc183626432 \h </w:instrText>
            </w:r>
          </w:ins>
          <w:r>
            <w:rPr>
              <w:noProof/>
              <w:webHidden/>
            </w:rPr>
          </w:r>
          <w:r>
            <w:rPr>
              <w:noProof/>
              <w:webHidden/>
            </w:rPr>
            <w:fldChar w:fldCharType="separate"/>
          </w:r>
          <w:ins w:id="149" w:author="PH" w:date="2024-11-27T18:59:00Z" w16du:dateUtc="2024-11-27T17:59:00Z">
            <w:r>
              <w:rPr>
                <w:noProof/>
                <w:webHidden/>
              </w:rPr>
              <w:t>28</w:t>
            </w:r>
            <w:r>
              <w:rPr>
                <w:noProof/>
                <w:webHidden/>
              </w:rPr>
              <w:fldChar w:fldCharType="end"/>
            </w:r>
            <w:r w:rsidRPr="00D44B2E">
              <w:rPr>
                <w:rStyle w:val="Hyperlink"/>
                <w:noProof/>
              </w:rPr>
              <w:fldChar w:fldCharType="end"/>
            </w:r>
          </w:ins>
        </w:p>
        <w:p w14:paraId="7E86E75C" w14:textId="6B060B38" w:rsidR="00901FC4" w:rsidRDefault="00901FC4">
          <w:pPr>
            <w:pStyle w:val="Verzeichnis2"/>
            <w:tabs>
              <w:tab w:val="left" w:pos="960"/>
              <w:tab w:val="right" w:leader="dot" w:pos="9010"/>
            </w:tabs>
            <w:rPr>
              <w:ins w:id="150" w:author="PH" w:date="2024-11-27T18:59:00Z" w16du:dateUtc="2024-11-27T17:59:00Z"/>
              <w:rFonts w:asciiTheme="minorHAnsi" w:eastAsiaTheme="minorEastAsia" w:hAnsiTheme="minorHAnsi"/>
              <w:noProof/>
              <w:color w:val="auto"/>
              <w:kern w:val="2"/>
              <w:lang w:eastAsia="en-GB"/>
              <w14:ligatures w14:val="standardContextual"/>
            </w:rPr>
          </w:pPr>
          <w:ins w:id="151"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"_Toc183626433"</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4.1</w:t>
            </w:r>
            <w:r>
              <w:rPr>
                <w:rFonts w:asciiTheme="minorHAnsi" w:eastAsiaTheme="minorEastAsia" w:hAnsiTheme="minorHAnsi"/>
                <w:noProof/>
                <w:color w:val="auto"/>
                <w:kern w:val="2"/>
                <w:lang w:eastAsia="en-GB"/>
                <w14:ligatures w14:val="standardContextual"/>
              </w:rPr>
              <w:tab/>
            </w:r>
            <w:r w:rsidRPr="00D44B2E">
              <w:rPr>
                <w:rStyle w:val="Hyperlink"/>
                <w:noProof/>
              </w:rPr>
              <w:t>Services Provided as Web services - characteristics</w:t>
            </w:r>
            <w:r>
              <w:rPr>
                <w:noProof/>
                <w:webHidden/>
              </w:rPr>
              <w:tab/>
            </w:r>
            <w:r>
              <w:rPr>
                <w:noProof/>
                <w:webHidden/>
              </w:rPr>
              <w:fldChar w:fldCharType="begin"/>
            </w:r>
            <w:r>
              <w:rPr>
                <w:noProof/>
                <w:webHidden/>
              </w:rPr>
              <w:instrText xml:space="preserve"> PAGEREF _Toc183626433 \h </w:instrText>
            </w:r>
          </w:ins>
          <w:r>
            <w:rPr>
              <w:noProof/>
              <w:webHidden/>
            </w:rPr>
          </w:r>
          <w:r>
            <w:rPr>
              <w:noProof/>
              <w:webHidden/>
            </w:rPr>
            <w:fldChar w:fldCharType="separate"/>
          </w:r>
          <w:ins w:id="152" w:author="PH" w:date="2024-11-27T18:59:00Z" w16du:dateUtc="2024-11-27T17:59:00Z">
            <w:r>
              <w:rPr>
                <w:noProof/>
                <w:webHidden/>
              </w:rPr>
              <w:t>28</w:t>
            </w:r>
            <w:r>
              <w:rPr>
                <w:noProof/>
                <w:webHidden/>
              </w:rPr>
              <w:fldChar w:fldCharType="end"/>
            </w:r>
            <w:r w:rsidRPr="00D44B2E">
              <w:rPr>
                <w:rStyle w:val="Hyperlink"/>
                <w:noProof/>
              </w:rPr>
              <w:fldChar w:fldCharType="end"/>
            </w:r>
          </w:ins>
        </w:p>
        <w:p w14:paraId="1866A1D2" w14:textId="02192C91" w:rsidR="00901FC4" w:rsidRDefault="00901FC4">
          <w:pPr>
            <w:pStyle w:val="Verzeichnis2"/>
            <w:tabs>
              <w:tab w:val="left" w:pos="960"/>
              <w:tab w:val="right" w:leader="dot" w:pos="9010"/>
            </w:tabs>
            <w:rPr>
              <w:ins w:id="153" w:author="PH" w:date="2024-11-27T18:59:00Z" w16du:dateUtc="2024-11-27T17:59:00Z"/>
              <w:rFonts w:asciiTheme="minorHAnsi" w:eastAsiaTheme="minorEastAsia" w:hAnsiTheme="minorHAnsi"/>
              <w:noProof/>
              <w:color w:val="auto"/>
              <w:kern w:val="2"/>
              <w:lang w:eastAsia="en-GB"/>
              <w14:ligatures w14:val="standardContextual"/>
            </w:rPr>
          </w:pPr>
          <w:ins w:id="154"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"_Toc183626434"</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4.2</w:t>
            </w:r>
            <w:r>
              <w:rPr>
                <w:rFonts w:asciiTheme="minorHAnsi" w:eastAsiaTheme="minorEastAsia" w:hAnsiTheme="minorHAnsi"/>
                <w:noProof/>
                <w:color w:val="auto"/>
                <w:kern w:val="2"/>
                <w:lang w:eastAsia="en-GB"/>
                <w14:ligatures w14:val="standardContextual"/>
              </w:rPr>
              <w:tab/>
            </w:r>
            <w:r w:rsidRPr="00D44B2E">
              <w:rPr>
                <w:rStyle w:val="Hyperlink"/>
                <w:noProof/>
              </w:rPr>
              <w:t>ManageBusinessIdentifier service - binding</w:t>
            </w:r>
            <w:r>
              <w:rPr>
                <w:noProof/>
                <w:webHidden/>
              </w:rPr>
              <w:tab/>
            </w:r>
            <w:r>
              <w:rPr>
                <w:noProof/>
                <w:webHidden/>
              </w:rPr>
              <w:fldChar w:fldCharType="begin"/>
            </w:r>
            <w:r>
              <w:rPr>
                <w:noProof/>
                <w:webHidden/>
              </w:rPr>
              <w:instrText xml:space="preserve"> PAGEREF _Toc183626434 \h </w:instrText>
            </w:r>
          </w:ins>
          <w:r>
            <w:rPr>
              <w:noProof/>
              <w:webHidden/>
            </w:rPr>
          </w:r>
          <w:r>
            <w:rPr>
              <w:noProof/>
              <w:webHidden/>
            </w:rPr>
            <w:fldChar w:fldCharType="separate"/>
          </w:r>
          <w:ins w:id="155" w:author="PH" w:date="2024-11-27T18:59:00Z" w16du:dateUtc="2024-11-27T17:59:00Z">
            <w:r>
              <w:rPr>
                <w:noProof/>
                <w:webHidden/>
              </w:rPr>
              <w:t>28</w:t>
            </w:r>
            <w:r>
              <w:rPr>
                <w:noProof/>
                <w:webHidden/>
              </w:rPr>
              <w:fldChar w:fldCharType="end"/>
            </w:r>
            <w:r w:rsidRPr="00D44B2E">
              <w:rPr>
                <w:rStyle w:val="Hyperlink"/>
                <w:noProof/>
              </w:rPr>
              <w:fldChar w:fldCharType="end"/>
            </w:r>
          </w:ins>
        </w:p>
        <w:p w14:paraId="345AB042" w14:textId="21E43046" w:rsidR="00901FC4" w:rsidRDefault="00901FC4">
          <w:pPr>
            <w:pStyle w:val="Verzeichnis3"/>
            <w:tabs>
              <w:tab w:val="left" w:pos="1440"/>
              <w:tab w:val="right" w:leader="dot" w:pos="9010"/>
            </w:tabs>
            <w:rPr>
              <w:ins w:id="156" w:author="PH" w:date="2024-11-27T18:59:00Z" w16du:dateUtc="2024-11-27T17:59:00Z"/>
              <w:rFonts w:asciiTheme="minorHAnsi" w:eastAsiaTheme="minorEastAsia" w:hAnsiTheme="minorHAnsi"/>
              <w:noProof/>
              <w:color w:val="auto"/>
              <w:kern w:val="2"/>
              <w:lang w:eastAsia="en-GB"/>
              <w14:ligatures w14:val="standardContextual"/>
            </w:rPr>
          </w:pPr>
          <w:ins w:id="157"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"_Toc183626435"</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4.2.1</w:t>
            </w:r>
            <w:r>
              <w:rPr>
                <w:rFonts w:asciiTheme="minorHAnsi" w:eastAsiaTheme="minorEastAsia" w:hAnsiTheme="minorHAnsi"/>
                <w:noProof/>
                <w:color w:val="auto"/>
                <w:kern w:val="2"/>
                <w:lang w:eastAsia="en-GB"/>
                <w14:ligatures w14:val="standardContextual"/>
              </w:rPr>
              <w:tab/>
            </w:r>
            <w:r w:rsidRPr="00D44B2E">
              <w:rPr>
                <w:rStyle w:val="Hyperlink"/>
                <w:noProof/>
              </w:rPr>
              <w:t>Transport binding</w:t>
            </w:r>
            <w:r>
              <w:rPr>
                <w:noProof/>
                <w:webHidden/>
              </w:rPr>
              <w:tab/>
            </w:r>
            <w:r>
              <w:rPr>
                <w:noProof/>
                <w:webHidden/>
              </w:rPr>
              <w:fldChar w:fldCharType="begin"/>
            </w:r>
            <w:r>
              <w:rPr>
                <w:noProof/>
                <w:webHidden/>
              </w:rPr>
              <w:instrText xml:space="preserve"> PAGEREF _Toc183626435 \h </w:instrText>
            </w:r>
          </w:ins>
          <w:r>
            <w:rPr>
              <w:noProof/>
              <w:webHidden/>
            </w:rPr>
          </w:r>
          <w:r>
            <w:rPr>
              <w:noProof/>
              <w:webHidden/>
            </w:rPr>
            <w:fldChar w:fldCharType="separate"/>
          </w:r>
          <w:ins w:id="158" w:author="PH" w:date="2024-11-27T18:59:00Z" w16du:dateUtc="2024-11-27T17:59:00Z">
            <w:r>
              <w:rPr>
                <w:noProof/>
                <w:webHidden/>
              </w:rPr>
              <w:t>29</w:t>
            </w:r>
            <w:r>
              <w:rPr>
                <w:noProof/>
                <w:webHidden/>
              </w:rPr>
              <w:fldChar w:fldCharType="end"/>
            </w:r>
            <w:r w:rsidRPr="00D44B2E">
              <w:rPr>
                <w:rStyle w:val="Hyperlink"/>
                <w:noProof/>
              </w:rPr>
              <w:fldChar w:fldCharType="end"/>
            </w:r>
          </w:ins>
        </w:p>
        <w:p w14:paraId="1628ABF2" w14:textId="47766523" w:rsidR="00901FC4" w:rsidRDefault="00901FC4">
          <w:pPr>
            <w:pStyle w:val="Verzeichnis3"/>
            <w:tabs>
              <w:tab w:val="left" w:pos="1440"/>
              <w:tab w:val="right" w:leader="dot" w:pos="9010"/>
            </w:tabs>
            <w:rPr>
              <w:ins w:id="159" w:author="PH" w:date="2024-11-27T18:59:00Z" w16du:dateUtc="2024-11-27T17:59:00Z"/>
              <w:rFonts w:asciiTheme="minorHAnsi" w:eastAsiaTheme="minorEastAsia" w:hAnsiTheme="minorHAnsi"/>
              <w:noProof/>
              <w:color w:val="auto"/>
              <w:kern w:val="2"/>
              <w:lang w:eastAsia="en-GB"/>
              <w14:ligatures w14:val="standardContextual"/>
            </w:rPr>
          </w:pPr>
          <w:ins w:id="160"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"_Toc183626436"</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4.2.2</w:t>
            </w:r>
            <w:r>
              <w:rPr>
                <w:rFonts w:asciiTheme="minorHAnsi" w:eastAsiaTheme="minorEastAsia" w:hAnsiTheme="minorHAnsi"/>
                <w:noProof/>
                <w:color w:val="auto"/>
                <w:kern w:val="2"/>
                <w:lang w:eastAsia="en-GB"/>
                <w14:ligatures w14:val="standardContextual"/>
              </w:rPr>
              <w:tab/>
            </w:r>
            <w:r w:rsidRPr="00D44B2E">
              <w:rPr>
                <w:rStyle w:val="Hyperlink"/>
                <w:noProof/>
              </w:rPr>
              <w:t>Security</w:t>
            </w:r>
            <w:r>
              <w:rPr>
                <w:noProof/>
                <w:webHidden/>
              </w:rPr>
              <w:tab/>
            </w:r>
            <w:r>
              <w:rPr>
                <w:noProof/>
                <w:webHidden/>
              </w:rPr>
              <w:fldChar w:fldCharType="begin"/>
            </w:r>
            <w:r>
              <w:rPr>
                <w:noProof/>
                <w:webHidden/>
              </w:rPr>
              <w:instrText xml:space="preserve"> PAGEREF _Toc183626436 \h </w:instrText>
            </w:r>
          </w:ins>
          <w:r>
            <w:rPr>
              <w:noProof/>
              <w:webHidden/>
            </w:rPr>
          </w:r>
          <w:r>
            <w:rPr>
              <w:noProof/>
              <w:webHidden/>
            </w:rPr>
            <w:fldChar w:fldCharType="separate"/>
          </w:r>
          <w:ins w:id="161" w:author="PH" w:date="2024-11-27T18:59:00Z" w16du:dateUtc="2024-11-27T17:59:00Z">
            <w:r>
              <w:rPr>
                <w:noProof/>
                <w:webHidden/>
              </w:rPr>
              <w:t>29</w:t>
            </w:r>
            <w:r>
              <w:rPr>
                <w:noProof/>
                <w:webHidden/>
              </w:rPr>
              <w:fldChar w:fldCharType="end"/>
            </w:r>
            <w:r w:rsidRPr="00D44B2E">
              <w:rPr>
                <w:rStyle w:val="Hyperlink"/>
                <w:noProof/>
              </w:rPr>
              <w:fldChar w:fldCharType="end"/>
            </w:r>
          </w:ins>
        </w:p>
        <w:p w14:paraId="31591FD5" w14:textId="718C50C8" w:rsidR="00901FC4" w:rsidRDefault="00901FC4">
          <w:pPr>
            <w:pStyle w:val="Verzeichnis2"/>
            <w:tabs>
              <w:tab w:val="left" w:pos="960"/>
              <w:tab w:val="right" w:leader="dot" w:pos="9010"/>
            </w:tabs>
            <w:rPr>
              <w:ins w:id="162" w:author="PH" w:date="2024-11-27T18:59:00Z" w16du:dateUtc="2024-11-27T17:59:00Z"/>
              <w:rFonts w:asciiTheme="minorHAnsi" w:eastAsiaTheme="minorEastAsia" w:hAnsiTheme="minorHAnsi"/>
              <w:noProof/>
              <w:color w:val="auto"/>
              <w:kern w:val="2"/>
              <w:lang w:eastAsia="en-GB"/>
              <w14:ligatures w14:val="standardContextual"/>
            </w:rPr>
          </w:pPr>
          <w:ins w:id="163"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"_Toc183626437"</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4.3</w:t>
            </w:r>
            <w:r>
              <w:rPr>
                <w:rFonts w:asciiTheme="minorHAnsi" w:eastAsiaTheme="minorEastAsia" w:hAnsiTheme="minorHAnsi"/>
                <w:noProof/>
                <w:color w:val="auto"/>
                <w:kern w:val="2"/>
                <w:lang w:eastAsia="en-GB"/>
                <w14:ligatures w14:val="standardContextual"/>
              </w:rPr>
              <w:tab/>
            </w:r>
            <w:r w:rsidRPr="00D44B2E">
              <w:rPr>
                <w:rStyle w:val="Hyperlink"/>
                <w:noProof/>
              </w:rPr>
              <w:t>ManageServiceMetadata service - binding</w:t>
            </w:r>
            <w:r>
              <w:rPr>
                <w:noProof/>
                <w:webHidden/>
              </w:rPr>
              <w:tab/>
            </w:r>
            <w:r>
              <w:rPr>
                <w:noProof/>
                <w:webHidden/>
              </w:rPr>
              <w:fldChar w:fldCharType="begin"/>
            </w:r>
            <w:r>
              <w:rPr>
                <w:noProof/>
                <w:webHidden/>
              </w:rPr>
              <w:instrText xml:space="preserve"> PAGEREF _Toc183626437 \h </w:instrText>
            </w:r>
          </w:ins>
          <w:r>
            <w:rPr>
              <w:noProof/>
              <w:webHidden/>
            </w:rPr>
          </w:r>
          <w:r>
            <w:rPr>
              <w:noProof/>
              <w:webHidden/>
            </w:rPr>
            <w:fldChar w:fldCharType="separate"/>
          </w:r>
          <w:ins w:id="164" w:author="PH" w:date="2024-11-27T18:59:00Z" w16du:dateUtc="2024-11-27T17:59:00Z">
            <w:r>
              <w:rPr>
                <w:noProof/>
                <w:webHidden/>
              </w:rPr>
              <w:t>29</w:t>
            </w:r>
            <w:r>
              <w:rPr>
                <w:noProof/>
                <w:webHidden/>
              </w:rPr>
              <w:fldChar w:fldCharType="end"/>
            </w:r>
            <w:r w:rsidRPr="00D44B2E">
              <w:rPr>
                <w:rStyle w:val="Hyperlink"/>
                <w:noProof/>
              </w:rPr>
              <w:fldChar w:fldCharType="end"/>
            </w:r>
          </w:ins>
        </w:p>
        <w:p w14:paraId="4326FBB4" w14:textId="3AF8DB87" w:rsidR="00901FC4" w:rsidRDefault="00901FC4">
          <w:pPr>
            <w:pStyle w:val="Verzeichnis3"/>
            <w:tabs>
              <w:tab w:val="left" w:pos="1440"/>
              <w:tab w:val="right" w:leader="dot" w:pos="9010"/>
            </w:tabs>
            <w:rPr>
              <w:ins w:id="165" w:author="PH" w:date="2024-11-27T18:59:00Z" w16du:dateUtc="2024-11-27T17:59:00Z"/>
              <w:rFonts w:asciiTheme="minorHAnsi" w:eastAsiaTheme="minorEastAsia" w:hAnsiTheme="minorHAnsi"/>
              <w:noProof/>
              <w:color w:val="auto"/>
              <w:kern w:val="2"/>
              <w:lang w:eastAsia="en-GB"/>
              <w14:ligatures w14:val="standardContextual"/>
            </w:rPr>
          </w:pPr>
          <w:ins w:id="166"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"_Toc183626438"</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4.3.1</w:t>
            </w:r>
            <w:r>
              <w:rPr>
                <w:rFonts w:asciiTheme="minorHAnsi" w:eastAsiaTheme="minorEastAsia" w:hAnsiTheme="minorHAnsi"/>
                <w:noProof/>
                <w:color w:val="auto"/>
                <w:kern w:val="2"/>
                <w:lang w:eastAsia="en-GB"/>
                <w14:ligatures w14:val="standardContextual"/>
              </w:rPr>
              <w:tab/>
            </w:r>
            <w:r w:rsidRPr="00D44B2E">
              <w:rPr>
                <w:rStyle w:val="Hyperlink"/>
                <w:noProof/>
              </w:rPr>
              <w:t>Transport binding</w:t>
            </w:r>
            <w:r>
              <w:rPr>
                <w:noProof/>
                <w:webHidden/>
              </w:rPr>
              <w:tab/>
            </w:r>
            <w:r>
              <w:rPr>
                <w:noProof/>
                <w:webHidden/>
              </w:rPr>
              <w:fldChar w:fldCharType="begin"/>
            </w:r>
            <w:r>
              <w:rPr>
                <w:noProof/>
                <w:webHidden/>
              </w:rPr>
              <w:instrText xml:space="preserve"> PAGEREF _Toc183626438 \h </w:instrText>
            </w:r>
          </w:ins>
          <w:r>
            <w:rPr>
              <w:noProof/>
              <w:webHidden/>
            </w:rPr>
          </w:r>
          <w:r>
            <w:rPr>
              <w:noProof/>
              <w:webHidden/>
            </w:rPr>
            <w:fldChar w:fldCharType="separate"/>
          </w:r>
          <w:ins w:id="167" w:author="PH" w:date="2024-11-27T18:59:00Z" w16du:dateUtc="2024-11-27T17:59:00Z">
            <w:r>
              <w:rPr>
                <w:noProof/>
                <w:webHidden/>
              </w:rPr>
              <w:t>29</w:t>
            </w:r>
            <w:r>
              <w:rPr>
                <w:noProof/>
                <w:webHidden/>
              </w:rPr>
              <w:fldChar w:fldCharType="end"/>
            </w:r>
            <w:r w:rsidRPr="00D44B2E">
              <w:rPr>
                <w:rStyle w:val="Hyperlink"/>
                <w:noProof/>
              </w:rPr>
              <w:fldChar w:fldCharType="end"/>
            </w:r>
          </w:ins>
        </w:p>
        <w:p w14:paraId="4993139D" w14:textId="57BF9C9A" w:rsidR="00901FC4" w:rsidRDefault="00901FC4">
          <w:pPr>
            <w:pStyle w:val="Verzeichnis3"/>
            <w:tabs>
              <w:tab w:val="left" w:pos="1440"/>
              <w:tab w:val="right" w:leader="dot" w:pos="9010"/>
            </w:tabs>
            <w:rPr>
              <w:ins w:id="168" w:author="PH" w:date="2024-11-27T18:59:00Z" w16du:dateUtc="2024-11-27T17:59:00Z"/>
              <w:rFonts w:asciiTheme="minorHAnsi" w:eastAsiaTheme="minorEastAsia" w:hAnsiTheme="minorHAnsi"/>
              <w:noProof/>
              <w:color w:val="auto"/>
              <w:kern w:val="2"/>
              <w:lang w:eastAsia="en-GB"/>
              <w14:ligatures w14:val="standardContextual"/>
            </w:rPr>
          </w:pPr>
          <w:ins w:id="169"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"_Toc183626439"</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4.3.2</w:t>
            </w:r>
            <w:r>
              <w:rPr>
                <w:rFonts w:asciiTheme="minorHAnsi" w:eastAsiaTheme="minorEastAsia" w:hAnsiTheme="minorHAnsi"/>
                <w:noProof/>
                <w:color w:val="auto"/>
                <w:kern w:val="2"/>
                <w:lang w:eastAsia="en-GB"/>
                <w14:ligatures w14:val="standardContextual"/>
              </w:rPr>
              <w:tab/>
            </w:r>
            <w:r w:rsidRPr="00D44B2E">
              <w:rPr>
                <w:rStyle w:val="Hyperlink"/>
                <w:noProof/>
              </w:rPr>
              <w:t>Security</w:t>
            </w:r>
            <w:r>
              <w:rPr>
                <w:noProof/>
                <w:webHidden/>
              </w:rPr>
              <w:tab/>
            </w:r>
            <w:r>
              <w:rPr>
                <w:noProof/>
                <w:webHidden/>
              </w:rPr>
              <w:fldChar w:fldCharType="begin"/>
            </w:r>
            <w:r>
              <w:rPr>
                <w:noProof/>
                <w:webHidden/>
              </w:rPr>
              <w:instrText xml:space="preserve"> PAGEREF _Toc183626439 \h </w:instrText>
            </w:r>
          </w:ins>
          <w:r>
            <w:rPr>
              <w:noProof/>
              <w:webHidden/>
            </w:rPr>
          </w:r>
          <w:r>
            <w:rPr>
              <w:noProof/>
              <w:webHidden/>
            </w:rPr>
            <w:fldChar w:fldCharType="separate"/>
          </w:r>
          <w:ins w:id="170" w:author="PH" w:date="2024-11-27T18:59:00Z" w16du:dateUtc="2024-11-27T17:59:00Z">
            <w:r>
              <w:rPr>
                <w:noProof/>
                <w:webHidden/>
              </w:rPr>
              <w:t>29</w:t>
            </w:r>
            <w:r>
              <w:rPr>
                <w:noProof/>
                <w:webHidden/>
              </w:rPr>
              <w:fldChar w:fldCharType="end"/>
            </w:r>
            <w:r w:rsidRPr="00D44B2E">
              <w:rPr>
                <w:rStyle w:val="Hyperlink"/>
                <w:noProof/>
              </w:rPr>
              <w:fldChar w:fldCharType="end"/>
            </w:r>
          </w:ins>
        </w:p>
        <w:p w14:paraId="2A64451A" w14:textId="4C514223" w:rsidR="00901FC4" w:rsidRDefault="00901FC4">
          <w:pPr>
            <w:pStyle w:val="Verzeichnis1"/>
            <w:tabs>
              <w:tab w:val="left" w:pos="482"/>
              <w:tab w:val="right" w:leader="dot" w:pos="9010"/>
            </w:tabs>
            <w:rPr>
              <w:ins w:id="171" w:author="PH" w:date="2024-11-27T18:59:00Z" w16du:dateUtc="2024-11-27T17:59:00Z"/>
              <w:rFonts w:asciiTheme="minorHAnsi" w:eastAsiaTheme="minorEastAsia" w:hAnsiTheme="minorHAnsi"/>
              <w:b w:val="0"/>
              <w:noProof/>
              <w:color w:val="auto"/>
              <w:kern w:val="2"/>
              <w:lang w:eastAsia="en-GB"/>
              <w14:ligatures w14:val="standardContextual"/>
            </w:rPr>
          </w:pPr>
          <w:ins w:id="172" w:author="PH" w:date="2024-11-27T18:59:00Z" w16du:dateUtc="2024-11-27T17:59:00Z">
            <w:r w:rsidRPr="00D44B2E">
              <w:rPr>
                <w:rStyle w:val="Hyperlink"/>
                <w:noProof/>
              </w:rPr>
              <w:fldChar w:fldCharType="begin"/>
            </w:r>
            <w:r w:rsidRPr="00D44B2E">
              <w:rPr>
                <w:rStyle w:val="Hyperlink"/>
                <w:noProof/>
              </w:rPr>
              <w:instrText xml:space="preserve"> </w:instrText>
            </w:r>
            <w:r>
              <w:rPr>
                <w:noProof/>
              </w:rPr>
              <w:instrText>HYPERLINK \l "_Toc183626440"</w:instrText>
            </w:r>
            <w:r w:rsidRPr="00D44B2E">
              <w:rPr>
                <w:rStyle w:val="Hyperlink"/>
                <w:noProof/>
              </w:rPr>
              <w:instrText xml:space="preserve"> </w:instrText>
            </w:r>
            <w:r w:rsidRPr="00D44B2E">
              <w:rPr>
                <w:rStyle w:val="Hyperlink"/>
                <w:noProof/>
              </w:rPr>
            </w:r>
            <w:r w:rsidRPr="00D44B2E">
              <w:rPr>
                <w:rStyle w:val="Hyperlink"/>
                <w:noProof/>
              </w:rPr>
              <w:fldChar w:fldCharType="separate"/>
            </w:r>
            <w:r w:rsidRPr="00D44B2E">
              <w:rPr>
                <w:rStyle w:val="Hyperlink"/>
                <w:noProof/>
              </w:rPr>
              <w:t>5</w:t>
            </w:r>
            <w:r>
              <w:rPr>
                <w:rFonts w:asciiTheme="minorHAnsi" w:eastAsiaTheme="minorEastAsia" w:hAnsiTheme="minorHAnsi"/>
                <w:b w:val="0"/>
                <w:noProof/>
                <w:color w:val="auto"/>
                <w:kern w:val="2"/>
                <w:lang w:eastAsia="en-GB"/>
                <w14:ligatures w14:val="standardContextual"/>
              </w:rPr>
              <w:tab/>
            </w:r>
            <w:r w:rsidRPr="00D44B2E">
              <w:rPr>
                <w:rStyle w:val="Hyperlink"/>
                <w:noProof/>
              </w:rPr>
              <w:t>DNS Spoof Mitigation</w:t>
            </w:r>
            <w:r>
              <w:rPr>
                <w:noProof/>
                <w:webHidden/>
              </w:rPr>
              <w:tab/>
            </w:r>
            <w:r>
              <w:rPr>
                <w:noProof/>
                <w:webHidden/>
              </w:rPr>
              <w:fldChar w:fldCharType="begin"/>
            </w:r>
            <w:r>
              <w:rPr>
                <w:noProof/>
                <w:webHidden/>
              </w:rPr>
              <w:instrText xml:space="preserve"> PAGEREF _Toc183626440 \h </w:instrText>
            </w:r>
          </w:ins>
          <w:r>
            <w:rPr>
              <w:noProof/>
              <w:webHidden/>
            </w:rPr>
          </w:r>
          <w:r>
            <w:rPr>
              <w:noProof/>
              <w:webHidden/>
            </w:rPr>
            <w:fldChar w:fldCharType="separate"/>
          </w:r>
          <w:ins w:id="173" w:author="PH" w:date="2024-11-27T18:59:00Z" w16du:dateUtc="2024-11-27T17:59:00Z">
            <w:r>
              <w:rPr>
                <w:noProof/>
                <w:webHidden/>
              </w:rPr>
              <w:t>29</w:t>
            </w:r>
            <w:r>
              <w:rPr>
                <w:noProof/>
                <w:webHidden/>
              </w:rPr>
              <w:fldChar w:fldCharType="end"/>
            </w:r>
            <w:r w:rsidRPr="00D44B2E">
              <w:rPr>
                <w:rStyle w:val="Hyperlink"/>
                <w:noProof/>
              </w:rPr>
              <w:fldChar w:fldCharType="end"/>
            </w:r>
          </w:ins>
        </w:p>
        <w:p w14:paraId="4260E0B7" w14:textId="63BBD2D4" w:rsidR="00A54D82" w:rsidDel="00D112DD" w:rsidRDefault="00A54D82">
          <w:pPr>
            <w:pStyle w:val="Verzeichnis1"/>
            <w:tabs>
              <w:tab w:val="right" w:leader="dot" w:pos="9010"/>
            </w:tabs>
            <w:rPr>
              <w:del w:id="174" w:author="PH" w:date="2024-11-11T22:13:00Z" w16du:dateUtc="2024-11-11T21:13:00Z"/>
              <w:rFonts w:asciiTheme="minorHAnsi" w:eastAsiaTheme="minorEastAsia" w:hAnsiTheme="minorHAnsi"/>
              <w:b w:val="0"/>
              <w:noProof/>
              <w:color w:val="auto"/>
              <w:kern w:val="2"/>
              <w:lang w:eastAsia="en-GB"/>
              <w14:ligatures w14:val="standardContextual"/>
            </w:rPr>
          </w:pPr>
          <w:del w:id="175" w:author="PH" w:date="2024-11-11T22:13:00Z" w16du:dateUtc="2024-11-11T21:13:00Z">
            <w:r w:rsidRPr="00D112DD" w:rsidDel="00D112DD">
              <w:rPr>
                <w:rPrChange w:id="176" w:author="PH" w:date="2024-11-11T22:13:00Z" w16du:dateUtc="2024-11-11T21:13:00Z">
                  <w:rPr>
                    <w:rStyle w:val="Hyperlink"/>
                    <w:b w:val="0"/>
                    <w:noProof/>
                  </w:rPr>
                </w:rPrChange>
              </w:rPr>
              <w:delText>Revision History</w:delText>
            </w:r>
            <w:r w:rsidDel="00D112DD">
              <w:rPr>
                <w:noProof/>
                <w:webHidden/>
              </w:rPr>
              <w:tab/>
              <w:delText>5</w:delText>
            </w:r>
          </w:del>
        </w:p>
        <w:p w14:paraId="1999AC8B" w14:textId="56CA5142" w:rsidR="00A54D82" w:rsidDel="00D112DD" w:rsidRDefault="00A54D82">
          <w:pPr>
            <w:pStyle w:val="Verzeichnis1"/>
            <w:tabs>
              <w:tab w:val="right" w:leader="dot" w:pos="9010"/>
            </w:tabs>
            <w:rPr>
              <w:del w:id="177" w:author="PH" w:date="2024-11-11T22:13:00Z" w16du:dateUtc="2024-11-11T21:13:00Z"/>
              <w:rFonts w:asciiTheme="minorHAnsi" w:eastAsiaTheme="minorEastAsia" w:hAnsiTheme="minorHAnsi"/>
              <w:b w:val="0"/>
              <w:noProof/>
              <w:color w:val="auto"/>
              <w:kern w:val="2"/>
              <w:lang w:eastAsia="en-GB"/>
              <w14:ligatures w14:val="standardContextual"/>
            </w:rPr>
          </w:pPr>
          <w:del w:id="178" w:author="PH" w:date="2024-11-11T22:13:00Z" w16du:dateUtc="2024-11-11T21:13:00Z">
            <w:r w:rsidRPr="00D112DD" w:rsidDel="00D112DD">
              <w:rPr>
                <w:rPrChange w:id="179" w:author="PH" w:date="2024-11-11T22:13:00Z" w16du:dateUtc="2024-11-11T21:13:00Z">
                  <w:rPr>
                    <w:rStyle w:val="Hyperlink"/>
                    <w:b w:val="0"/>
                    <w:noProof/>
                    <w:lang w:val="sv-SE"/>
                  </w:rPr>
                </w:rPrChange>
              </w:rPr>
              <w:delText>Contributors</w:delText>
            </w:r>
            <w:r w:rsidDel="00D112DD">
              <w:rPr>
                <w:noProof/>
                <w:webHidden/>
              </w:rPr>
              <w:tab/>
              <w:delText>5</w:delText>
            </w:r>
          </w:del>
        </w:p>
        <w:p w14:paraId="377CFEBA" w14:textId="14913766" w:rsidR="00A54D82" w:rsidDel="00D112DD" w:rsidRDefault="00A54D82">
          <w:pPr>
            <w:pStyle w:val="Verzeichnis2"/>
            <w:tabs>
              <w:tab w:val="right" w:leader="dot" w:pos="9010"/>
            </w:tabs>
            <w:rPr>
              <w:del w:id="180" w:author="PH" w:date="2024-11-11T22:13:00Z" w16du:dateUtc="2024-11-11T21:13:00Z"/>
              <w:rFonts w:asciiTheme="minorHAnsi" w:eastAsiaTheme="minorEastAsia" w:hAnsiTheme="minorHAnsi"/>
              <w:noProof/>
              <w:color w:val="auto"/>
              <w:kern w:val="2"/>
              <w:lang w:eastAsia="en-GB"/>
              <w14:ligatures w14:val="standardContextual"/>
            </w:rPr>
          </w:pPr>
          <w:del w:id="181" w:author="PH" w:date="2024-11-11T22:13:00Z" w16du:dateUtc="2024-11-11T21:13:00Z">
            <w:r w:rsidRPr="00D112DD" w:rsidDel="00D112DD">
              <w:rPr>
                <w:rPrChange w:id="182" w:author="PH" w:date="2024-11-11T22:13:00Z" w16du:dateUtc="2024-11-11T21:13:00Z">
                  <w:rPr>
                    <w:rStyle w:val="Hyperlink"/>
                    <w:noProof/>
                    <w:lang w:val="sv-SE"/>
                  </w:rPr>
                </w:rPrChange>
              </w:rPr>
              <w:delText>Organisations</w:delText>
            </w:r>
            <w:r w:rsidDel="00D112DD">
              <w:rPr>
                <w:noProof/>
                <w:webHidden/>
              </w:rPr>
              <w:tab/>
              <w:delText>5</w:delText>
            </w:r>
          </w:del>
        </w:p>
        <w:p w14:paraId="5145022E" w14:textId="5A3C8EE8" w:rsidR="00A54D82" w:rsidDel="00D112DD" w:rsidRDefault="00A54D82">
          <w:pPr>
            <w:pStyle w:val="Verzeichnis2"/>
            <w:tabs>
              <w:tab w:val="right" w:leader="dot" w:pos="9010"/>
            </w:tabs>
            <w:rPr>
              <w:del w:id="183" w:author="PH" w:date="2024-11-11T22:13:00Z" w16du:dateUtc="2024-11-11T21:13:00Z"/>
              <w:rFonts w:asciiTheme="minorHAnsi" w:eastAsiaTheme="minorEastAsia" w:hAnsiTheme="minorHAnsi"/>
              <w:noProof/>
              <w:color w:val="auto"/>
              <w:kern w:val="2"/>
              <w:lang w:eastAsia="en-GB"/>
              <w14:ligatures w14:val="standardContextual"/>
            </w:rPr>
          </w:pPr>
          <w:del w:id="184" w:author="PH" w:date="2024-11-11T22:13:00Z" w16du:dateUtc="2024-11-11T21:13:00Z">
            <w:r w:rsidRPr="00D112DD" w:rsidDel="00D112DD">
              <w:rPr>
                <w:rPrChange w:id="185" w:author="PH" w:date="2024-11-11T22:13:00Z" w16du:dateUtc="2024-11-11T21:13:00Z">
                  <w:rPr>
                    <w:rStyle w:val="Hyperlink"/>
                    <w:noProof/>
                  </w:rPr>
                </w:rPrChange>
              </w:rPr>
              <w:delText>Persons</w:delText>
            </w:r>
            <w:r w:rsidDel="00D112DD">
              <w:rPr>
                <w:noProof/>
                <w:webHidden/>
              </w:rPr>
              <w:tab/>
              <w:delText>6</w:delText>
            </w:r>
          </w:del>
        </w:p>
        <w:p w14:paraId="5F718C08" w14:textId="3E3FBB59" w:rsidR="00A54D82" w:rsidDel="00D112DD" w:rsidRDefault="00A54D82">
          <w:pPr>
            <w:pStyle w:val="Verzeichnis1"/>
            <w:tabs>
              <w:tab w:val="left" w:pos="482"/>
              <w:tab w:val="right" w:leader="dot" w:pos="9010"/>
            </w:tabs>
            <w:rPr>
              <w:del w:id="186" w:author="PH" w:date="2024-11-11T22:13:00Z" w16du:dateUtc="2024-11-11T21:13:00Z"/>
              <w:rFonts w:asciiTheme="minorHAnsi" w:eastAsiaTheme="minorEastAsia" w:hAnsiTheme="minorHAnsi"/>
              <w:b w:val="0"/>
              <w:noProof/>
              <w:color w:val="auto"/>
              <w:kern w:val="2"/>
              <w:lang w:eastAsia="en-GB"/>
              <w14:ligatures w14:val="standardContextual"/>
            </w:rPr>
          </w:pPr>
          <w:del w:id="187" w:author="PH" w:date="2024-11-11T22:13:00Z" w16du:dateUtc="2024-11-11T21:13:00Z">
            <w:r w:rsidRPr="00D112DD" w:rsidDel="00D112DD">
              <w:rPr>
                <w:rPrChange w:id="188" w:author="PH" w:date="2024-11-11T22:13:00Z" w16du:dateUtc="2024-11-11T21:13:00Z">
                  <w:rPr>
                    <w:rStyle w:val="Hyperlink"/>
                    <w:b w:val="0"/>
                    <w:noProof/>
                  </w:rPr>
                </w:rPrChange>
              </w:rPr>
              <w:delText>1</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189" w:author="PH" w:date="2024-11-11T22:13:00Z" w16du:dateUtc="2024-11-11T21:13:00Z">
                  <w:rPr>
                    <w:rStyle w:val="Hyperlink"/>
                    <w:b w:val="0"/>
                    <w:noProof/>
                  </w:rPr>
                </w:rPrChange>
              </w:rPr>
              <w:delText>Introduction</w:delText>
            </w:r>
            <w:r w:rsidDel="00D112DD">
              <w:rPr>
                <w:noProof/>
                <w:webHidden/>
              </w:rPr>
              <w:tab/>
              <w:delText>7</w:delText>
            </w:r>
          </w:del>
        </w:p>
        <w:p w14:paraId="2215E946" w14:textId="47DAB8E5" w:rsidR="00A54D82" w:rsidDel="00D112DD" w:rsidRDefault="00A54D82">
          <w:pPr>
            <w:pStyle w:val="Verzeichnis2"/>
            <w:tabs>
              <w:tab w:val="left" w:pos="960"/>
              <w:tab w:val="right" w:leader="dot" w:pos="9010"/>
            </w:tabs>
            <w:rPr>
              <w:del w:id="190" w:author="PH" w:date="2024-11-11T22:13:00Z" w16du:dateUtc="2024-11-11T21:13:00Z"/>
              <w:rFonts w:asciiTheme="minorHAnsi" w:eastAsiaTheme="minorEastAsia" w:hAnsiTheme="minorHAnsi"/>
              <w:noProof/>
              <w:color w:val="auto"/>
              <w:kern w:val="2"/>
              <w:lang w:eastAsia="en-GB"/>
              <w14:ligatures w14:val="standardContextual"/>
            </w:rPr>
          </w:pPr>
          <w:del w:id="191" w:author="PH" w:date="2024-11-11T22:13:00Z" w16du:dateUtc="2024-11-11T21:13:00Z">
            <w:r w:rsidRPr="00D112DD" w:rsidDel="00D112DD">
              <w:rPr>
                <w:rPrChange w:id="192" w:author="PH" w:date="2024-11-11T22:13:00Z" w16du:dateUtc="2024-11-11T21:13:00Z">
                  <w:rPr>
                    <w:rStyle w:val="Hyperlink"/>
                    <w:noProof/>
                  </w:rPr>
                </w:rPrChange>
              </w:rPr>
              <w:delText>1.1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93" w:author="PH" w:date="2024-11-11T22:13:00Z" w16du:dateUtc="2024-11-11T21:13:00Z">
                  <w:rPr>
                    <w:rStyle w:val="Hyperlink"/>
                    <w:noProof/>
                  </w:rPr>
                </w:rPrChange>
              </w:rPr>
              <w:delText>Objective</w:delText>
            </w:r>
            <w:r w:rsidDel="00D112DD">
              <w:rPr>
                <w:noProof/>
                <w:webHidden/>
              </w:rPr>
              <w:tab/>
              <w:delText>7</w:delText>
            </w:r>
          </w:del>
        </w:p>
        <w:p w14:paraId="3DA2D827" w14:textId="62A05709" w:rsidR="00A54D82" w:rsidDel="00D112DD" w:rsidRDefault="00A54D82">
          <w:pPr>
            <w:pStyle w:val="Verzeichnis2"/>
            <w:tabs>
              <w:tab w:val="left" w:pos="960"/>
              <w:tab w:val="right" w:leader="dot" w:pos="9010"/>
            </w:tabs>
            <w:rPr>
              <w:del w:id="194" w:author="PH" w:date="2024-11-11T22:13:00Z" w16du:dateUtc="2024-11-11T21:13:00Z"/>
              <w:rFonts w:asciiTheme="minorHAnsi" w:eastAsiaTheme="minorEastAsia" w:hAnsiTheme="minorHAnsi"/>
              <w:noProof/>
              <w:color w:val="auto"/>
              <w:kern w:val="2"/>
              <w:lang w:eastAsia="en-GB"/>
              <w14:ligatures w14:val="standardContextual"/>
            </w:rPr>
          </w:pPr>
          <w:del w:id="195" w:author="PH" w:date="2024-11-11T22:13:00Z" w16du:dateUtc="2024-11-11T21:13:00Z">
            <w:r w:rsidRPr="00D112DD" w:rsidDel="00D112DD">
              <w:rPr>
                <w:rPrChange w:id="196" w:author="PH" w:date="2024-11-11T22:13:00Z" w16du:dateUtc="2024-11-11T21:13:00Z">
                  <w:rPr>
                    <w:rStyle w:val="Hyperlink"/>
                    <w:noProof/>
                  </w:rPr>
                </w:rPrChange>
              </w:rPr>
              <w:delText>1.2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197" w:author="PH" w:date="2024-11-11T22:13:00Z" w16du:dateUtc="2024-11-11T21:13:00Z">
                  <w:rPr>
                    <w:rStyle w:val="Hyperlink"/>
                    <w:noProof/>
                  </w:rPr>
                </w:rPrChange>
              </w:rPr>
              <w:delText>Scope</w:delText>
            </w:r>
            <w:r w:rsidDel="00D112DD">
              <w:rPr>
                <w:noProof/>
                <w:webHidden/>
              </w:rPr>
              <w:tab/>
              <w:delText>7</w:delText>
            </w:r>
          </w:del>
        </w:p>
        <w:p w14:paraId="2B4B3313" w14:textId="76EECE84" w:rsidR="00A54D82" w:rsidDel="00D112DD" w:rsidRDefault="00A54D82">
          <w:pPr>
            <w:pStyle w:val="Verzeichnis2"/>
            <w:tabs>
              <w:tab w:val="left" w:pos="960"/>
              <w:tab w:val="right" w:leader="dot" w:pos="9010"/>
            </w:tabs>
            <w:rPr>
              <w:del w:id="198" w:author="PH" w:date="2024-11-11T22:13:00Z" w16du:dateUtc="2024-11-11T21:13:00Z"/>
              <w:rFonts w:asciiTheme="minorHAnsi" w:eastAsiaTheme="minorEastAsia" w:hAnsiTheme="minorHAnsi"/>
              <w:noProof/>
              <w:color w:val="auto"/>
              <w:kern w:val="2"/>
              <w:lang w:eastAsia="en-GB"/>
              <w14:ligatures w14:val="standardContextual"/>
            </w:rPr>
          </w:pPr>
          <w:del w:id="199" w:author="PH" w:date="2024-11-11T22:13:00Z" w16du:dateUtc="2024-11-11T21:13:00Z">
            <w:r w:rsidRPr="00D112DD" w:rsidDel="00D112DD">
              <w:rPr>
                <w:rPrChange w:id="200" w:author="PH" w:date="2024-11-11T22:13:00Z" w16du:dateUtc="2024-11-11T21:13:00Z">
                  <w:rPr>
                    <w:rStyle w:val="Hyperlink"/>
                    <w:noProof/>
                    <w:lang w:eastAsia="nb-NO"/>
                  </w:rPr>
                </w:rPrChange>
              </w:rPr>
              <w:delText>1.3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01" w:author="PH" w:date="2024-11-11T22:13:00Z" w16du:dateUtc="2024-11-11T21:13:00Z">
                  <w:rPr>
                    <w:rStyle w:val="Hyperlink"/>
                    <w:noProof/>
                    <w:lang w:eastAsia="nb-NO"/>
                  </w:rPr>
                </w:rPrChange>
              </w:rPr>
              <w:delText>Goals and non-goals</w:delText>
            </w:r>
            <w:r w:rsidDel="00D112DD">
              <w:rPr>
                <w:noProof/>
                <w:webHidden/>
              </w:rPr>
              <w:tab/>
              <w:delText>8</w:delText>
            </w:r>
          </w:del>
        </w:p>
        <w:p w14:paraId="7EF330BF" w14:textId="0A36E981" w:rsidR="00A54D82" w:rsidDel="00D112DD" w:rsidRDefault="00A54D82">
          <w:pPr>
            <w:pStyle w:val="Verzeichnis2"/>
            <w:tabs>
              <w:tab w:val="left" w:pos="960"/>
              <w:tab w:val="right" w:leader="dot" w:pos="9010"/>
            </w:tabs>
            <w:rPr>
              <w:del w:id="202" w:author="PH" w:date="2024-11-11T22:13:00Z" w16du:dateUtc="2024-11-11T21:13:00Z"/>
              <w:rFonts w:asciiTheme="minorHAnsi" w:eastAsiaTheme="minorEastAsia" w:hAnsiTheme="minorHAnsi"/>
              <w:noProof/>
              <w:color w:val="auto"/>
              <w:kern w:val="2"/>
              <w:lang w:eastAsia="en-GB"/>
              <w14:ligatures w14:val="standardContextual"/>
            </w:rPr>
          </w:pPr>
          <w:del w:id="203" w:author="PH" w:date="2024-11-11T22:13:00Z" w16du:dateUtc="2024-11-11T21:13:00Z">
            <w:r w:rsidRPr="00D112DD" w:rsidDel="00D112DD">
              <w:rPr>
                <w:rPrChange w:id="204" w:author="PH" w:date="2024-11-11T22:13:00Z" w16du:dateUtc="2024-11-11T21:13:00Z">
                  <w:rPr>
                    <w:rStyle w:val="Hyperlink"/>
                    <w:noProof/>
                    <w:lang w:eastAsia="nb-NO"/>
                  </w:rPr>
                </w:rPrChange>
              </w:rPr>
              <w:delText>1.4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05" w:author="PH" w:date="2024-11-11T22:13:00Z" w16du:dateUtc="2024-11-11T21:13:00Z">
                  <w:rPr>
                    <w:rStyle w:val="Hyperlink"/>
                    <w:noProof/>
                    <w:lang w:eastAsia="nb-NO"/>
                  </w:rPr>
                </w:rPrChange>
              </w:rPr>
              <w:delText>Terminology</w:delText>
            </w:r>
            <w:r w:rsidDel="00D112DD">
              <w:rPr>
                <w:noProof/>
                <w:webHidden/>
              </w:rPr>
              <w:tab/>
              <w:delText>8</w:delText>
            </w:r>
          </w:del>
        </w:p>
        <w:p w14:paraId="52A20F37" w14:textId="5583FB21" w:rsidR="00A54D82" w:rsidDel="00D112DD" w:rsidRDefault="00A54D82">
          <w:pPr>
            <w:pStyle w:val="Verzeichnis3"/>
            <w:tabs>
              <w:tab w:val="left" w:pos="1440"/>
              <w:tab w:val="right" w:leader="dot" w:pos="9010"/>
            </w:tabs>
            <w:rPr>
              <w:del w:id="206" w:author="PH" w:date="2024-11-11T22:13:00Z" w16du:dateUtc="2024-11-11T21:13:00Z"/>
              <w:rFonts w:asciiTheme="minorHAnsi" w:eastAsiaTheme="minorEastAsia" w:hAnsiTheme="minorHAnsi"/>
              <w:noProof/>
              <w:color w:val="auto"/>
              <w:kern w:val="2"/>
              <w:lang w:eastAsia="en-GB"/>
              <w14:ligatures w14:val="standardContextual"/>
            </w:rPr>
          </w:pPr>
          <w:del w:id="207" w:author="PH" w:date="2024-11-11T22:13:00Z" w16du:dateUtc="2024-11-11T21:13:00Z">
            <w:r w:rsidRPr="00D112DD" w:rsidDel="00D112DD">
              <w:rPr>
                <w:rPrChange w:id="208" w:author="PH" w:date="2024-11-11T22:13:00Z" w16du:dateUtc="2024-11-11T21:13:00Z">
                  <w:rPr>
                    <w:rStyle w:val="Hyperlink"/>
                    <w:noProof/>
                  </w:rPr>
                </w:rPrChange>
              </w:rPr>
              <w:delText>1.4.1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09" w:author="PH" w:date="2024-11-11T22:13:00Z" w16du:dateUtc="2024-11-11T21:13:00Z">
                  <w:rPr>
                    <w:rStyle w:val="Hyperlink"/>
                    <w:noProof/>
                  </w:rPr>
                </w:rPrChange>
              </w:rPr>
              <w:delText>Notational conventions</w:delText>
            </w:r>
            <w:r w:rsidDel="00D112DD">
              <w:rPr>
                <w:noProof/>
                <w:webHidden/>
              </w:rPr>
              <w:tab/>
              <w:delText>8</w:delText>
            </w:r>
          </w:del>
        </w:p>
        <w:p w14:paraId="2E2E8653" w14:textId="6BB1A65C" w:rsidR="00A54D82" w:rsidDel="00D112DD" w:rsidRDefault="00A54D82">
          <w:pPr>
            <w:pStyle w:val="Verzeichnis3"/>
            <w:tabs>
              <w:tab w:val="left" w:pos="1440"/>
              <w:tab w:val="right" w:leader="dot" w:pos="9010"/>
            </w:tabs>
            <w:rPr>
              <w:del w:id="210" w:author="PH" w:date="2024-11-11T22:13:00Z" w16du:dateUtc="2024-11-11T21:13:00Z"/>
              <w:rFonts w:asciiTheme="minorHAnsi" w:eastAsiaTheme="minorEastAsia" w:hAnsiTheme="minorHAnsi"/>
              <w:noProof/>
              <w:color w:val="auto"/>
              <w:kern w:val="2"/>
              <w:lang w:eastAsia="en-GB"/>
              <w14:ligatures w14:val="standardContextual"/>
            </w:rPr>
          </w:pPr>
          <w:del w:id="211" w:author="PH" w:date="2024-11-11T22:13:00Z" w16du:dateUtc="2024-11-11T21:13:00Z">
            <w:r w:rsidRPr="00D112DD" w:rsidDel="00D112DD">
              <w:rPr>
                <w:rPrChange w:id="212" w:author="PH" w:date="2024-11-11T22:13:00Z" w16du:dateUtc="2024-11-11T21:13:00Z">
                  <w:rPr>
                    <w:rStyle w:val="Hyperlink"/>
                    <w:noProof/>
                  </w:rPr>
                </w:rPrChange>
              </w:rPr>
              <w:delText>1.4.2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13" w:author="PH" w:date="2024-11-11T22:13:00Z" w16du:dateUtc="2024-11-11T21:13:00Z">
                  <w:rPr>
                    <w:rStyle w:val="Hyperlink"/>
                    <w:noProof/>
                  </w:rPr>
                </w:rPrChange>
              </w:rPr>
              <w:delText>Normative references</w:delText>
            </w:r>
            <w:r w:rsidDel="00D112DD">
              <w:rPr>
                <w:noProof/>
                <w:webHidden/>
              </w:rPr>
              <w:tab/>
              <w:delText>8</w:delText>
            </w:r>
          </w:del>
        </w:p>
        <w:p w14:paraId="49E3F3B8" w14:textId="0527AF64" w:rsidR="00A54D82" w:rsidDel="00D112DD" w:rsidRDefault="00A54D82">
          <w:pPr>
            <w:pStyle w:val="Verzeichnis3"/>
            <w:tabs>
              <w:tab w:val="left" w:pos="1440"/>
              <w:tab w:val="right" w:leader="dot" w:pos="9010"/>
            </w:tabs>
            <w:rPr>
              <w:del w:id="214" w:author="PH" w:date="2024-11-11T22:13:00Z" w16du:dateUtc="2024-11-11T21:13:00Z"/>
              <w:rFonts w:asciiTheme="minorHAnsi" w:eastAsiaTheme="minorEastAsia" w:hAnsiTheme="minorHAnsi"/>
              <w:noProof/>
              <w:color w:val="auto"/>
              <w:kern w:val="2"/>
              <w:lang w:eastAsia="en-GB"/>
              <w14:ligatures w14:val="standardContextual"/>
            </w:rPr>
          </w:pPr>
          <w:del w:id="215" w:author="PH" w:date="2024-11-11T22:13:00Z" w16du:dateUtc="2024-11-11T21:13:00Z">
            <w:r w:rsidRPr="00D112DD" w:rsidDel="00D112DD">
              <w:rPr>
                <w:rPrChange w:id="216" w:author="PH" w:date="2024-11-11T22:13:00Z" w16du:dateUtc="2024-11-11T21:13:00Z">
                  <w:rPr>
                    <w:rStyle w:val="Hyperlink"/>
                    <w:noProof/>
                  </w:rPr>
                </w:rPrChange>
              </w:rPr>
              <w:delText>1.4.3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17" w:author="PH" w:date="2024-11-11T22:13:00Z" w16du:dateUtc="2024-11-11T21:13:00Z">
                  <w:rPr>
                    <w:rStyle w:val="Hyperlink"/>
                    <w:noProof/>
                  </w:rPr>
                </w:rPrChange>
              </w:rPr>
              <w:delText>Non-normative references</w:delText>
            </w:r>
            <w:r w:rsidDel="00D112DD">
              <w:rPr>
                <w:noProof/>
                <w:webHidden/>
              </w:rPr>
              <w:tab/>
              <w:delText>9</w:delText>
            </w:r>
          </w:del>
        </w:p>
        <w:p w14:paraId="4909C451" w14:textId="2BC24E62" w:rsidR="00A54D82" w:rsidDel="00D112DD" w:rsidRDefault="00A54D82">
          <w:pPr>
            <w:pStyle w:val="Verzeichnis2"/>
            <w:tabs>
              <w:tab w:val="left" w:pos="960"/>
              <w:tab w:val="right" w:leader="dot" w:pos="9010"/>
            </w:tabs>
            <w:rPr>
              <w:del w:id="218" w:author="PH" w:date="2024-11-11T22:13:00Z" w16du:dateUtc="2024-11-11T21:13:00Z"/>
              <w:rFonts w:asciiTheme="minorHAnsi" w:eastAsiaTheme="minorEastAsia" w:hAnsiTheme="minorHAnsi"/>
              <w:noProof/>
              <w:color w:val="auto"/>
              <w:kern w:val="2"/>
              <w:lang w:eastAsia="en-GB"/>
              <w14:ligatures w14:val="standardContextual"/>
            </w:rPr>
          </w:pPr>
          <w:del w:id="219" w:author="PH" w:date="2024-11-11T22:13:00Z" w16du:dateUtc="2024-11-11T21:13:00Z">
            <w:r w:rsidRPr="00D112DD" w:rsidDel="00D112DD">
              <w:rPr>
                <w:rPrChange w:id="220" w:author="PH" w:date="2024-11-11T22:13:00Z" w16du:dateUtc="2024-11-11T21:13:00Z">
                  <w:rPr>
                    <w:rStyle w:val="Hyperlink"/>
                    <w:noProof/>
                  </w:rPr>
                </w:rPrChange>
              </w:rPr>
              <w:delText>1.5</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21" w:author="PH" w:date="2024-11-11T22:13:00Z" w16du:dateUtc="2024-11-11T21:13:00Z">
                  <w:rPr>
                    <w:rStyle w:val="Hyperlink"/>
                    <w:noProof/>
                  </w:rPr>
                </w:rPrChange>
              </w:rPr>
              <w:delText>Namespaces</w:delText>
            </w:r>
            <w:r w:rsidDel="00D112DD">
              <w:rPr>
                <w:noProof/>
                <w:webHidden/>
              </w:rPr>
              <w:tab/>
              <w:delText>9</w:delText>
            </w:r>
          </w:del>
        </w:p>
        <w:p w14:paraId="16BD358A" w14:textId="7A3185C9" w:rsidR="00A54D82" w:rsidDel="00D112DD" w:rsidRDefault="00A54D82">
          <w:pPr>
            <w:pStyle w:val="Verzeichnis1"/>
            <w:tabs>
              <w:tab w:val="left" w:pos="482"/>
              <w:tab w:val="right" w:leader="dot" w:pos="9010"/>
            </w:tabs>
            <w:rPr>
              <w:del w:id="222" w:author="PH" w:date="2024-11-11T22:13:00Z" w16du:dateUtc="2024-11-11T21:13:00Z"/>
              <w:rFonts w:asciiTheme="minorHAnsi" w:eastAsiaTheme="minorEastAsia" w:hAnsiTheme="minorHAnsi"/>
              <w:b w:val="0"/>
              <w:noProof/>
              <w:color w:val="auto"/>
              <w:kern w:val="2"/>
              <w:lang w:eastAsia="en-GB"/>
              <w14:ligatures w14:val="standardContextual"/>
            </w:rPr>
          </w:pPr>
          <w:del w:id="223" w:author="PH" w:date="2024-11-11T22:13:00Z" w16du:dateUtc="2024-11-11T21:13:00Z">
            <w:r w:rsidRPr="00D112DD" w:rsidDel="00D112DD">
              <w:rPr>
                <w:rPrChange w:id="224" w:author="PH" w:date="2024-11-11T22:13:00Z" w16du:dateUtc="2024-11-11T21:13:00Z">
                  <w:rPr>
                    <w:rStyle w:val="Hyperlink"/>
                    <w:b w:val="0"/>
                    <w:noProof/>
                    <w:lang w:eastAsia="nb-NO"/>
                  </w:rPr>
                </w:rPrChange>
              </w:rPr>
              <w:delText>2</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225" w:author="PH" w:date="2024-11-11T22:13:00Z" w16du:dateUtc="2024-11-11T21:13:00Z">
                  <w:rPr>
                    <w:rStyle w:val="Hyperlink"/>
                    <w:b w:val="0"/>
                    <w:noProof/>
                    <w:lang w:eastAsia="nb-NO"/>
                  </w:rPr>
                </w:rPrChange>
              </w:rPr>
              <w:delText>The Service Discovery Process</w:delText>
            </w:r>
            <w:r w:rsidDel="00D112DD">
              <w:rPr>
                <w:noProof/>
                <w:webHidden/>
              </w:rPr>
              <w:tab/>
              <w:delText>10</w:delText>
            </w:r>
          </w:del>
        </w:p>
        <w:p w14:paraId="73BBA800" w14:textId="538A4316" w:rsidR="00A54D82" w:rsidDel="00D112DD" w:rsidRDefault="00A54D82">
          <w:pPr>
            <w:pStyle w:val="Verzeichnis2"/>
            <w:tabs>
              <w:tab w:val="left" w:pos="960"/>
              <w:tab w:val="right" w:leader="dot" w:pos="9010"/>
            </w:tabs>
            <w:rPr>
              <w:del w:id="226" w:author="PH" w:date="2024-11-11T22:13:00Z" w16du:dateUtc="2024-11-11T21:13:00Z"/>
              <w:rFonts w:asciiTheme="minorHAnsi" w:eastAsiaTheme="minorEastAsia" w:hAnsiTheme="minorHAnsi"/>
              <w:noProof/>
              <w:color w:val="auto"/>
              <w:kern w:val="2"/>
              <w:lang w:eastAsia="en-GB"/>
              <w14:ligatures w14:val="standardContextual"/>
            </w:rPr>
          </w:pPr>
          <w:del w:id="227" w:author="PH" w:date="2024-11-11T22:13:00Z" w16du:dateUtc="2024-11-11T21:13:00Z">
            <w:r w:rsidRPr="00D112DD" w:rsidDel="00D112DD">
              <w:rPr>
                <w:rPrChange w:id="228" w:author="PH" w:date="2024-11-11T22:13:00Z" w16du:dateUtc="2024-11-11T21:13:00Z">
                  <w:rPr>
                    <w:rStyle w:val="Hyperlink"/>
                    <w:noProof/>
                  </w:rPr>
                </w:rPrChange>
              </w:rPr>
              <w:delText>2.1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29" w:author="PH" w:date="2024-11-11T22:13:00Z" w16du:dateUtc="2024-11-11T21:13:00Z">
                  <w:rPr>
                    <w:rStyle w:val="Hyperlink"/>
                    <w:noProof/>
                  </w:rPr>
                </w:rPrChange>
              </w:rPr>
              <w:delText>Discovery flow</w:delText>
            </w:r>
            <w:r w:rsidDel="00D112DD">
              <w:rPr>
                <w:noProof/>
                <w:webHidden/>
              </w:rPr>
              <w:tab/>
              <w:delText>10</w:delText>
            </w:r>
          </w:del>
        </w:p>
        <w:p w14:paraId="01290309" w14:textId="1E27CE8B" w:rsidR="00A54D82" w:rsidDel="00D112DD" w:rsidRDefault="00A54D82">
          <w:pPr>
            <w:pStyle w:val="Verzeichnis2"/>
            <w:tabs>
              <w:tab w:val="left" w:pos="960"/>
              <w:tab w:val="right" w:leader="dot" w:pos="9010"/>
            </w:tabs>
            <w:rPr>
              <w:del w:id="230" w:author="PH" w:date="2024-11-11T22:13:00Z" w16du:dateUtc="2024-11-11T21:13:00Z"/>
              <w:rFonts w:asciiTheme="minorHAnsi" w:eastAsiaTheme="minorEastAsia" w:hAnsiTheme="minorHAnsi"/>
              <w:noProof/>
              <w:color w:val="auto"/>
              <w:kern w:val="2"/>
              <w:lang w:eastAsia="en-GB"/>
              <w14:ligatures w14:val="standardContextual"/>
            </w:rPr>
          </w:pPr>
          <w:del w:id="231" w:author="PH" w:date="2024-11-11T22:13:00Z" w16du:dateUtc="2024-11-11T21:13:00Z">
            <w:r w:rsidRPr="00D112DD" w:rsidDel="00D112DD">
              <w:rPr>
                <w:rPrChange w:id="232" w:author="PH" w:date="2024-11-11T22:13:00Z" w16du:dateUtc="2024-11-11T21:13:00Z">
                  <w:rPr>
                    <w:rStyle w:val="Hyperlink"/>
                    <w:noProof/>
                  </w:rPr>
                </w:rPrChange>
              </w:rPr>
              <w:delText>2.2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33" w:author="PH" w:date="2024-11-11T22:13:00Z" w16du:dateUtc="2024-11-11T21:13:00Z">
                  <w:rPr>
                    <w:rStyle w:val="Hyperlink"/>
                    <w:noProof/>
                  </w:rPr>
                </w:rPrChange>
              </w:rPr>
              <w:delText>Flows Relating to Service Metadata Publishers</w:delText>
            </w:r>
            <w:r w:rsidDel="00D112DD">
              <w:rPr>
                <w:noProof/>
                <w:webHidden/>
              </w:rPr>
              <w:tab/>
              <w:delText>11</w:delText>
            </w:r>
          </w:del>
        </w:p>
        <w:p w14:paraId="1D662DA3" w14:textId="162363BF" w:rsidR="00A54D82" w:rsidDel="00D112DD" w:rsidRDefault="00A54D82">
          <w:pPr>
            <w:pStyle w:val="Verzeichnis1"/>
            <w:tabs>
              <w:tab w:val="left" w:pos="482"/>
              <w:tab w:val="right" w:leader="dot" w:pos="9010"/>
            </w:tabs>
            <w:rPr>
              <w:del w:id="234" w:author="PH" w:date="2024-11-11T22:13:00Z" w16du:dateUtc="2024-11-11T21:13:00Z"/>
              <w:rFonts w:asciiTheme="minorHAnsi" w:eastAsiaTheme="minorEastAsia" w:hAnsiTheme="minorHAnsi"/>
              <w:b w:val="0"/>
              <w:noProof/>
              <w:color w:val="auto"/>
              <w:kern w:val="2"/>
              <w:lang w:eastAsia="en-GB"/>
              <w14:ligatures w14:val="standardContextual"/>
            </w:rPr>
          </w:pPr>
          <w:del w:id="235" w:author="PH" w:date="2024-11-11T22:13:00Z" w16du:dateUtc="2024-11-11T21:13:00Z">
            <w:r w:rsidRPr="00D112DD" w:rsidDel="00D112DD">
              <w:rPr>
                <w:rPrChange w:id="236" w:author="PH" w:date="2024-11-11T22:13:00Z" w16du:dateUtc="2024-11-11T21:13:00Z">
                  <w:rPr>
                    <w:rStyle w:val="Hyperlink"/>
                    <w:b w:val="0"/>
                    <w:noProof/>
                    <w:lang w:eastAsia="nb-NO"/>
                  </w:rPr>
                </w:rPrChange>
              </w:rPr>
              <w:delText>3</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237" w:author="PH" w:date="2024-11-11T22:13:00Z" w16du:dateUtc="2024-11-11T21:13:00Z">
                  <w:rPr>
                    <w:rStyle w:val="Hyperlink"/>
                    <w:b w:val="0"/>
                    <w:noProof/>
                    <w:lang w:eastAsia="nb-NO"/>
                  </w:rPr>
                </w:rPrChange>
              </w:rPr>
              <w:delText>Interfaces and Data Model</w:delText>
            </w:r>
            <w:r w:rsidDel="00D112DD">
              <w:rPr>
                <w:noProof/>
                <w:webHidden/>
              </w:rPr>
              <w:tab/>
              <w:delText>15</w:delText>
            </w:r>
          </w:del>
        </w:p>
        <w:p w14:paraId="73F196FC" w14:textId="40098444" w:rsidR="00A54D82" w:rsidDel="00D112DD" w:rsidRDefault="00A54D82">
          <w:pPr>
            <w:pStyle w:val="Verzeichnis2"/>
            <w:tabs>
              <w:tab w:val="left" w:pos="960"/>
              <w:tab w:val="right" w:leader="dot" w:pos="9010"/>
            </w:tabs>
            <w:rPr>
              <w:del w:id="238" w:author="PH" w:date="2024-11-11T22:13:00Z" w16du:dateUtc="2024-11-11T21:13:00Z"/>
              <w:rFonts w:asciiTheme="minorHAnsi" w:eastAsiaTheme="minorEastAsia" w:hAnsiTheme="minorHAnsi"/>
              <w:noProof/>
              <w:color w:val="auto"/>
              <w:kern w:val="2"/>
              <w:lang w:eastAsia="en-GB"/>
              <w14:ligatures w14:val="standardContextual"/>
            </w:rPr>
          </w:pPr>
          <w:del w:id="239" w:author="PH" w:date="2024-11-11T22:13:00Z" w16du:dateUtc="2024-11-11T21:13:00Z">
            <w:r w:rsidRPr="00D112DD" w:rsidDel="00D112DD">
              <w:rPr>
                <w:rPrChange w:id="240" w:author="PH" w:date="2024-11-11T22:13:00Z" w16du:dateUtc="2024-11-11T21:13:00Z">
                  <w:rPr>
                    <w:rStyle w:val="Hyperlink"/>
                    <w:noProof/>
                    <w:lang w:eastAsia="nb-NO"/>
                  </w:rPr>
                </w:rPrChange>
              </w:rPr>
              <w:delText>3.1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41" w:author="PH" w:date="2024-11-11T22:13:00Z" w16du:dateUtc="2024-11-11T21:13:00Z">
                  <w:rPr>
                    <w:rStyle w:val="Hyperlink"/>
                    <w:noProof/>
                    <w:lang w:eastAsia="nb-NO"/>
                  </w:rPr>
                </w:rPrChange>
              </w:rPr>
              <w:delText>Service Metadata Locator Service, logical interface</w:delText>
            </w:r>
            <w:r w:rsidDel="00D112DD">
              <w:rPr>
                <w:noProof/>
                <w:webHidden/>
              </w:rPr>
              <w:tab/>
              <w:delText>15</w:delText>
            </w:r>
          </w:del>
        </w:p>
        <w:p w14:paraId="163A45E9" w14:textId="2BD3D781" w:rsidR="00A54D82" w:rsidDel="00D112DD" w:rsidRDefault="00A54D82">
          <w:pPr>
            <w:pStyle w:val="Verzeichnis3"/>
            <w:tabs>
              <w:tab w:val="left" w:pos="1440"/>
              <w:tab w:val="right" w:leader="dot" w:pos="9010"/>
            </w:tabs>
            <w:rPr>
              <w:del w:id="242" w:author="PH" w:date="2024-11-11T22:13:00Z" w16du:dateUtc="2024-11-11T21:13:00Z"/>
              <w:rFonts w:asciiTheme="minorHAnsi" w:eastAsiaTheme="minorEastAsia" w:hAnsiTheme="minorHAnsi"/>
              <w:noProof/>
              <w:color w:val="auto"/>
              <w:kern w:val="2"/>
              <w:lang w:eastAsia="en-GB"/>
              <w14:ligatures w14:val="standardContextual"/>
            </w:rPr>
          </w:pPr>
          <w:del w:id="243" w:author="PH" w:date="2024-11-11T22:13:00Z" w16du:dateUtc="2024-11-11T21:13:00Z">
            <w:r w:rsidRPr="00D112DD" w:rsidDel="00D112DD">
              <w:rPr>
                <w:rPrChange w:id="244" w:author="PH" w:date="2024-11-11T22:13:00Z" w16du:dateUtc="2024-11-11T21:13:00Z">
                  <w:rPr>
                    <w:rStyle w:val="Hyperlink"/>
                    <w:noProof/>
                    <w:lang w:eastAsia="nb-NO"/>
                  </w:rPr>
                </w:rPrChange>
              </w:rPr>
              <w:delText>3.1.1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45" w:author="PH" w:date="2024-11-11T22:13:00Z" w16du:dateUtc="2024-11-11T21:13:00Z">
                  <w:rPr>
                    <w:rStyle w:val="Hyperlink"/>
                    <w:noProof/>
                    <w:lang w:eastAsia="nb-NO"/>
                  </w:rPr>
                </w:rPrChange>
              </w:rPr>
              <w:delText>Format of Participant Identifiers</w:delText>
            </w:r>
            <w:r w:rsidDel="00D112DD">
              <w:rPr>
                <w:noProof/>
                <w:webHidden/>
              </w:rPr>
              <w:tab/>
              <w:delText>16</w:delText>
            </w:r>
          </w:del>
        </w:p>
        <w:p w14:paraId="5498BD5B" w14:textId="102A918B" w:rsidR="00A54D82" w:rsidDel="00D112DD" w:rsidRDefault="00A54D82">
          <w:pPr>
            <w:pStyle w:val="Verzeichnis3"/>
            <w:tabs>
              <w:tab w:val="left" w:pos="1440"/>
              <w:tab w:val="right" w:leader="dot" w:pos="9010"/>
            </w:tabs>
            <w:rPr>
              <w:del w:id="246" w:author="PH" w:date="2024-11-11T22:13:00Z" w16du:dateUtc="2024-11-11T21:13:00Z"/>
              <w:rFonts w:asciiTheme="minorHAnsi" w:eastAsiaTheme="minorEastAsia" w:hAnsiTheme="minorHAnsi"/>
              <w:noProof/>
              <w:color w:val="auto"/>
              <w:kern w:val="2"/>
              <w:lang w:eastAsia="en-GB"/>
              <w14:ligatures w14:val="standardContextual"/>
            </w:rPr>
          </w:pPr>
          <w:del w:id="247" w:author="PH" w:date="2024-11-11T22:13:00Z" w16du:dateUtc="2024-11-11T21:13:00Z">
            <w:r w:rsidRPr="00D112DD" w:rsidDel="00D112DD">
              <w:rPr>
                <w:rPrChange w:id="248" w:author="PH" w:date="2024-11-11T22:13:00Z" w16du:dateUtc="2024-11-11T21:13:00Z">
                  <w:rPr>
                    <w:rStyle w:val="Hyperlink"/>
                    <w:noProof/>
                  </w:rPr>
                </w:rPrChange>
              </w:rPr>
              <w:delText>3.1.2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49" w:author="PH" w:date="2024-11-11T22:13:00Z" w16du:dateUtc="2024-11-11T21:13:00Z">
                  <w:rPr>
                    <w:rStyle w:val="Hyperlink"/>
                    <w:noProof/>
                  </w:rPr>
                </w:rPrChange>
              </w:rPr>
              <w:delText>ManageBusinessIdentifier interface</w:delText>
            </w:r>
            <w:r w:rsidDel="00D112DD">
              <w:rPr>
                <w:noProof/>
                <w:webHidden/>
              </w:rPr>
              <w:tab/>
              <w:delText>16</w:delText>
            </w:r>
          </w:del>
        </w:p>
        <w:p w14:paraId="02A5315E" w14:textId="5B1FDCFD" w:rsidR="00A54D82" w:rsidDel="00D112DD" w:rsidRDefault="00A54D82">
          <w:pPr>
            <w:pStyle w:val="Verzeichnis4"/>
            <w:tabs>
              <w:tab w:val="left" w:pos="1920"/>
              <w:tab w:val="right" w:leader="dot" w:pos="9010"/>
            </w:tabs>
            <w:rPr>
              <w:del w:id="250" w:author="PH" w:date="2024-11-11T22:13:00Z" w16du:dateUtc="2024-11-11T21:13:00Z"/>
              <w:rFonts w:asciiTheme="minorHAnsi" w:eastAsiaTheme="minorEastAsia" w:hAnsiTheme="minorHAnsi"/>
              <w:noProof/>
              <w:color w:val="auto"/>
              <w:kern w:val="2"/>
              <w:lang w:eastAsia="en-GB"/>
              <w14:ligatures w14:val="standardContextual"/>
            </w:rPr>
          </w:pPr>
          <w:del w:id="251" w:author="PH" w:date="2024-11-11T22:13:00Z" w16du:dateUtc="2024-11-11T21:13:00Z">
            <w:r w:rsidRPr="00D112DD" w:rsidDel="00D112DD">
              <w:rPr>
                <w:rPrChange w:id="252" w:author="PH" w:date="2024-11-11T22:13:00Z" w16du:dateUtc="2024-11-11T21:13:00Z">
                  <w:rPr>
                    <w:rStyle w:val="Hyperlink"/>
                    <w:noProof/>
                  </w:rPr>
                </w:rPrChange>
              </w:rPr>
              <w:delText>3.1.2.1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53" w:author="PH" w:date="2024-11-11T22:13:00Z" w16du:dateUtc="2024-11-11T21:13:00Z">
                  <w:rPr>
                    <w:rStyle w:val="Hyperlink"/>
                    <w:noProof/>
                  </w:rPr>
                </w:rPrChange>
              </w:rPr>
              <w:delText>Create()</w:delText>
            </w:r>
            <w:r w:rsidDel="00D112DD">
              <w:rPr>
                <w:noProof/>
                <w:webHidden/>
              </w:rPr>
              <w:tab/>
              <w:delText>17</w:delText>
            </w:r>
          </w:del>
        </w:p>
        <w:p w14:paraId="16638671" w14:textId="447197BD" w:rsidR="00A54D82" w:rsidDel="00D112DD" w:rsidRDefault="00A54D82">
          <w:pPr>
            <w:pStyle w:val="Verzeichnis4"/>
            <w:tabs>
              <w:tab w:val="left" w:pos="1920"/>
              <w:tab w:val="right" w:leader="dot" w:pos="9010"/>
            </w:tabs>
            <w:rPr>
              <w:del w:id="254" w:author="PH" w:date="2024-11-11T22:13:00Z" w16du:dateUtc="2024-11-11T21:13:00Z"/>
              <w:rFonts w:asciiTheme="minorHAnsi" w:eastAsiaTheme="minorEastAsia" w:hAnsiTheme="minorHAnsi"/>
              <w:noProof/>
              <w:color w:val="auto"/>
              <w:kern w:val="2"/>
              <w:lang w:eastAsia="en-GB"/>
              <w14:ligatures w14:val="standardContextual"/>
            </w:rPr>
          </w:pPr>
          <w:del w:id="255" w:author="PH" w:date="2024-11-11T22:13:00Z" w16du:dateUtc="2024-11-11T21:13:00Z">
            <w:r w:rsidRPr="00D112DD" w:rsidDel="00D112DD">
              <w:rPr>
                <w:rPrChange w:id="256" w:author="PH" w:date="2024-11-11T22:13:00Z" w16du:dateUtc="2024-11-11T21:13:00Z">
                  <w:rPr>
                    <w:rStyle w:val="Hyperlink"/>
                    <w:noProof/>
                  </w:rPr>
                </w:rPrChange>
              </w:rPr>
              <w:delText>3.1.2.2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57" w:author="PH" w:date="2024-11-11T22:13:00Z" w16du:dateUtc="2024-11-11T21:13:00Z">
                  <w:rPr>
                    <w:rStyle w:val="Hyperlink"/>
                    <w:noProof/>
                  </w:rPr>
                </w:rPrChange>
              </w:rPr>
              <w:delText>CreateList()</w:delText>
            </w:r>
            <w:r w:rsidDel="00D112DD">
              <w:rPr>
                <w:noProof/>
                <w:webHidden/>
              </w:rPr>
              <w:tab/>
              <w:delText>17</w:delText>
            </w:r>
          </w:del>
        </w:p>
        <w:p w14:paraId="032965BD" w14:textId="0EB0AD80" w:rsidR="00A54D82" w:rsidDel="00D112DD" w:rsidRDefault="00A54D82">
          <w:pPr>
            <w:pStyle w:val="Verzeichnis4"/>
            <w:tabs>
              <w:tab w:val="left" w:pos="1920"/>
              <w:tab w:val="right" w:leader="dot" w:pos="9010"/>
            </w:tabs>
            <w:rPr>
              <w:del w:id="258" w:author="PH" w:date="2024-11-11T22:13:00Z" w16du:dateUtc="2024-11-11T21:13:00Z"/>
              <w:rFonts w:asciiTheme="minorHAnsi" w:eastAsiaTheme="minorEastAsia" w:hAnsiTheme="minorHAnsi"/>
              <w:noProof/>
              <w:color w:val="auto"/>
              <w:kern w:val="2"/>
              <w:lang w:eastAsia="en-GB"/>
              <w14:ligatures w14:val="standardContextual"/>
            </w:rPr>
          </w:pPr>
          <w:del w:id="259" w:author="PH" w:date="2024-11-11T22:13:00Z" w16du:dateUtc="2024-11-11T21:13:00Z">
            <w:r w:rsidRPr="00D112DD" w:rsidDel="00D112DD">
              <w:rPr>
                <w:rPrChange w:id="260" w:author="PH" w:date="2024-11-11T22:13:00Z" w16du:dateUtc="2024-11-11T21:13:00Z">
                  <w:rPr>
                    <w:rStyle w:val="Hyperlink"/>
                    <w:noProof/>
                  </w:rPr>
                </w:rPrChange>
              </w:rPr>
              <w:delText>3.1.2.3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61" w:author="PH" w:date="2024-11-11T22:13:00Z" w16du:dateUtc="2024-11-11T21:13:00Z">
                  <w:rPr>
                    <w:rStyle w:val="Hyperlink"/>
                    <w:noProof/>
                  </w:rPr>
                </w:rPrChange>
              </w:rPr>
              <w:delText>Delete()</w:delText>
            </w:r>
            <w:r w:rsidDel="00D112DD">
              <w:rPr>
                <w:noProof/>
                <w:webHidden/>
              </w:rPr>
              <w:tab/>
              <w:delText>18</w:delText>
            </w:r>
          </w:del>
        </w:p>
        <w:p w14:paraId="6630AF1E" w14:textId="34538BFB" w:rsidR="00A54D82" w:rsidDel="00D112DD" w:rsidRDefault="00A54D82">
          <w:pPr>
            <w:pStyle w:val="Verzeichnis4"/>
            <w:tabs>
              <w:tab w:val="left" w:pos="1920"/>
              <w:tab w:val="right" w:leader="dot" w:pos="9010"/>
            </w:tabs>
            <w:rPr>
              <w:del w:id="262" w:author="PH" w:date="2024-11-11T22:13:00Z" w16du:dateUtc="2024-11-11T21:13:00Z"/>
              <w:rFonts w:asciiTheme="minorHAnsi" w:eastAsiaTheme="minorEastAsia" w:hAnsiTheme="minorHAnsi"/>
              <w:noProof/>
              <w:color w:val="auto"/>
              <w:kern w:val="2"/>
              <w:lang w:eastAsia="en-GB"/>
              <w14:ligatures w14:val="standardContextual"/>
            </w:rPr>
          </w:pPr>
          <w:del w:id="263" w:author="PH" w:date="2024-11-11T22:13:00Z" w16du:dateUtc="2024-11-11T21:13:00Z">
            <w:r w:rsidRPr="00D112DD" w:rsidDel="00D112DD">
              <w:rPr>
                <w:rPrChange w:id="264" w:author="PH" w:date="2024-11-11T22:13:00Z" w16du:dateUtc="2024-11-11T21:13:00Z">
                  <w:rPr>
                    <w:rStyle w:val="Hyperlink"/>
                    <w:noProof/>
                  </w:rPr>
                </w:rPrChange>
              </w:rPr>
              <w:delText>3.1.2.4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65" w:author="PH" w:date="2024-11-11T22:13:00Z" w16du:dateUtc="2024-11-11T21:13:00Z">
                  <w:rPr>
                    <w:rStyle w:val="Hyperlink"/>
                    <w:noProof/>
                  </w:rPr>
                </w:rPrChange>
              </w:rPr>
              <w:delText>DeleteList()</w:delText>
            </w:r>
            <w:r w:rsidDel="00D112DD">
              <w:rPr>
                <w:noProof/>
                <w:webHidden/>
              </w:rPr>
              <w:tab/>
              <w:delText>18</w:delText>
            </w:r>
          </w:del>
        </w:p>
        <w:p w14:paraId="74BAF939" w14:textId="7AB3D815" w:rsidR="00A54D82" w:rsidDel="00D112DD" w:rsidRDefault="00A54D82">
          <w:pPr>
            <w:pStyle w:val="Verzeichnis4"/>
            <w:tabs>
              <w:tab w:val="left" w:pos="1920"/>
              <w:tab w:val="right" w:leader="dot" w:pos="9010"/>
            </w:tabs>
            <w:rPr>
              <w:del w:id="266" w:author="PH" w:date="2024-11-11T22:13:00Z" w16du:dateUtc="2024-11-11T21:13:00Z"/>
              <w:rFonts w:asciiTheme="minorHAnsi" w:eastAsiaTheme="minorEastAsia" w:hAnsiTheme="minorHAnsi"/>
              <w:noProof/>
              <w:color w:val="auto"/>
              <w:kern w:val="2"/>
              <w:lang w:eastAsia="en-GB"/>
              <w14:ligatures w14:val="standardContextual"/>
            </w:rPr>
          </w:pPr>
          <w:del w:id="267" w:author="PH" w:date="2024-11-11T22:13:00Z" w16du:dateUtc="2024-11-11T21:13:00Z">
            <w:r w:rsidRPr="00D112DD" w:rsidDel="00D112DD">
              <w:rPr>
                <w:rPrChange w:id="268" w:author="PH" w:date="2024-11-11T22:13:00Z" w16du:dateUtc="2024-11-11T21:13:00Z">
                  <w:rPr>
                    <w:rStyle w:val="Hyperlink"/>
                    <w:noProof/>
                  </w:rPr>
                </w:rPrChange>
              </w:rPr>
              <w:delText>3.1.2.5</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69" w:author="PH" w:date="2024-11-11T22:13:00Z" w16du:dateUtc="2024-11-11T21:13:00Z">
                  <w:rPr>
                    <w:rStyle w:val="Hyperlink"/>
                    <w:noProof/>
                  </w:rPr>
                </w:rPrChange>
              </w:rPr>
              <w:delText>PrepareToMigrate()</w:delText>
            </w:r>
            <w:r w:rsidDel="00D112DD">
              <w:rPr>
                <w:noProof/>
                <w:webHidden/>
              </w:rPr>
              <w:tab/>
              <w:delText>19</w:delText>
            </w:r>
          </w:del>
        </w:p>
        <w:p w14:paraId="43F8030E" w14:textId="3D188328" w:rsidR="00A54D82" w:rsidDel="00D112DD" w:rsidRDefault="00A54D82">
          <w:pPr>
            <w:pStyle w:val="Verzeichnis4"/>
            <w:tabs>
              <w:tab w:val="left" w:pos="1920"/>
              <w:tab w:val="right" w:leader="dot" w:pos="9010"/>
            </w:tabs>
            <w:rPr>
              <w:del w:id="270" w:author="PH" w:date="2024-11-11T22:13:00Z" w16du:dateUtc="2024-11-11T21:13:00Z"/>
              <w:rFonts w:asciiTheme="minorHAnsi" w:eastAsiaTheme="minorEastAsia" w:hAnsiTheme="minorHAnsi"/>
              <w:noProof/>
              <w:color w:val="auto"/>
              <w:kern w:val="2"/>
              <w:lang w:eastAsia="en-GB"/>
              <w14:ligatures w14:val="standardContextual"/>
            </w:rPr>
          </w:pPr>
          <w:del w:id="271" w:author="PH" w:date="2024-11-11T22:13:00Z" w16du:dateUtc="2024-11-11T21:13:00Z">
            <w:r w:rsidRPr="00D112DD" w:rsidDel="00D112DD">
              <w:rPr>
                <w:rPrChange w:id="272" w:author="PH" w:date="2024-11-11T22:13:00Z" w16du:dateUtc="2024-11-11T21:13:00Z">
                  <w:rPr>
                    <w:rStyle w:val="Hyperlink"/>
                    <w:noProof/>
                  </w:rPr>
                </w:rPrChange>
              </w:rPr>
              <w:delText>3.1.2.6</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73" w:author="PH" w:date="2024-11-11T22:13:00Z" w16du:dateUtc="2024-11-11T21:13:00Z">
                  <w:rPr>
                    <w:rStyle w:val="Hyperlink"/>
                    <w:noProof/>
                  </w:rPr>
                </w:rPrChange>
              </w:rPr>
              <w:delText>Migrate()</w:delText>
            </w:r>
            <w:r w:rsidDel="00D112DD">
              <w:rPr>
                <w:noProof/>
                <w:webHidden/>
              </w:rPr>
              <w:tab/>
              <w:delText>19</w:delText>
            </w:r>
          </w:del>
        </w:p>
        <w:p w14:paraId="1C9A19F6" w14:textId="1D4F7FE4" w:rsidR="00A54D82" w:rsidDel="00D112DD" w:rsidRDefault="00A54D82">
          <w:pPr>
            <w:pStyle w:val="Verzeichnis4"/>
            <w:tabs>
              <w:tab w:val="left" w:pos="1920"/>
              <w:tab w:val="right" w:leader="dot" w:pos="9010"/>
            </w:tabs>
            <w:rPr>
              <w:del w:id="274" w:author="PH" w:date="2024-11-11T22:13:00Z" w16du:dateUtc="2024-11-11T21:13:00Z"/>
              <w:rFonts w:asciiTheme="minorHAnsi" w:eastAsiaTheme="minorEastAsia" w:hAnsiTheme="minorHAnsi"/>
              <w:noProof/>
              <w:color w:val="auto"/>
              <w:kern w:val="2"/>
              <w:lang w:eastAsia="en-GB"/>
              <w14:ligatures w14:val="standardContextual"/>
            </w:rPr>
          </w:pPr>
          <w:del w:id="275" w:author="PH" w:date="2024-11-11T22:13:00Z" w16du:dateUtc="2024-11-11T21:13:00Z">
            <w:r w:rsidRPr="00D112DD" w:rsidDel="00D112DD">
              <w:rPr>
                <w:rPrChange w:id="276" w:author="PH" w:date="2024-11-11T22:13:00Z" w16du:dateUtc="2024-11-11T21:13:00Z">
                  <w:rPr>
                    <w:rStyle w:val="Hyperlink"/>
                    <w:noProof/>
                  </w:rPr>
                </w:rPrChange>
              </w:rPr>
              <w:delText>3.1.2.7</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77" w:author="PH" w:date="2024-11-11T22:13:00Z" w16du:dateUtc="2024-11-11T21:13:00Z">
                  <w:rPr>
                    <w:rStyle w:val="Hyperlink"/>
                    <w:noProof/>
                  </w:rPr>
                </w:rPrChange>
              </w:rPr>
              <w:delText>List()</w:delText>
            </w:r>
            <w:r w:rsidDel="00D112DD">
              <w:rPr>
                <w:noProof/>
                <w:webHidden/>
              </w:rPr>
              <w:tab/>
              <w:delText>20</w:delText>
            </w:r>
          </w:del>
        </w:p>
        <w:p w14:paraId="5EE2BF18" w14:textId="14D94AE3" w:rsidR="00A54D82" w:rsidDel="00D112DD" w:rsidRDefault="00A54D82">
          <w:pPr>
            <w:pStyle w:val="Verzeichnis3"/>
            <w:tabs>
              <w:tab w:val="left" w:pos="1440"/>
              <w:tab w:val="right" w:leader="dot" w:pos="9010"/>
            </w:tabs>
            <w:rPr>
              <w:del w:id="278" w:author="PH" w:date="2024-11-11T22:13:00Z" w16du:dateUtc="2024-11-11T21:13:00Z"/>
              <w:rFonts w:asciiTheme="minorHAnsi" w:eastAsiaTheme="minorEastAsia" w:hAnsiTheme="minorHAnsi"/>
              <w:noProof/>
              <w:color w:val="auto"/>
              <w:kern w:val="2"/>
              <w:lang w:eastAsia="en-GB"/>
              <w14:ligatures w14:val="standardContextual"/>
            </w:rPr>
          </w:pPr>
          <w:del w:id="279" w:author="PH" w:date="2024-11-11T22:13:00Z" w16du:dateUtc="2024-11-11T21:13:00Z">
            <w:r w:rsidRPr="00D112DD" w:rsidDel="00D112DD">
              <w:rPr>
                <w:rPrChange w:id="280" w:author="PH" w:date="2024-11-11T22:13:00Z" w16du:dateUtc="2024-11-11T21:13:00Z">
                  <w:rPr>
                    <w:rStyle w:val="Hyperlink"/>
                    <w:noProof/>
                  </w:rPr>
                </w:rPrChange>
              </w:rPr>
              <w:delText>3.1.3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81" w:author="PH" w:date="2024-11-11T22:13:00Z" w16du:dateUtc="2024-11-11T21:13:00Z">
                  <w:rPr>
                    <w:rStyle w:val="Hyperlink"/>
                    <w:noProof/>
                  </w:rPr>
                </w:rPrChange>
              </w:rPr>
              <w:delText>ManageServiceMetadata interface</w:delText>
            </w:r>
            <w:r w:rsidDel="00D112DD">
              <w:rPr>
                <w:noProof/>
                <w:webHidden/>
              </w:rPr>
              <w:tab/>
              <w:delText>21</w:delText>
            </w:r>
          </w:del>
        </w:p>
        <w:p w14:paraId="3BC9D58F" w14:textId="711866E9" w:rsidR="00A54D82" w:rsidDel="00D112DD" w:rsidRDefault="00A54D82">
          <w:pPr>
            <w:pStyle w:val="Verzeichnis4"/>
            <w:tabs>
              <w:tab w:val="left" w:pos="1920"/>
              <w:tab w:val="right" w:leader="dot" w:pos="9010"/>
            </w:tabs>
            <w:rPr>
              <w:del w:id="282" w:author="PH" w:date="2024-11-11T22:13:00Z" w16du:dateUtc="2024-11-11T21:13:00Z"/>
              <w:rFonts w:asciiTheme="minorHAnsi" w:eastAsiaTheme="minorEastAsia" w:hAnsiTheme="minorHAnsi"/>
              <w:noProof/>
              <w:color w:val="auto"/>
              <w:kern w:val="2"/>
              <w:lang w:eastAsia="en-GB"/>
              <w14:ligatures w14:val="standardContextual"/>
            </w:rPr>
          </w:pPr>
          <w:del w:id="283" w:author="PH" w:date="2024-11-11T22:13:00Z" w16du:dateUtc="2024-11-11T21:13:00Z">
            <w:r w:rsidRPr="00D112DD" w:rsidDel="00D112DD">
              <w:rPr>
                <w:rPrChange w:id="284" w:author="PH" w:date="2024-11-11T22:13:00Z" w16du:dateUtc="2024-11-11T21:13:00Z">
                  <w:rPr>
                    <w:rStyle w:val="Hyperlink"/>
                    <w:noProof/>
                  </w:rPr>
                </w:rPrChange>
              </w:rPr>
              <w:delText>3.1.3.1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85" w:author="PH" w:date="2024-11-11T22:13:00Z" w16du:dateUtc="2024-11-11T21:13:00Z">
                  <w:rPr>
                    <w:rStyle w:val="Hyperlink"/>
                    <w:noProof/>
                  </w:rPr>
                </w:rPrChange>
              </w:rPr>
              <w:delText>Create()</w:delText>
            </w:r>
            <w:r w:rsidDel="00D112DD">
              <w:rPr>
                <w:noProof/>
                <w:webHidden/>
              </w:rPr>
              <w:tab/>
              <w:delText>21</w:delText>
            </w:r>
          </w:del>
        </w:p>
        <w:p w14:paraId="4912A09F" w14:textId="59D80CD8" w:rsidR="00A54D82" w:rsidDel="00D112DD" w:rsidRDefault="00A54D82">
          <w:pPr>
            <w:pStyle w:val="Verzeichnis4"/>
            <w:tabs>
              <w:tab w:val="left" w:pos="1920"/>
              <w:tab w:val="right" w:leader="dot" w:pos="9010"/>
            </w:tabs>
            <w:rPr>
              <w:del w:id="286" w:author="PH" w:date="2024-11-11T22:13:00Z" w16du:dateUtc="2024-11-11T21:13:00Z"/>
              <w:rFonts w:asciiTheme="minorHAnsi" w:eastAsiaTheme="minorEastAsia" w:hAnsiTheme="minorHAnsi"/>
              <w:noProof/>
              <w:color w:val="auto"/>
              <w:kern w:val="2"/>
              <w:lang w:eastAsia="en-GB"/>
              <w14:ligatures w14:val="standardContextual"/>
            </w:rPr>
          </w:pPr>
          <w:del w:id="287" w:author="PH" w:date="2024-11-11T22:13:00Z" w16du:dateUtc="2024-11-11T21:13:00Z">
            <w:r w:rsidRPr="00D112DD" w:rsidDel="00D112DD">
              <w:rPr>
                <w:rPrChange w:id="288" w:author="PH" w:date="2024-11-11T22:13:00Z" w16du:dateUtc="2024-11-11T21:13:00Z">
                  <w:rPr>
                    <w:rStyle w:val="Hyperlink"/>
                    <w:noProof/>
                  </w:rPr>
                </w:rPrChange>
              </w:rPr>
              <w:delText>3.1.3.2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89" w:author="PH" w:date="2024-11-11T22:13:00Z" w16du:dateUtc="2024-11-11T21:13:00Z">
                  <w:rPr>
                    <w:rStyle w:val="Hyperlink"/>
                    <w:noProof/>
                  </w:rPr>
                </w:rPrChange>
              </w:rPr>
              <w:delText>Read()</w:delText>
            </w:r>
            <w:r w:rsidDel="00D112DD">
              <w:rPr>
                <w:noProof/>
                <w:webHidden/>
              </w:rPr>
              <w:tab/>
              <w:delText>22</w:delText>
            </w:r>
          </w:del>
        </w:p>
        <w:p w14:paraId="6AA8CD26" w14:textId="523A19CA" w:rsidR="00A54D82" w:rsidDel="00D112DD" w:rsidRDefault="00A54D82">
          <w:pPr>
            <w:pStyle w:val="Verzeichnis4"/>
            <w:tabs>
              <w:tab w:val="left" w:pos="1920"/>
              <w:tab w:val="right" w:leader="dot" w:pos="9010"/>
            </w:tabs>
            <w:rPr>
              <w:del w:id="290" w:author="PH" w:date="2024-11-11T22:13:00Z" w16du:dateUtc="2024-11-11T21:13:00Z"/>
              <w:rFonts w:asciiTheme="minorHAnsi" w:eastAsiaTheme="minorEastAsia" w:hAnsiTheme="minorHAnsi"/>
              <w:noProof/>
              <w:color w:val="auto"/>
              <w:kern w:val="2"/>
              <w:lang w:eastAsia="en-GB"/>
              <w14:ligatures w14:val="standardContextual"/>
            </w:rPr>
          </w:pPr>
          <w:del w:id="291" w:author="PH" w:date="2024-11-11T22:13:00Z" w16du:dateUtc="2024-11-11T21:13:00Z">
            <w:r w:rsidRPr="00D112DD" w:rsidDel="00D112DD">
              <w:rPr>
                <w:rPrChange w:id="292" w:author="PH" w:date="2024-11-11T22:13:00Z" w16du:dateUtc="2024-11-11T21:13:00Z">
                  <w:rPr>
                    <w:rStyle w:val="Hyperlink"/>
                    <w:noProof/>
                  </w:rPr>
                </w:rPrChange>
              </w:rPr>
              <w:delText>3.1.3.3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93" w:author="PH" w:date="2024-11-11T22:13:00Z" w16du:dateUtc="2024-11-11T21:13:00Z">
                  <w:rPr>
                    <w:rStyle w:val="Hyperlink"/>
                    <w:noProof/>
                  </w:rPr>
                </w:rPrChange>
              </w:rPr>
              <w:delText>Update()</w:delText>
            </w:r>
            <w:r w:rsidDel="00D112DD">
              <w:rPr>
                <w:noProof/>
                <w:webHidden/>
              </w:rPr>
              <w:tab/>
              <w:delText>22</w:delText>
            </w:r>
          </w:del>
        </w:p>
        <w:p w14:paraId="68D31F64" w14:textId="30EA78C1" w:rsidR="00A54D82" w:rsidDel="00D112DD" w:rsidRDefault="00A54D82">
          <w:pPr>
            <w:pStyle w:val="Verzeichnis4"/>
            <w:tabs>
              <w:tab w:val="left" w:pos="1920"/>
              <w:tab w:val="right" w:leader="dot" w:pos="9010"/>
            </w:tabs>
            <w:rPr>
              <w:del w:id="294" w:author="PH" w:date="2024-11-11T22:13:00Z" w16du:dateUtc="2024-11-11T21:13:00Z"/>
              <w:rFonts w:asciiTheme="minorHAnsi" w:eastAsiaTheme="minorEastAsia" w:hAnsiTheme="minorHAnsi"/>
              <w:noProof/>
              <w:color w:val="auto"/>
              <w:kern w:val="2"/>
              <w:lang w:eastAsia="en-GB"/>
              <w14:ligatures w14:val="standardContextual"/>
            </w:rPr>
          </w:pPr>
          <w:del w:id="295" w:author="PH" w:date="2024-11-11T22:13:00Z" w16du:dateUtc="2024-11-11T21:13:00Z">
            <w:r w:rsidRPr="00D112DD" w:rsidDel="00D112DD">
              <w:rPr>
                <w:rPrChange w:id="296" w:author="PH" w:date="2024-11-11T22:13:00Z" w16du:dateUtc="2024-11-11T21:13:00Z">
                  <w:rPr>
                    <w:rStyle w:val="Hyperlink"/>
                    <w:noProof/>
                  </w:rPr>
                </w:rPrChange>
              </w:rPr>
              <w:delText>3.1.3.4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297" w:author="PH" w:date="2024-11-11T22:13:00Z" w16du:dateUtc="2024-11-11T21:13:00Z">
                  <w:rPr>
                    <w:rStyle w:val="Hyperlink"/>
                    <w:noProof/>
                  </w:rPr>
                </w:rPrChange>
              </w:rPr>
              <w:delText>Delete()</w:delText>
            </w:r>
            <w:r w:rsidDel="00D112DD">
              <w:rPr>
                <w:noProof/>
                <w:webHidden/>
              </w:rPr>
              <w:tab/>
              <w:delText>23</w:delText>
            </w:r>
          </w:del>
        </w:p>
        <w:p w14:paraId="06683173" w14:textId="69C5E6DA" w:rsidR="00A54D82" w:rsidDel="00D112DD" w:rsidRDefault="00A54D82">
          <w:pPr>
            <w:pStyle w:val="Verzeichnis3"/>
            <w:tabs>
              <w:tab w:val="left" w:pos="1440"/>
              <w:tab w:val="right" w:leader="dot" w:pos="9010"/>
            </w:tabs>
            <w:rPr>
              <w:del w:id="298" w:author="PH" w:date="2024-11-11T22:13:00Z" w16du:dateUtc="2024-11-11T21:13:00Z"/>
              <w:rFonts w:asciiTheme="minorHAnsi" w:eastAsiaTheme="minorEastAsia" w:hAnsiTheme="minorHAnsi"/>
              <w:noProof/>
              <w:color w:val="auto"/>
              <w:kern w:val="2"/>
              <w:lang w:eastAsia="en-GB"/>
              <w14:ligatures w14:val="standardContextual"/>
            </w:rPr>
          </w:pPr>
          <w:del w:id="299" w:author="PH" w:date="2024-11-11T22:13:00Z" w16du:dateUtc="2024-11-11T21:13:00Z">
            <w:r w:rsidRPr="00D112DD" w:rsidDel="00D112DD">
              <w:rPr>
                <w:rPrChange w:id="300" w:author="PH" w:date="2024-11-11T22:13:00Z" w16du:dateUtc="2024-11-11T21:13:00Z">
                  <w:rPr>
                    <w:rStyle w:val="Hyperlink"/>
                    <w:noProof/>
                  </w:rPr>
                </w:rPrChange>
              </w:rPr>
              <w:delText>3.1.4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01" w:author="PH" w:date="2024-11-11T22:13:00Z" w16du:dateUtc="2024-11-11T21:13:00Z">
                  <w:rPr>
                    <w:rStyle w:val="Hyperlink"/>
                    <w:noProof/>
                  </w:rPr>
                </w:rPrChange>
              </w:rPr>
              <w:delText>Fault Descriptions</w:delText>
            </w:r>
            <w:r w:rsidDel="00D112DD">
              <w:rPr>
                <w:noProof/>
                <w:webHidden/>
              </w:rPr>
              <w:tab/>
              <w:delText>23</w:delText>
            </w:r>
          </w:del>
        </w:p>
        <w:p w14:paraId="663DAE64" w14:textId="0D0BE88A" w:rsidR="00A54D82" w:rsidDel="00D112DD" w:rsidRDefault="00A54D82">
          <w:pPr>
            <w:pStyle w:val="Verzeichnis2"/>
            <w:tabs>
              <w:tab w:val="left" w:pos="960"/>
              <w:tab w:val="right" w:leader="dot" w:pos="9010"/>
            </w:tabs>
            <w:rPr>
              <w:del w:id="302" w:author="PH" w:date="2024-11-11T22:13:00Z" w16du:dateUtc="2024-11-11T21:13:00Z"/>
              <w:rFonts w:asciiTheme="minorHAnsi" w:eastAsiaTheme="minorEastAsia" w:hAnsiTheme="minorHAnsi"/>
              <w:noProof/>
              <w:color w:val="auto"/>
              <w:kern w:val="2"/>
              <w:lang w:eastAsia="en-GB"/>
              <w14:ligatures w14:val="standardContextual"/>
            </w:rPr>
          </w:pPr>
          <w:del w:id="303" w:author="PH" w:date="2024-11-11T22:13:00Z" w16du:dateUtc="2024-11-11T21:13:00Z">
            <w:r w:rsidRPr="00D112DD" w:rsidDel="00D112DD">
              <w:rPr>
                <w:rPrChange w:id="304" w:author="PH" w:date="2024-11-11T22:13:00Z" w16du:dateUtc="2024-11-11T21:13:00Z">
                  <w:rPr>
                    <w:rStyle w:val="Hyperlink"/>
                    <w:noProof/>
                  </w:rPr>
                </w:rPrChange>
              </w:rPr>
              <w:delText>3.2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05" w:author="PH" w:date="2024-11-11T22:13:00Z" w16du:dateUtc="2024-11-11T21:13:00Z">
                  <w:rPr>
                    <w:rStyle w:val="Hyperlink"/>
                    <w:noProof/>
                  </w:rPr>
                </w:rPrChange>
              </w:rPr>
              <w:delText>Service Metadata Locator - data model</w:delText>
            </w:r>
            <w:r w:rsidDel="00D112DD">
              <w:rPr>
                <w:noProof/>
                <w:webHidden/>
              </w:rPr>
              <w:tab/>
              <w:delText>24</w:delText>
            </w:r>
          </w:del>
        </w:p>
        <w:p w14:paraId="67581335" w14:textId="35C4BF1A" w:rsidR="00A54D82" w:rsidDel="00D112DD" w:rsidRDefault="00A54D82">
          <w:pPr>
            <w:pStyle w:val="Verzeichnis3"/>
            <w:tabs>
              <w:tab w:val="left" w:pos="1440"/>
              <w:tab w:val="right" w:leader="dot" w:pos="9010"/>
            </w:tabs>
            <w:rPr>
              <w:del w:id="306" w:author="PH" w:date="2024-11-11T22:13:00Z" w16du:dateUtc="2024-11-11T21:13:00Z"/>
              <w:rFonts w:asciiTheme="minorHAnsi" w:eastAsiaTheme="minorEastAsia" w:hAnsiTheme="minorHAnsi"/>
              <w:noProof/>
              <w:color w:val="auto"/>
              <w:kern w:val="2"/>
              <w:lang w:eastAsia="en-GB"/>
              <w14:ligatures w14:val="standardContextual"/>
            </w:rPr>
          </w:pPr>
          <w:del w:id="307" w:author="PH" w:date="2024-11-11T22:13:00Z" w16du:dateUtc="2024-11-11T21:13:00Z">
            <w:r w:rsidRPr="00D112DD" w:rsidDel="00D112DD">
              <w:rPr>
                <w:rPrChange w:id="308" w:author="PH" w:date="2024-11-11T22:13:00Z" w16du:dateUtc="2024-11-11T21:13:00Z">
                  <w:rPr>
                    <w:rStyle w:val="Hyperlink"/>
                    <w:noProof/>
                  </w:rPr>
                </w:rPrChange>
              </w:rPr>
              <w:delText>3.2.1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09" w:author="PH" w:date="2024-11-11T22:13:00Z" w16du:dateUtc="2024-11-11T21:13:00Z">
                  <w:rPr>
                    <w:rStyle w:val="Hyperlink"/>
                    <w:noProof/>
                  </w:rPr>
                </w:rPrChange>
              </w:rPr>
              <w:delText>ServiceMetadataPublisherService datatype</w:delText>
            </w:r>
            <w:r w:rsidDel="00D112DD">
              <w:rPr>
                <w:noProof/>
                <w:webHidden/>
              </w:rPr>
              <w:tab/>
              <w:delText>24</w:delText>
            </w:r>
          </w:del>
        </w:p>
        <w:p w14:paraId="38E5D323" w14:textId="75F2869A" w:rsidR="00A54D82" w:rsidDel="00D112DD" w:rsidRDefault="00A54D82">
          <w:pPr>
            <w:pStyle w:val="Verzeichnis3"/>
            <w:tabs>
              <w:tab w:val="left" w:pos="1440"/>
              <w:tab w:val="right" w:leader="dot" w:pos="9010"/>
            </w:tabs>
            <w:rPr>
              <w:del w:id="310" w:author="PH" w:date="2024-11-11T22:13:00Z" w16du:dateUtc="2024-11-11T21:13:00Z"/>
              <w:rFonts w:asciiTheme="minorHAnsi" w:eastAsiaTheme="minorEastAsia" w:hAnsiTheme="minorHAnsi"/>
              <w:noProof/>
              <w:color w:val="auto"/>
              <w:kern w:val="2"/>
              <w:lang w:eastAsia="en-GB"/>
              <w14:ligatures w14:val="standardContextual"/>
            </w:rPr>
          </w:pPr>
          <w:del w:id="311" w:author="PH" w:date="2024-11-11T22:13:00Z" w16du:dateUtc="2024-11-11T21:13:00Z">
            <w:r w:rsidRPr="00D112DD" w:rsidDel="00D112DD">
              <w:rPr>
                <w:rPrChange w:id="312" w:author="PH" w:date="2024-11-11T22:13:00Z" w16du:dateUtc="2024-11-11T21:13:00Z">
                  <w:rPr>
                    <w:rStyle w:val="Hyperlink"/>
                    <w:noProof/>
                  </w:rPr>
                </w:rPrChange>
              </w:rPr>
              <w:delText>3.2.2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13" w:author="PH" w:date="2024-11-11T22:13:00Z" w16du:dateUtc="2024-11-11T21:13:00Z">
                  <w:rPr>
                    <w:rStyle w:val="Hyperlink"/>
                    <w:noProof/>
                  </w:rPr>
                </w:rPrChange>
              </w:rPr>
              <w:delText>ServiceMetadataPublisherServiceForParticipant datatype</w:delText>
            </w:r>
            <w:r w:rsidDel="00D112DD">
              <w:rPr>
                <w:noProof/>
                <w:webHidden/>
              </w:rPr>
              <w:tab/>
              <w:delText>25</w:delText>
            </w:r>
          </w:del>
        </w:p>
        <w:p w14:paraId="63E1BB5B" w14:textId="0EDD50C5" w:rsidR="00A54D82" w:rsidDel="00D112DD" w:rsidRDefault="00A54D82">
          <w:pPr>
            <w:pStyle w:val="Verzeichnis3"/>
            <w:tabs>
              <w:tab w:val="left" w:pos="1440"/>
              <w:tab w:val="right" w:leader="dot" w:pos="9010"/>
            </w:tabs>
            <w:rPr>
              <w:del w:id="314" w:author="PH" w:date="2024-11-11T22:13:00Z" w16du:dateUtc="2024-11-11T21:13:00Z"/>
              <w:rFonts w:asciiTheme="minorHAnsi" w:eastAsiaTheme="minorEastAsia" w:hAnsiTheme="minorHAnsi"/>
              <w:noProof/>
              <w:color w:val="auto"/>
              <w:kern w:val="2"/>
              <w:lang w:eastAsia="en-GB"/>
              <w14:ligatures w14:val="standardContextual"/>
            </w:rPr>
          </w:pPr>
          <w:del w:id="315" w:author="PH" w:date="2024-11-11T22:13:00Z" w16du:dateUtc="2024-11-11T21:13:00Z">
            <w:r w:rsidRPr="00D112DD" w:rsidDel="00D112DD">
              <w:rPr>
                <w:rPrChange w:id="316" w:author="PH" w:date="2024-11-11T22:13:00Z" w16du:dateUtc="2024-11-11T21:13:00Z">
                  <w:rPr>
                    <w:rStyle w:val="Hyperlink"/>
                    <w:noProof/>
                  </w:rPr>
                </w:rPrChange>
              </w:rPr>
              <w:delText>3.2.3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17" w:author="PH" w:date="2024-11-11T22:13:00Z" w16du:dateUtc="2024-11-11T21:13:00Z">
                  <w:rPr>
                    <w:rStyle w:val="Hyperlink"/>
                    <w:noProof/>
                  </w:rPr>
                </w:rPrChange>
              </w:rPr>
              <w:delText>ParticipantIdentifier datatype</w:delText>
            </w:r>
            <w:r w:rsidDel="00D112DD">
              <w:rPr>
                <w:noProof/>
                <w:webHidden/>
              </w:rPr>
              <w:tab/>
              <w:delText>25</w:delText>
            </w:r>
          </w:del>
        </w:p>
        <w:p w14:paraId="65DD837F" w14:textId="574FAD96" w:rsidR="00A54D82" w:rsidDel="00D112DD" w:rsidRDefault="00A54D82">
          <w:pPr>
            <w:pStyle w:val="Verzeichnis3"/>
            <w:tabs>
              <w:tab w:val="left" w:pos="1440"/>
              <w:tab w:val="right" w:leader="dot" w:pos="9010"/>
            </w:tabs>
            <w:rPr>
              <w:del w:id="318" w:author="PH" w:date="2024-11-11T22:13:00Z" w16du:dateUtc="2024-11-11T21:13:00Z"/>
              <w:rFonts w:asciiTheme="minorHAnsi" w:eastAsiaTheme="minorEastAsia" w:hAnsiTheme="minorHAnsi"/>
              <w:noProof/>
              <w:color w:val="auto"/>
              <w:kern w:val="2"/>
              <w:lang w:eastAsia="en-GB"/>
              <w14:ligatures w14:val="standardContextual"/>
            </w:rPr>
          </w:pPr>
          <w:del w:id="319" w:author="PH" w:date="2024-11-11T22:13:00Z" w16du:dateUtc="2024-11-11T21:13:00Z">
            <w:r w:rsidRPr="00D112DD" w:rsidDel="00D112DD">
              <w:rPr>
                <w:rPrChange w:id="320" w:author="PH" w:date="2024-11-11T22:13:00Z" w16du:dateUtc="2024-11-11T21:13:00Z">
                  <w:rPr>
                    <w:rStyle w:val="Hyperlink"/>
                    <w:noProof/>
                  </w:rPr>
                </w:rPrChange>
              </w:rPr>
              <w:delText>3.2.4</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21" w:author="PH" w:date="2024-11-11T22:13:00Z" w16du:dateUtc="2024-11-11T21:13:00Z">
                  <w:rPr>
                    <w:rStyle w:val="Hyperlink"/>
                    <w:noProof/>
                  </w:rPr>
                </w:rPrChange>
              </w:rPr>
              <w:delText>ParticipantIdentifier format</w:delText>
            </w:r>
            <w:r w:rsidDel="00D112DD">
              <w:rPr>
                <w:noProof/>
                <w:webHidden/>
              </w:rPr>
              <w:tab/>
              <w:delText>26</w:delText>
            </w:r>
          </w:del>
        </w:p>
        <w:p w14:paraId="7E0A9F7C" w14:textId="0A73FF7B" w:rsidR="00A54D82" w:rsidDel="00D112DD" w:rsidRDefault="00A54D82">
          <w:pPr>
            <w:pStyle w:val="Verzeichnis3"/>
            <w:tabs>
              <w:tab w:val="left" w:pos="1440"/>
              <w:tab w:val="right" w:leader="dot" w:pos="9010"/>
            </w:tabs>
            <w:rPr>
              <w:del w:id="322" w:author="PH" w:date="2024-11-11T22:13:00Z" w16du:dateUtc="2024-11-11T21:13:00Z"/>
              <w:rFonts w:asciiTheme="minorHAnsi" w:eastAsiaTheme="minorEastAsia" w:hAnsiTheme="minorHAnsi"/>
              <w:noProof/>
              <w:color w:val="auto"/>
              <w:kern w:val="2"/>
              <w:lang w:eastAsia="en-GB"/>
              <w14:ligatures w14:val="standardContextual"/>
            </w:rPr>
          </w:pPr>
          <w:del w:id="323" w:author="PH" w:date="2024-11-11T22:13:00Z" w16du:dateUtc="2024-11-11T21:13:00Z">
            <w:r w:rsidRPr="00D112DD" w:rsidDel="00D112DD">
              <w:rPr>
                <w:rPrChange w:id="324" w:author="PH" w:date="2024-11-11T22:13:00Z" w16du:dateUtc="2024-11-11T21:13:00Z">
                  <w:rPr>
                    <w:rStyle w:val="Hyperlink"/>
                    <w:noProof/>
                  </w:rPr>
                </w:rPrChange>
              </w:rPr>
              <w:delText>3.2.5</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25" w:author="PH" w:date="2024-11-11T22:13:00Z" w16du:dateUtc="2024-11-11T21:13:00Z">
                  <w:rPr>
                    <w:rStyle w:val="Hyperlink"/>
                    <w:noProof/>
                  </w:rPr>
                </w:rPrChange>
              </w:rPr>
              <w:delText>ParticipantIdentifierPage datatype</w:delText>
            </w:r>
            <w:r w:rsidDel="00D112DD">
              <w:rPr>
                <w:noProof/>
                <w:webHidden/>
              </w:rPr>
              <w:tab/>
              <w:delText>26</w:delText>
            </w:r>
          </w:del>
        </w:p>
        <w:p w14:paraId="78955E04" w14:textId="0A0AFE8F" w:rsidR="00A54D82" w:rsidDel="00D112DD" w:rsidRDefault="00A54D82">
          <w:pPr>
            <w:pStyle w:val="Verzeichnis3"/>
            <w:tabs>
              <w:tab w:val="left" w:pos="1440"/>
              <w:tab w:val="right" w:leader="dot" w:pos="9010"/>
            </w:tabs>
            <w:rPr>
              <w:del w:id="326" w:author="PH" w:date="2024-11-11T22:13:00Z" w16du:dateUtc="2024-11-11T21:13:00Z"/>
              <w:rFonts w:asciiTheme="minorHAnsi" w:eastAsiaTheme="minorEastAsia" w:hAnsiTheme="minorHAnsi"/>
              <w:noProof/>
              <w:color w:val="auto"/>
              <w:kern w:val="2"/>
              <w:lang w:eastAsia="en-GB"/>
              <w14:ligatures w14:val="standardContextual"/>
            </w:rPr>
          </w:pPr>
          <w:del w:id="327" w:author="PH" w:date="2024-11-11T22:13:00Z" w16du:dateUtc="2024-11-11T21:13:00Z">
            <w:r w:rsidRPr="00D112DD" w:rsidDel="00D112DD">
              <w:rPr>
                <w:rPrChange w:id="328" w:author="PH" w:date="2024-11-11T22:13:00Z" w16du:dateUtc="2024-11-11T21:13:00Z">
                  <w:rPr>
                    <w:rStyle w:val="Hyperlink"/>
                    <w:noProof/>
                  </w:rPr>
                </w:rPrChange>
              </w:rPr>
              <w:delText>3.2.6</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29" w:author="PH" w:date="2024-11-11T22:13:00Z" w16du:dateUtc="2024-11-11T21:13:00Z">
                  <w:rPr>
                    <w:rStyle w:val="Hyperlink"/>
                    <w:noProof/>
                  </w:rPr>
                </w:rPrChange>
              </w:rPr>
              <w:delText>MigrationRecord</w:delText>
            </w:r>
            <w:r w:rsidDel="00D112DD">
              <w:rPr>
                <w:noProof/>
                <w:webHidden/>
              </w:rPr>
              <w:tab/>
              <w:delText>26</w:delText>
            </w:r>
          </w:del>
        </w:p>
        <w:p w14:paraId="1544B6F7" w14:textId="4C936692" w:rsidR="00A54D82" w:rsidDel="00D112DD" w:rsidRDefault="00A54D82">
          <w:pPr>
            <w:pStyle w:val="Verzeichnis1"/>
            <w:tabs>
              <w:tab w:val="left" w:pos="482"/>
              <w:tab w:val="right" w:leader="dot" w:pos="9010"/>
            </w:tabs>
            <w:rPr>
              <w:del w:id="330" w:author="PH" w:date="2024-11-11T22:13:00Z" w16du:dateUtc="2024-11-11T21:13:00Z"/>
              <w:rFonts w:asciiTheme="minorHAnsi" w:eastAsiaTheme="minorEastAsia" w:hAnsiTheme="minorHAnsi"/>
              <w:b w:val="0"/>
              <w:noProof/>
              <w:color w:val="auto"/>
              <w:kern w:val="2"/>
              <w:lang w:eastAsia="en-GB"/>
              <w14:ligatures w14:val="standardContextual"/>
            </w:rPr>
          </w:pPr>
          <w:del w:id="331" w:author="PH" w:date="2024-11-11T22:13:00Z" w16du:dateUtc="2024-11-11T21:13:00Z">
            <w:r w:rsidRPr="00D112DD" w:rsidDel="00D112DD">
              <w:rPr>
                <w:rPrChange w:id="332" w:author="PH" w:date="2024-11-11T22:13:00Z" w16du:dateUtc="2024-11-11T21:13:00Z">
                  <w:rPr>
                    <w:rStyle w:val="Hyperlink"/>
                    <w:b w:val="0"/>
                    <w:noProof/>
                  </w:rPr>
                </w:rPrChange>
              </w:rPr>
              <w:delText>4</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333" w:author="PH" w:date="2024-11-11T22:13:00Z" w16du:dateUtc="2024-11-11T21:13:00Z">
                  <w:rPr>
                    <w:rStyle w:val="Hyperlink"/>
                    <w:b w:val="0"/>
                    <w:noProof/>
                  </w:rPr>
                </w:rPrChange>
              </w:rPr>
              <w:delText>Service Bindings</w:delText>
            </w:r>
            <w:r w:rsidDel="00D112DD">
              <w:rPr>
                <w:noProof/>
                <w:webHidden/>
              </w:rPr>
              <w:tab/>
              <w:delText>27</w:delText>
            </w:r>
          </w:del>
        </w:p>
        <w:p w14:paraId="082BF0C9" w14:textId="0AF044E3" w:rsidR="00A54D82" w:rsidDel="00D112DD" w:rsidRDefault="00A54D82">
          <w:pPr>
            <w:pStyle w:val="Verzeichnis2"/>
            <w:tabs>
              <w:tab w:val="left" w:pos="960"/>
              <w:tab w:val="right" w:leader="dot" w:pos="9010"/>
            </w:tabs>
            <w:rPr>
              <w:del w:id="334" w:author="PH" w:date="2024-11-11T22:13:00Z" w16du:dateUtc="2024-11-11T21:13:00Z"/>
              <w:rFonts w:asciiTheme="minorHAnsi" w:eastAsiaTheme="minorEastAsia" w:hAnsiTheme="minorHAnsi"/>
              <w:noProof/>
              <w:color w:val="auto"/>
              <w:kern w:val="2"/>
              <w:lang w:eastAsia="en-GB"/>
              <w14:ligatures w14:val="standardContextual"/>
            </w:rPr>
          </w:pPr>
          <w:del w:id="335" w:author="PH" w:date="2024-11-11T22:13:00Z" w16du:dateUtc="2024-11-11T21:13:00Z">
            <w:r w:rsidRPr="00D112DD" w:rsidDel="00D112DD">
              <w:rPr>
                <w:rPrChange w:id="336" w:author="PH" w:date="2024-11-11T22:13:00Z" w16du:dateUtc="2024-11-11T21:13:00Z">
                  <w:rPr>
                    <w:rStyle w:val="Hyperlink"/>
                    <w:noProof/>
                  </w:rPr>
                </w:rPrChange>
              </w:rPr>
              <w:delText>4.1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37" w:author="PH" w:date="2024-11-11T22:13:00Z" w16du:dateUtc="2024-11-11T21:13:00Z">
                  <w:rPr>
                    <w:rStyle w:val="Hyperlink"/>
                    <w:noProof/>
                  </w:rPr>
                </w:rPrChange>
              </w:rPr>
              <w:delText>Services Provided as Web services - characteristics</w:delText>
            </w:r>
            <w:r w:rsidDel="00D112DD">
              <w:rPr>
                <w:noProof/>
                <w:webHidden/>
              </w:rPr>
              <w:tab/>
              <w:delText>27</w:delText>
            </w:r>
          </w:del>
        </w:p>
        <w:p w14:paraId="18C0F456" w14:textId="05EBE67D" w:rsidR="00A54D82" w:rsidDel="00D112DD" w:rsidRDefault="00A54D82">
          <w:pPr>
            <w:pStyle w:val="Verzeichnis2"/>
            <w:tabs>
              <w:tab w:val="left" w:pos="960"/>
              <w:tab w:val="right" w:leader="dot" w:pos="9010"/>
            </w:tabs>
            <w:rPr>
              <w:del w:id="338" w:author="PH" w:date="2024-11-11T22:13:00Z" w16du:dateUtc="2024-11-11T21:13:00Z"/>
              <w:rFonts w:asciiTheme="minorHAnsi" w:eastAsiaTheme="minorEastAsia" w:hAnsiTheme="minorHAnsi"/>
              <w:noProof/>
              <w:color w:val="auto"/>
              <w:kern w:val="2"/>
              <w:lang w:eastAsia="en-GB"/>
              <w14:ligatures w14:val="standardContextual"/>
            </w:rPr>
          </w:pPr>
          <w:del w:id="339" w:author="PH" w:date="2024-11-11T22:13:00Z" w16du:dateUtc="2024-11-11T21:13:00Z">
            <w:r w:rsidRPr="00D112DD" w:rsidDel="00D112DD">
              <w:rPr>
                <w:rPrChange w:id="340" w:author="PH" w:date="2024-11-11T22:13:00Z" w16du:dateUtc="2024-11-11T21:13:00Z">
                  <w:rPr>
                    <w:rStyle w:val="Hyperlink"/>
                    <w:noProof/>
                  </w:rPr>
                </w:rPrChange>
              </w:rPr>
              <w:delText>4.2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41" w:author="PH" w:date="2024-11-11T22:13:00Z" w16du:dateUtc="2024-11-11T21:13:00Z">
                  <w:rPr>
                    <w:rStyle w:val="Hyperlink"/>
                    <w:noProof/>
                  </w:rPr>
                </w:rPrChange>
              </w:rPr>
              <w:delText>ManageBusinessIdentifier service - binding</w:delText>
            </w:r>
            <w:r w:rsidDel="00D112DD">
              <w:rPr>
                <w:noProof/>
                <w:webHidden/>
              </w:rPr>
              <w:tab/>
              <w:delText>27</w:delText>
            </w:r>
          </w:del>
        </w:p>
        <w:p w14:paraId="3D6A4C40" w14:textId="0B956600" w:rsidR="00A54D82" w:rsidDel="00D112DD" w:rsidRDefault="00A54D82">
          <w:pPr>
            <w:pStyle w:val="Verzeichnis3"/>
            <w:tabs>
              <w:tab w:val="left" w:pos="1440"/>
              <w:tab w:val="right" w:leader="dot" w:pos="9010"/>
            </w:tabs>
            <w:rPr>
              <w:del w:id="342" w:author="PH" w:date="2024-11-11T22:13:00Z" w16du:dateUtc="2024-11-11T21:13:00Z"/>
              <w:rFonts w:asciiTheme="minorHAnsi" w:eastAsiaTheme="minorEastAsia" w:hAnsiTheme="minorHAnsi"/>
              <w:noProof/>
              <w:color w:val="auto"/>
              <w:kern w:val="2"/>
              <w:lang w:eastAsia="en-GB"/>
              <w14:ligatures w14:val="standardContextual"/>
            </w:rPr>
          </w:pPr>
          <w:del w:id="343" w:author="PH" w:date="2024-11-11T22:13:00Z" w16du:dateUtc="2024-11-11T21:13:00Z">
            <w:r w:rsidRPr="00D112DD" w:rsidDel="00D112DD">
              <w:rPr>
                <w:rPrChange w:id="344" w:author="PH" w:date="2024-11-11T22:13:00Z" w16du:dateUtc="2024-11-11T21:13:00Z">
                  <w:rPr>
                    <w:rStyle w:val="Hyperlink"/>
                    <w:noProof/>
                  </w:rPr>
                </w:rPrChange>
              </w:rPr>
              <w:delText>4.2.1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45" w:author="PH" w:date="2024-11-11T22:13:00Z" w16du:dateUtc="2024-11-11T21:13:00Z">
                  <w:rPr>
                    <w:rStyle w:val="Hyperlink"/>
                    <w:noProof/>
                  </w:rPr>
                </w:rPrChange>
              </w:rPr>
              <w:delText>Transport binding</w:delText>
            </w:r>
            <w:r w:rsidDel="00D112DD">
              <w:rPr>
                <w:noProof/>
                <w:webHidden/>
              </w:rPr>
              <w:tab/>
              <w:delText>27</w:delText>
            </w:r>
          </w:del>
        </w:p>
        <w:p w14:paraId="31FC1841" w14:textId="02B434E0" w:rsidR="00A54D82" w:rsidDel="00D112DD" w:rsidRDefault="00A54D82">
          <w:pPr>
            <w:pStyle w:val="Verzeichnis3"/>
            <w:tabs>
              <w:tab w:val="left" w:pos="1440"/>
              <w:tab w:val="right" w:leader="dot" w:pos="9010"/>
            </w:tabs>
            <w:rPr>
              <w:del w:id="346" w:author="PH" w:date="2024-11-11T22:13:00Z" w16du:dateUtc="2024-11-11T21:13:00Z"/>
              <w:rFonts w:asciiTheme="minorHAnsi" w:eastAsiaTheme="minorEastAsia" w:hAnsiTheme="minorHAnsi"/>
              <w:noProof/>
              <w:color w:val="auto"/>
              <w:kern w:val="2"/>
              <w:lang w:eastAsia="en-GB"/>
              <w14:ligatures w14:val="standardContextual"/>
            </w:rPr>
          </w:pPr>
          <w:del w:id="347" w:author="PH" w:date="2024-11-11T22:13:00Z" w16du:dateUtc="2024-11-11T21:13:00Z">
            <w:r w:rsidRPr="00D112DD" w:rsidDel="00D112DD">
              <w:rPr>
                <w:rPrChange w:id="348" w:author="PH" w:date="2024-11-11T22:13:00Z" w16du:dateUtc="2024-11-11T21:13:00Z">
                  <w:rPr>
                    <w:rStyle w:val="Hyperlink"/>
                    <w:noProof/>
                  </w:rPr>
                </w:rPrChange>
              </w:rPr>
              <w:delText>4.2.2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49" w:author="PH" w:date="2024-11-11T22:13:00Z" w16du:dateUtc="2024-11-11T21:13:00Z">
                  <w:rPr>
                    <w:rStyle w:val="Hyperlink"/>
                    <w:noProof/>
                  </w:rPr>
                </w:rPrChange>
              </w:rPr>
              <w:delText>Security</w:delText>
            </w:r>
            <w:r w:rsidDel="00D112DD">
              <w:rPr>
                <w:noProof/>
                <w:webHidden/>
              </w:rPr>
              <w:tab/>
              <w:delText>28</w:delText>
            </w:r>
          </w:del>
        </w:p>
        <w:p w14:paraId="2F3B49C2" w14:textId="42BE5879" w:rsidR="00A54D82" w:rsidDel="00D112DD" w:rsidRDefault="00A54D82">
          <w:pPr>
            <w:pStyle w:val="Verzeichnis2"/>
            <w:tabs>
              <w:tab w:val="left" w:pos="960"/>
              <w:tab w:val="right" w:leader="dot" w:pos="9010"/>
            </w:tabs>
            <w:rPr>
              <w:del w:id="350" w:author="PH" w:date="2024-11-11T22:13:00Z" w16du:dateUtc="2024-11-11T21:13:00Z"/>
              <w:rFonts w:asciiTheme="minorHAnsi" w:eastAsiaTheme="minorEastAsia" w:hAnsiTheme="minorHAnsi"/>
              <w:noProof/>
              <w:color w:val="auto"/>
              <w:kern w:val="2"/>
              <w:lang w:eastAsia="en-GB"/>
              <w14:ligatures w14:val="standardContextual"/>
            </w:rPr>
          </w:pPr>
          <w:del w:id="351" w:author="PH" w:date="2024-11-11T22:13:00Z" w16du:dateUtc="2024-11-11T21:13:00Z">
            <w:r w:rsidRPr="00D112DD" w:rsidDel="00D112DD">
              <w:rPr>
                <w:rPrChange w:id="352" w:author="PH" w:date="2024-11-11T22:13:00Z" w16du:dateUtc="2024-11-11T21:13:00Z">
                  <w:rPr>
                    <w:rStyle w:val="Hyperlink"/>
                    <w:noProof/>
                  </w:rPr>
                </w:rPrChange>
              </w:rPr>
              <w:delText>4.3</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53" w:author="PH" w:date="2024-11-11T22:13:00Z" w16du:dateUtc="2024-11-11T21:13:00Z">
                  <w:rPr>
                    <w:rStyle w:val="Hyperlink"/>
                    <w:noProof/>
                  </w:rPr>
                </w:rPrChange>
              </w:rPr>
              <w:delText>ManageServiceMetadata service - binding</w:delText>
            </w:r>
            <w:r w:rsidDel="00D112DD">
              <w:rPr>
                <w:noProof/>
                <w:webHidden/>
              </w:rPr>
              <w:tab/>
              <w:delText>28</w:delText>
            </w:r>
          </w:del>
        </w:p>
        <w:p w14:paraId="108970A5" w14:textId="0703A7F1" w:rsidR="00A54D82" w:rsidDel="00D112DD" w:rsidRDefault="00A54D82">
          <w:pPr>
            <w:pStyle w:val="Verzeichnis3"/>
            <w:tabs>
              <w:tab w:val="left" w:pos="1440"/>
              <w:tab w:val="right" w:leader="dot" w:pos="9010"/>
            </w:tabs>
            <w:rPr>
              <w:del w:id="354" w:author="PH" w:date="2024-11-11T22:13:00Z" w16du:dateUtc="2024-11-11T21:13:00Z"/>
              <w:rFonts w:asciiTheme="minorHAnsi" w:eastAsiaTheme="minorEastAsia" w:hAnsiTheme="minorHAnsi"/>
              <w:noProof/>
              <w:color w:val="auto"/>
              <w:kern w:val="2"/>
              <w:lang w:eastAsia="en-GB"/>
              <w14:ligatures w14:val="standardContextual"/>
            </w:rPr>
          </w:pPr>
          <w:del w:id="355" w:author="PH" w:date="2024-11-11T22:13:00Z" w16du:dateUtc="2024-11-11T21:13:00Z">
            <w:r w:rsidRPr="00D112DD" w:rsidDel="00D112DD">
              <w:rPr>
                <w:rPrChange w:id="356" w:author="PH" w:date="2024-11-11T22:13:00Z" w16du:dateUtc="2024-11-11T21:13:00Z">
                  <w:rPr>
                    <w:rStyle w:val="Hyperlink"/>
                    <w:noProof/>
                  </w:rPr>
                </w:rPrChange>
              </w:rPr>
              <w:delText>4.3.1</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57" w:author="PH" w:date="2024-11-11T22:13:00Z" w16du:dateUtc="2024-11-11T21:13:00Z">
                  <w:rPr>
                    <w:rStyle w:val="Hyperlink"/>
                    <w:noProof/>
                  </w:rPr>
                </w:rPrChange>
              </w:rPr>
              <w:delText>Transport binding</w:delText>
            </w:r>
            <w:r w:rsidDel="00D112DD">
              <w:rPr>
                <w:noProof/>
                <w:webHidden/>
              </w:rPr>
              <w:tab/>
              <w:delText>28</w:delText>
            </w:r>
          </w:del>
        </w:p>
        <w:p w14:paraId="03B32344" w14:textId="099EDEDD" w:rsidR="00A54D82" w:rsidDel="00D112DD" w:rsidRDefault="00A54D82">
          <w:pPr>
            <w:pStyle w:val="Verzeichnis3"/>
            <w:tabs>
              <w:tab w:val="left" w:pos="1440"/>
              <w:tab w:val="right" w:leader="dot" w:pos="9010"/>
            </w:tabs>
            <w:rPr>
              <w:del w:id="358" w:author="PH" w:date="2024-11-11T22:13:00Z" w16du:dateUtc="2024-11-11T21:13:00Z"/>
              <w:rFonts w:asciiTheme="minorHAnsi" w:eastAsiaTheme="minorEastAsia" w:hAnsiTheme="minorHAnsi"/>
              <w:noProof/>
              <w:color w:val="auto"/>
              <w:kern w:val="2"/>
              <w:lang w:eastAsia="en-GB"/>
              <w14:ligatures w14:val="standardContextual"/>
            </w:rPr>
          </w:pPr>
          <w:del w:id="359" w:author="PH" w:date="2024-11-11T22:13:00Z" w16du:dateUtc="2024-11-11T21:13:00Z">
            <w:r w:rsidRPr="00D112DD" w:rsidDel="00D112DD">
              <w:rPr>
                <w:rPrChange w:id="360" w:author="PH" w:date="2024-11-11T22:13:00Z" w16du:dateUtc="2024-11-11T21:13:00Z">
                  <w:rPr>
                    <w:rStyle w:val="Hyperlink"/>
                    <w:noProof/>
                  </w:rPr>
                </w:rPrChange>
              </w:rPr>
              <w:delText>4.3.2</w:delText>
            </w:r>
            <w:r w:rsidDel="00D112DD">
              <w:rPr>
                <w:rFonts w:asciiTheme="minorHAnsi" w:eastAsiaTheme="minorEastAsia" w:hAnsiTheme="minorHAnsi"/>
                <w:noProof/>
                <w:color w:val="auto"/>
                <w:kern w:val="2"/>
                <w:lang w:eastAsia="en-GB"/>
                <w14:ligatures w14:val="standardContextual"/>
              </w:rPr>
              <w:tab/>
            </w:r>
            <w:r w:rsidRPr="00D112DD" w:rsidDel="00D112DD">
              <w:rPr>
                <w:rPrChange w:id="361" w:author="PH" w:date="2024-11-11T22:13:00Z" w16du:dateUtc="2024-11-11T21:13:00Z">
                  <w:rPr>
                    <w:rStyle w:val="Hyperlink"/>
                    <w:noProof/>
                  </w:rPr>
                </w:rPrChange>
              </w:rPr>
              <w:delText>Security</w:delText>
            </w:r>
            <w:r w:rsidDel="00D112DD">
              <w:rPr>
                <w:noProof/>
                <w:webHidden/>
              </w:rPr>
              <w:tab/>
              <w:delText>28</w:delText>
            </w:r>
          </w:del>
        </w:p>
        <w:p w14:paraId="0A5C9976" w14:textId="431E0ECD" w:rsidR="00A54D82" w:rsidDel="00D112DD" w:rsidRDefault="00A54D82">
          <w:pPr>
            <w:pStyle w:val="Verzeichnis1"/>
            <w:tabs>
              <w:tab w:val="left" w:pos="482"/>
              <w:tab w:val="right" w:leader="dot" w:pos="9010"/>
            </w:tabs>
            <w:rPr>
              <w:del w:id="362" w:author="PH" w:date="2024-11-11T22:13:00Z" w16du:dateUtc="2024-11-11T21:13:00Z"/>
              <w:rFonts w:asciiTheme="minorHAnsi" w:eastAsiaTheme="minorEastAsia" w:hAnsiTheme="minorHAnsi"/>
              <w:b w:val="0"/>
              <w:noProof/>
              <w:color w:val="auto"/>
              <w:kern w:val="2"/>
              <w:lang w:eastAsia="en-GB"/>
              <w14:ligatures w14:val="standardContextual"/>
            </w:rPr>
          </w:pPr>
          <w:del w:id="363" w:author="PH" w:date="2024-11-11T22:13:00Z" w16du:dateUtc="2024-11-11T21:13:00Z">
            <w:r w:rsidRPr="00D112DD" w:rsidDel="00D112DD">
              <w:rPr>
                <w:rPrChange w:id="364" w:author="PH" w:date="2024-11-11T22:13:00Z" w16du:dateUtc="2024-11-11T21:13:00Z">
                  <w:rPr>
                    <w:rStyle w:val="Hyperlink"/>
                    <w:b w:val="0"/>
                    <w:noProof/>
                  </w:rPr>
                </w:rPrChange>
              </w:rPr>
              <w:delText>5</w:delText>
            </w:r>
            <w:r w:rsidDel="00D112DD">
              <w:rPr>
                <w:rFonts w:asciiTheme="minorHAnsi" w:eastAsiaTheme="minorEastAsia" w:hAnsiTheme="minorHAnsi"/>
                <w:b w:val="0"/>
                <w:noProof/>
                <w:color w:val="auto"/>
                <w:kern w:val="2"/>
                <w:lang w:eastAsia="en-GB"/>
                <w14:ligatures w14:val="standardContextual"/>
              </w:rPr>
              <w:tab/>
            </w:r>
            <w:r w:rsidRPr="00D112DD" w:rsidDel="00D112DD">
              <w:rPr>
                <w:rPrChange w:id="365" w:author="PH" w:date="2024-11-11T22:13:00Z" w16du:dateUtc="2024-11-11T21:13:00Z">
                  <w:rPr>
                    <w:rStyle w:val="Hyperlink"/>
                    <w:b w:val="0"/>
                    <w:noProof/>
                  </w:rPr>
                </w:rPrChange>
              </w:rPr>
              <w:delText>DNS Spoof Mitigation</w:delText>
            </w:r>
            <w:r w:rsidDel="00D112DD">
              <w:rPr>
                <w:noProof/>
                <w:webHidden/>
              </w:rPr>
              <w:tab/>
              <w:delText>28</w:delText>
            </w:r>
          </w:del>
        </w:p>
        <w:p w14:paraId="481C8F63" w14:textId="1D77E85C" w:rsidR="009E4AD5" w:rsidRPr="001227CD" w:rsidRDefault="009E4AD5" w:rsidP="009E4AD5">
          <w:r>
            <w:rPr>
              <w:bCs/>
            </w:rPr>
            <w:fldChar w:fldCharType="end"/>
          </w:r>
        </w:p>
      </w:sdtContent>
    </w:sdt>
    <w:p w14:paraId="0AB5AAAD" w14:textId="77777777" w:rsidR="009E4AD5" w:rsidRDefault="009E4AD5" w:rsidP="009E4AD5">
      <w:pPr>
        <w:pStyle w:val="PHeading1"/>
      </w:pPr>
      <w:r w:rsidRPr="001227CD">
        <w:br w:type="page"/>
      </w:r>
    </w:p>
    <w:p w14:paraId="0EF93F80" w14:textId="7B2F87D7" w:rsidR="0084789C" w:rsidRPr="0084789C" w:rsidRDefault="0084789C" w:rsidP="0084789C">
      <w:pPr>
        <w:pStyle w:val="PParagraph"/>
        <w:pBdr>
          <w:top w:val="single" w:sz="4" w:space="1" w:color="auto"/>
          <w:left w:val="single" w:sz="4" w:space="4" w:color="auto"/>
          <w:bottom w:val="single" w:sz="4" w:space="1" w:color="auto"/>
          <w:right w:val="single" w:sz="4" w:space="4" w:color="auto"/>
        </w:pBdr>
        <w:jc w:val="center"/>
        <w:rPr>
          <w:b/>
          <w:bCs/>
          <w:sz w:val="28"/>
          <w:szCs w:val="28"/>
        </w:rPr>
      </w:pPr>
      <w:r w:rsidRPr="0084789C">
        <w:rPr>
          <w:b/>
          <w:bCs/>
          <w:sz w:val="28"/>
          <w:szCs w:val="28"/>
        </w:rPr>
        <w:t>Statement of originality</w:t>
      </w:r>
    </w:p>
    <w:p w14:paraId="0B05D29E"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p>
    <w:p w14:paraId="796DA4F4"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t>This deliverable contains original unpublished work except where clearly indicated otherwise. Acknowledgement of previously published material and of the work of others has been made through appropriate citation, quotation or both.</w:t>
      </w:r>
    </w:p>
    <w:p w14:paraId="7E5E0F43" w14:textId="77777777" w:rsidR="0084789C" w:rsidRPr="00745F5A" w:rsidRDefault="0084789C" w:rsidP="0084789C">
      <w:pPr>
        <w:pStyle w:val="PParagraph"/>
      </w:pPr>
    </w:p>
    <w:p w14:paraId="797C6975"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jc w:val="center"/>
        <w:rPr>
          <w:b/>
          <w:bCs/>
          <w:sz w:val="28"/>
          <w:szCs w:val="28"/>
        </w:rPr>
      </w:pPr>
      <w:r w:rsidRPr="0084789C">
        <w:rPr>
          <w:b/>
          <w:bCs/>
          <w:sz w:val="28"/>
          <w:szCs w:val="28"/>
        </w:rPr>
        <w:t>Statement of copyright</w:t>
      </w:r>
    </w:p>
    <w:p w14:paraId="34E6B1E7"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jc w:val="center"/>
      </w:pPr>
      <w:r w:rsidRPr="0084789C">
        <w:rPr>
          <w:noProof/>
        </w:rPr>
        <w:drawing>
          <wp:inline distT="0" distB="0" distL="0" distR="0" wp14:anchorId="21C62C4F" wp14:editId="4A9E843A">
            <wp:extent cx="1121410" cy="396875"/>
            <wp:effectExtent l="0" t="0" r="2540" b="3175"/>
            <wp:docPr id="1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21410" cy="396875"/>
                    </a:xfrm>
                    <a:prstGeom prst="rect">
                      <a:avLst/>
                    </a:prstGeom>
                    <a:noFill/>
                    <a:ln>
                      <a:noFill/>
                    </a:ln>
                  </pic:spPr>
                </pic:pic>
              </a:graphicData>
            </a:graphic>
          </wp:inline>
        </w:drawing>
      </w:r>
    </w:p>
    <w:p w14:paraId="1143C343"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p>
    <w:p w14:paraId="6FA69ABB" w14:textId="48A8F94D"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t xml:space="preserve">This deliverable is released under the terms of the Creative Commons Licence accessed through the following link: </w:t>
      </w:r>
      <w:hyperlink r:id="rId13" w:history="1">
        <w:r w:rsidRPr="00B15F27">
          <w:rPr>
            <w:rStyle w:val="Hyperlink"/>
          </w:rPr>
          <w:t>https://creativecommons.org/licenses/by-nc-nd/4.0/</w:t>
        </w:r>
      </w:hyperlink>
    </w:p>
    <w:p w14:paraId="658AFD61"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p>
    <w:p w14:paraId="20275F69"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t>You are free to:</w:t>
      </w:r>
    </w:p>
    <w:p w14:paraId="21840B93" w14:textId="77777777" w:rsidR="0084789C" w:rsidRPr="0084789C" w:rsidRDefault="0084789C" w:rsidP="0084789C">
      <w:pPr>
        <w:pStyle w:val="PParagraph"/>
        <w:pBdr>
          <w:top w:val="single" w:sz="4" w:space="1" w:color="auto"/>
          <w:left w:val="single" w:sz="4" w:space="4" w:color="auto"/>
          <w:bottom w:val="single" w:sz="4" w:space="1" w:color="auto"/>
          <w:right w:val="single" w:sz="4" w:space="4" w:color="auto"/>
        </w:pBdr>
      </w:pPr>
      <w:r w:rsidRPr="0084789C">
        <w:rPr>
          <w:b/>
        </w:rPr>
        <w:t>Share</w:t>
      </w:r>
      <w:r w:rsidRPr="0084789C">
        <w:t xml:space="preserve"> — copy and redistribute the material in any medium or format.</w:t>
      </w:r>
    </w:p>
    <w:p w14:paraId="61BCC45E" w14:textId="77777777" w:rsidR="0084789C" w:rsidRPr="00745F5A" w:rsidRDefault="0084789C" w:rsidP="0084789C">
      <w:pPr>
        <w:pStyle w:val="PParagraph"/>
        <w:pBdr>
          <w:top w:val="single" w:sz="4" w:space="1" w:color="auto"/>
          <w:left w:val="single" w:sz="4" w:space="4" w:color="auto"/>
          <w:bottom w:val="single" w:sz="4" w:space="1" w:color="auto"/>
          <w:right w:val="single" w:sz="4" w:space="4" w:color="auto"/>
        </w:pBdr>
        <w:rPr>
          <w:i/>
        </w:rPr>
      </w:pPr>
      <w:r w:rsidRPr="0084789C">
        <w:t>The licensor cannot revoke these freedoms as long as you follow the license terms</w:t>
      </w:r>
      <w:r w:rsidRPr="00745F5A">
        <w:rPr>
          <w:i/>
        </w:rPr>
        <w:t>.</w:t>
      </w:r>
    </w:p>
    <w:p w14:paraId="4E54316F" w14:textId="542E33E9" w:rsidR="0084789C" w:rsidRDefault="0084789C">
      <w:pPr>
        <w:rPr>
          <w:sz w:val="22"/>
          <w:szCs w:val="22"/>
        </w:rPr>
      </w:pPr>
      <w:r>
        <w:br w:type="page"/>
      </w:r>
    </w:p>
    <w:p w14:paraId="2936E5EF" w14:textId="7D9EB721" w:rsidR="009258C6" w:rsidRDefault="008C0218" w:rsidP="000E5C32">
      <w:pPr>
        <w:pStyle w:val="PHeading1"/>
        <w:numPr>
          <w:ilvl w:val="0"/>
          <w:numId w:val="0"/>
        </w:numPr>
      </w:pPr>
      <w:bookmarkStart w:id="366" w:name="_Toc183626386"/>
      <w:r>
        <w:t>Revision History</w:t>
      </w:r>
      <w:bookmarkEnd w:id="366"/>
    </w:p>
    <w:tbl>
      <w:tblPr>
        <w:tblStyle w:val="Gitternetztabelle4Akzent1"/>
        <w:tblW w:w="0" w:type="auto"/>
        <w:tblLook w:val="0620" w:firstRow="1" w:lastRow="0" w:firstColumn="0" w:lastColumn="0" w:noHBand="1" w:noVBand="1"/>
        <w:tblPrChange w:id="367" w:author="PH" w:date="2024-11-11T21:19:00Z" w16du:dateUtc="2024-11-11T20:19:00Z">
          <w:tblPr>
            <w:tblStyle w:val="Gitternetztabelle4Akzent1"/>
            <w:tblW w:w="0" w:type="auto"/>
            <w:tblLook w:val="0620" w:firstRow="1" w:lastRow="0" w:firstColumn="0" w:lastColumn="0" w:noHBand="1" w:noVBand="1"/>
          </w:tblPr>
        </w:tblPrChange>
      </w:tblPr>
      <w:tblGrid>
        <w:gridCol w:w="1023"/>
        <w:gridCol w:w="1382"/>
        <w:gridCol w:w="4408"/>
        <w:gridCol w:w="2197"/>
        <w:tblGridChange w:id="368">
          <w:tblGrid>
            <w:gridCol w:w="1023"/>
            <w:gridCol w:w="941"/>
            <w:gridCol w:w="441"/>
            <w:gridCol w:w="4408"/>
            <w:gridCol w:w="2197"/>
          </w:tblGrid>
        </w:tblGridChange>
      </w:tblGrid>
      <w:tr w:rsidR="00E06D1E" w14:paraId="1BB31F19" w14:textId="419F1159" w:rsidTr="003B79F2">
        <w:trPr>
          <w:cnfStyle w:val="100000000000" w:firstRow="1" w:lastRow="0" w:firstColumn="0" w:lastColumn="0" w:oddVBand="0" w:evenVBand="0" w:oddHBand="0" w:evenHBand="0" w:firstRowFirstColumn="0" w:firstRowLastColumn="0" w:lastRowFirstColumn="0" w:lastRowLastColumn="0"/>
          <w:tblHeader/>
          <w:trPrChange w:id="369" w:author="PH" w:date="2024-11-11T21:19:00Z" w16du:dateUtc="2024-11-11T20:19:00Z">
            <w:trPr>
              <w:tblHeader/>
            </w:trPr>
          </w:trPrChange>
        </w:trPr>
        <w:tc>
          <w:tcPr>
            <w:tcW w:w="0" w:type="auto"/>
            <w:tcPrChange w:id="370" w:author="PH" w:date="2024-11-11T21:19:00Z" w16du:dateUtc="2024-11-11T20:19:00Z">
              <w:tcPr>
                <w:tcW w:w="0" w:type="auto"/>
              </w:tcPr>
            </w:tcPrChange>
          </w:tcPr>
          <w:p w14:paraId="6A2C1B45" w14:textId="096A6D4C" w:rsidR="00E06D1E" w:rsidRDefault="00E06D1E" w:rsidP="008C0218">
            <w:pPr>
              <w:pStyle w:val="PParagraph"/>
              <w:ind w:left="0"/>
              <w:cnfStyle w:val="100000000000" w:firstRow="1" w:lastRow="0" w:firstColumn="0" w:lastColumn="0" w:oddVBand="0" w:evenVBand="0" w:oddHBand="0" w:evenHBand="0" w:firstRowFirstColumn="0" w:firstRowLastColumn="0" w:lastRowFirstColumn="0" w:lastRowLastColumn="0"/>
            </w:pPr>
            <w:r w:rsidRPr="00EF22F3">
              <w:t>Version</w:t>
            </w:r>
          </w:p>
        </w:tc>
        <w:tc>
          <w:tcPr>
            <w:tcW w:w="1382" w:type="dxa"/>
            <w:tcPrChange w:id="371" w:author="PH" w:date="2024-11-11T21:19:00Z" w16du:dateUtc="2024-11-11T20:19:00Z">
              <w:tcPr>
                <w:tcW w:w="0" w:type="auto"/>
              </w:tcPr>
            </w:tcPrChange>
          </w:tcPr>
          <w:p w14:paraId="391F0766" w14:textId="52EFADE9" w:rsidR="00E06D1E" w:rsidRDefault="00E06D1E" w:rsidP="008C0218">
            <w:pPr>
              <w:pStyle w:val="PParagraph"/>
              <w:ind w:left="0"/>
              <w:cnfStyle w:val="100000000000" w:firstRow="1" w:lastRow="0" w:firstColumn="0" w:lastColumn="0" w:oddVBand="0" w:evenVBand="0" w:oddHBand="0" w:evenHBand="0" w:firstRowFirstColumn="0" w:firstRowLastColumn="0" w:lastRowFirstColumn="0" w:lastRowLastColumn="0"/>
            </w:pPr>
            <w:r w:rsidRPr="00EF22F3">
              <w:t>Date</w:t>
            </w:r>
          </w:p>
        </w:tc>
        <w:tc>
          <w:tcPr>
            <w:tcW w:w="4408" w:type="dxa"/>
            <w:tcPrChange w:id="372" w:author="PH" w:date="2024-11-11T21:19:00Z" w16du:dateUtc="2024-11-11T20:19:00Z">
              <w:tcPr>
                <w:tcW w:w="0" w:type="auto"/>
                <w:gridSpan w:val="2"/>
              </w:tcPr>
            </w:tcPrChange>
          </w:tcPr>
          <w:p w14:paraId="766BAC04" w14:textId="4FEFB16A" w:rsidR="00E06D1E" w:rsidRDefault="00E06D1E" w:rsidP="008C0218">
            <w:pPr>
              <w:pStyle w:val="PParagraph"/>
              <w:ind w:left="323" w:hanging="323"/>
              <w:cnfStyle w:val="100000000000" w:firstRow="1" w:lastRow="0" w:firstColumn="0" w:lastColumn="0" w:oddVBand="0" w:evenVBand="0" w:oddHBand="0" w:evenHBand="0" w:firstRowFirstColumn="0" w:firstRowLastColumn="0" w:lastRowFirstColumn="0" w:lastRowLastColumn="0"/>
            </w:pPr>
            <w:r w:rsidRPr="00EF22F3">
              <w:t>Description of changes</w:t>
            </w:r>
          </w:p>
        </w:tc>
        <w:tc>
          <w:tcPr>
            <w:tcW w:w="0" w:type="auto"/>
            <w:tcPrChange w:id="373" w:author="PH" w:date="2024-11-11T21:19:00Z" w16du:dateUtc="2024-11-11T20:19:00Z">
              <w:tcPr>
                <w:tcW w:w="0" w:type="auto"/>
              </w:tcPr>
            </w:tcPrChange>
          </w:tcPr>
          <w:p w14:paraId="0E6950E3" w14:textId="0381C4EE" w:rsidR="00E06D1E" w:rsidRPr="00EF22F3" w:rsidRDefault="00E06D1E">
            <w:pPr>
              <w:pStyle w:val="PParagraph"/>
              <w:ind w:left="227" w:hanging="227"/>
              <w:cnfStyle w:val="100000000000" w:firstRow="1" w:lastRow="0" w:firstColumn="0" w:lastColumn="0" w:oddVBand="0" w:evenVBand="0" w:oddHBand="0" w:evenHBand="0" w:firstRowFirstColumn="0" w:firstRowLastColumn="0" w:lastRowFirstColumn="0" w:lastRowLastColumn="0"/>
              <w:pPrChange w:id="374" w:author="PH" w:date="2024-11-11T21:19:00Z" w16du:dateUtc="2024-11-11T20:19:00Z">
                <w:pPr>
                  <w:pStyle w:val="PParagraph"/>
                  <w:ind w:left="323" w:hanging="323"/>
                  <w:cnfStyle w:val="100000000000" w:firstRow="1" w:lastRow="0" w:firstColumn="0" w:lastColumn="0" w:oddVBand="0" w:evenVBand="0" w:oddHBand="0" w:evenHBand="0" w:firstRowFirstColumn="0" w:firstRowLastColumn="0" w:lastRowFirstColumn="0" w:lastRowLastColumn="0"/>
                </w:pPr>
              </w:pPrChange>
            </w:pPr>
            <w:r>
              <w:t>Author</w:t>
            </w:r>
          </w:p>
        </w:tc>
      </w:tr>
      <w:tr w:rsidR="00E06D1E" w14:paraId="5AB5E58D" w14:textId="7950C7DD" w:rsidTr="003B79F2">
        <w:tc>
          <w:tcPr>
            <w:tcW w:w="0" w:type="auto"/>
            <w:tcPrChange w:id="375" w:author="PH" w:date="2024-11-11T21:19:00Z" w16du:dateUtc="2024-11-11T20:19:00Z">
              <w:tcPr>
                <w:tcW w:w="0" w:type="auto"/>
              </w:tcPr>
            </w:tcPrChange>
          </w:tcPr>
          <w:p w14:paraId="41BCCF7C" w14:textId="0BE7B3F8" w:rsidR="00E06D1E" w:rsidRDefault="00E06D1E" w:rsidP="00E06D1E">
            <w:pPr>
              <w:pStyle w:val="PParagraph"/>
              <w:ind w:left="0"/>
            </w:pPr>
            <w:r w:rsidRPr="0005230D">
              <w:t>1.0.0</w:t>
            </w:r>
          </w:p>
        </w:tc>
        <w:tc>
          <w:tcPr>
            <w:tcW w:w="1382" w:type="dxa"/>
            <w:tcPrChange w:id="376" w:author="PH" w:date="2024-11-11T21:19:00Z" w16du:dateUtc="2024-11-11T20:19:00Z">
              <w:tcPr>
                <w:tcW w:w="0" w:type="auto"/>
              </w:tcPr>
            </w:tcPrChange>
          </w:tcPr>
          <w:p w14:paraId="037093E1" w14:textId="52EFF44E" w:rsidR="00E06D1E" w:rsidRDefault="00E06D1E" w:rsidP="00E06D1E">
            <w:pPr>
              <w:pStyle w:val="PParagraph"/>
              <w:ind w:left="0"/>
            </w:pPr>
            <w:r w:rsidRPr="0005230D">
              <w:t>2010-02-15</w:t>
            </w:r>
          </w:p>
        </w:tc>
        <w:tc>
          <w:tcPr>
            <w:tcW w:w="4408" w:type="dxa"/>
            <w:tcPrChange w:id="377" w:author="PH" w:date="2024-11-11T21:19:00Z" w16du:dateUtc="2024-11-11T20:19:00Z">
              <w:tcPr>
                <w:tcW w:w="0" w:type="auto"/>
                <w:gridSpan w:val="2"/>
              </w:tcPr>
            </w:tcPrChange>
          </w:tcPr>
          <w:p w14:paraId="10E5CB53" w14:textId="5A7C2B8D" w:rsidR="00E06D1E" w:rsidRDefault="00E06D1E">
            <w:pPr>
              <w:pStyle w:val="PParagraph"/>
              <w:ind w:left="202" w:hanging="202"/>
              <w:pPrChange w:id="378" w:author="PH" w:date="2024-11-11T21:18:00Z" w16du:dateUtc="2024-11-11T20:18:00Z">
                <w:pPr>
                  <w:pStyle w:val="PParagraph"/>
                  <w:ind w:left="323" w:hanging="323"/>
                </w:pPr>
              </w:pPrChange>
            </w:pPr>
            <w:r w:rsidRPr="0005230D">
              <w:t>First version (pending EC approval)</w:t>
            </w:r>
          </w:p>
        </w:tc>
        <w:tc>
          <w:tcPr>
            <w:tcW w:w="0" w:type="auto"/>
            <w:tcPrChange w:id="379" w:author="PH" w:date="2024-11-11T21:19:00Z" w16du:dateUtc="2024-11-11T20:19:00Z">
              <w:tcPr>
                <w:tcW w:w="0" w:type="auto"/>
              </w:tcPr>
            </w:tcPrChange>
          </w:tcPr>
          <w:p w14:paraId="2B105A5B" w14:textId="689FAA8B" w:rsidR="00E06D1E" w:rsidRDefault="00E06D1E">
            <w:pPr>
              <w:pStyle w:val="PParagraph"/>
              <w:ind w:left="227" w:hanging="227"/>
              <w:pPrChange w:id="380" w:author="PH" w:date="2024-11-11T21:19:00Z" w16du:dateUtc="2024-11-11T20:19:00Z">
                <w:pPr>
                  <w:pStyle w:val="PParagraph"/>
                  <w:ind w:left="323" w:hanging="323"/>
                </w:pPr>
              </w:pPrChange>
            </w:pPr>
            <w:r>
              <w:t>Mike Edwards</w:t>
            </w:r>
            <w:r w:rsidRPr="0005230D">
              <w:t>, NITA</w:t>
            </w:r>
            <w:r>
              <w:t>/IBM</w:t>
            </w:r>
          </w:p>
        </w:tc>
      </w:tr>
      <w:tr w:rsidR="00E06D1E" w14:paraId="534B97EA" w14:textId="2D670C48" w:rsidTr="003B79F2">
        <w:tc>
          <w:tcPr>
            <w:tcW w:w="0" w:type="auto"/>
            <w:tcPrChange w:id="381" w:author="PH" w:date="2024-11-11T21:19:00Z" w16du:dateUtc="2024-11-11T20:19:00Z">
              <w:tcPr>
                <w:tcW w:w="0" w:type="auto"/>
              </w:tcPr>
            </w:tcPrChange>
          </w:tcPr>
          <w:p w14:paraId="48B67EDE" w14:textId="505E8D08" w:rsidR="00E06D1E" w:rsidRPr="00745F5A" w:rsidRDefault="00E06D1E" w:rsidP="00E06D1E">
            <w:pPr>
              <w:pStyle w:val="PParagraph"/>
              <w:ind w:left="0"/>
            </w:pPr>
            <w:r w:rsidRPr="0005230D">
              <w:t>1.0.1</w:t>
            </w:r>
          </w:p>
        </w:tc>
        <w:tc>
          <w:tcPr>
            <w:tcW w:w="1382" w:type="dxa"/>
            <w:tcPrChange w:id="382" w:author="PH" w:date="2024-11-11T21:19:00Z" w16du:dateUtc="2024-11-11T20:19:00Z">
              <w:tcPr>
                <w:tcW w:w="0" w:type="auto"/>
              </w:tcPr>
            </w:tcPrChange>
          </w:tcPr>
          <w:p w14:paraId="1C2DEE28" w14:textId="56555362" w:rsidR="00E06D1E" w:rsidRPr="00745F5A" w:rsidRDefault="00E06D1E" w:rsidP="00E06D1E">
            <w:pPr>
              <w:pStyle w:val="PParagraph"/>
              <w:ind w:left="0"/>
            </w:pPr>
            <w:r w:rsidRPr="0005230D">
              <w:t>2010-10-01</w:t>
            </w:r>
          </w:p>
        </w:tc>
        <w:tc>
          <w:tcPr>
            <w:tcW w:w="4408" w:type="dxa"/>
            <w:tcPrChange w:id="383" w:author="PH" w:date="2024-11-11T21:19:00Z" w16du:dateUtc="2024-11-11T20:19:00Z">
              <w:tcPr>
                <w:tcW w:w="0" w:type="auto"/>
                <w:gridSpan w:val="2"/>
              </w:tcPr>
            </w:tcPrChange>
          </w:tcPr>
          <w:p w14:paraId="29163067" w14:textId="226CAA86" w:rsidR="00E06D1E" w:rsidRPr="00745F5A" w:rsidRDefault="00E06D1E">
            <w:pPr>
              <w:ind w:left="202" w:hanging="202"/>
              <w:pPrChange w:id="384" w:author="PH" w:date="2024-11-11T21:18:00Z" w16du:dateUtc="2024-11-11T20:18:00Z">
                <w:pPr>
                  <w:ind w:left="323" w:hanging="323"/>
                </w:pPr>
              </w:pPrChange>
            </w:pPr>
            <w:r w:rsidRPr="0005230D">
              <w:t>EC approved</w:t>
            </w:r>
          </w:p>
        </w:tc>
        <w:tc>
          <w:tcPr>
            <w:tcW w:w="0" w:type="auto"/>
            <w:tcPrChange w:id="385" w:author="PH" w:date="2024-11-11T21:19:00Z" w16du:dateUtc="2024-11-11T20:19:00Z">
              <w:tcPr>
                <w:tcW w:w="0" w:type="auto"/>
              </w:tcPr>
            </w:tcPrChange>
          </w:tcPr>
          <w:p w14:paraId="654EFAF9" w14:textId="3DD69AF1" w:rsidR="00E06D1E" w:rsidRPr="00745F5A" w:rsidRDefault="00E06D1E">
            <w:pPr>
              <w:ind w:left="227" w:hanging="227"/>
              <w:pPrChange w:id="386" w:author="PH" w:date="2024-11-11T21:19:00Z" w16du:dateUtc="2024-11-11T20:19:00Z">
                <w:pPr>
                  <w:ind w:left="323" w:hanging="323"/>
                </w:pPr>
              </w:pPrChange>
            </w:pPr>
            <w:r w:rsidRPr="0005230D">
              <w:t>Klaus Vilstrup Pedersen, DIFI</w:t>
            </w:r>
          </w:p>
        </w:tc>
      </w:tr>
      <w:tr w:rsidR="00E06D1E" w14:paraId="0A85C478" w14:textId="21FF13FA" w:rsidTr="003B79F2">
        <w:tc>
          <w:tcPr>
            <w:tcW w:w="0" w:type="auto"/>
            <w:tcPrChange w:id="387" w:author="PH" w:date="2024-11-11T21:19:00Z" w16du:dateUtc="2024-11-11T20:19:00Z">
              <w:tcPr>
                <w:tcW w:w="0" w:type="auto"/>
              </w:tcPr>
            </w:tcPrChange>
          </w:tcPr>
          <w:p w14:paraId="6B8EF553" w14:textId="6D02D53B" w:rsidR="00E06D1E" w:rsidRPr="00745F5A" w:rsidRDefault="00E06D1E" w:rsidP="00E06D1E">
            <w:pPr>
              <w:pStyle w:val="PParagraph"/>
              <w:ind w:left="0"/>
            </w:pPr>
            <w:r w:rsidRPr="0005230D">
              <w:t>1.2.0</w:t>
            </w:r>
          </w:p>
        </w:tc>
        <w:tc>
          <w:tcPr>
            <w:tcW w:w="1382" w:type="dxa"/>
            <w:tcPrChange w:id="388" w:author="PH" w:date="2024-11-11T21:19:00Z" w16du:dateUtc="2024-11-11T20:19:00Z">
              <w:tcPr>
                <w:tcW w:w="0" w:type="auto"/>
              </w:tcPr>
            </w:tcPrChange>
          </w:tcPr>
          <w:p w14:paraId="666672A0" w14:textId="20BB35CA" w:rsidR="00E06D1E" w:rsidRPr="00745F5A" w:rsidRDefault="00E06D1E" w:rsidP="00E06D1E">
            <w:pPr>
              <w:pStyle w:val="PParagraph"/>
              <w:ind w:left="0"/>
            </w:pPr>
            <w:r w:rsidRPr="0005230D">
              <w:t>202</w:t>
            </w:r>
            <w:r>
              <w:t>1</w:t>
            </w:r>
            <w:r w:rsidRPr="0005230D">
              <w:t>-0</w:t>
            </w:r>
            <w:r>
              <w:t>5</w:t>
            </w:r>
            <w:r w:rsidRPr="0005230D">
              <w:t>-</w:t>
            </w:r>
            <w:r>
              <w:t>13</w:t>
            </w:r>
          </w:p>
        </w:tc>
        <w:tc>
          <w:tcPr>
            <w:tcW w:w="4408" w:type="dxa"/>
            <w:tcPrChange w:id="389" w:author="PH" w:date="2024-11-11T21:19:00Z" w16du:dateUtc="2024-11-11T20:19:00Z">
              <w:tcPr>
                <w:tcW w:w="0" w:type="auto"/>
                <w:gridSpan w:val="2"/>
              </w:tcPr>
            </w:tcPrChange>
          </w:tcPr>
          <w:p w14:paraId="490B5BE0" w14:textId="77777777" w:rsidR="00E06D1E" w:rsidRDefault="00E06D1E">
            <w:pPr>
              <w:ind w:left="202" w:hanging="202"/>
              <w:pPrChange w:id="390" w:author="PH" w:date="2024-11-11T21:18:00Z" w16du:dateUtc="2024-11-11T20:18:00Z">
                <w:pPr/>
              </w:pPrChange>
            </w:pPr>
            <w:r w:rsidRPr="0005230D">
              <w:t>Updated the references</w:t>
            </w:r>
          </w:p>
          <w:p w14:paraId="53D083E1" w14:textId="77777777" w:rsidR="00E06D1E" w:rsidRDefault="00E06D1E">
            <w:pPr>
              <w:ind w:left="202" w:hanging="202"/>
              <w:pPrChange w:id="391" w:author="PH" w:date="2024-11-11T21:18:00Z" w16du:dateUtc="2024-11-11T20:18:00Z">
                <w:pPr/>
              </w:pPrChange>
            </w:pPr>
            <w:r>
              <w:t>Improved layout</w:t>
            </w:r>
          </w:p>
          <w:p w14:paraId="016030F9" w14:textId="77777777" w:rsidR="00E06D1E" w:rsidRDefault="00E06D1E">
            <w:pPr>
              <w:ind w:left="202" w:hanging="202"/>
              <w:pPrChange w:id="392" w:author="PH" w:date="2024-11-11T21:18:00Z" w16du:dateUtc="2024-11-11T20:18:00Z">
                <w:pPr/>
              </w:pPrChange>
            </w:pPr>
            <w:r w:rsidRPr="00FA224F">
              <w:t xml:space="preserve">Linking </w:t>
            </w:r>
            <w:r>
              <w:t>external XSD and WSDLs</w:t>
            </w:r>
            <w:r w:rsidRPr="00FA224F">
              <w:t xml:space="preserve"> in the Appendix</w:t>
            </w:r>
          </w:p>
          <w:p w14:paraId="624378F4" w14:textId="77777777" w:rsidR="00E06D1E" w:rsidRDefault="00E06D1E">
            <w:pPr>
              <w:ind w:left="202" w:hanging="202"/>
              <w:pPrChange w:id="393" w:author="PH" w:date="2024-11-11T21:18:00Z" w16du:dateUtc="2024-11-11T20:18:00Z">
                <w:pPr/>
              </w:pPrChange>
            </w:pPr>
            <w:r>
              <w:t>Updated rules for migration key</w:t>
            </w:r>
          </w:p>
          <w:p w14:paraId="03485F89" w14:textId="518400D5" w:rsidR="00E06D1E" w:rsidRPr="00745F5A" w:rsidRDefault="00E06D1E">
            <w:pPr>
              <w:ind w:left="202" w:hanging="202"/>
              <w:pPrChange w:id="394" w:author="PH" w:date="2024-11-11T21:18:00Z" w16du:dateUtc="2024-11-11T20:18:00Z">
                <w:pPr>
                  <w:ind w:left="323" w:hanging="323"/>
                </w:pPr>
              </w:pPrChange>
            </w:pPr>
            <w:r>
              <w:t>Changed the service name from “</w:t>
            </w:r>
            <w:r w:rsidRPr="00D160D5">
              <w:t>Manage</w:t>
            </w:r>
            <w:r>
              <w:t>Participant*” to “</w:t>
            </w:r>
            <w:r w:rsidRPr="00D160D5">
              <w:t>ManageBusiness</w:t>
            </w:r>
            <w:r>
              <w:t>*” to reflect the current situation</w:t>
            </w:r>
          </w:p>
        </w:tc>
        <w:tc>
          <w:tcPr>
            <w:tcW w:w="0" w:type="auto"/>
            <w:tcPrChange w:id="395" w:author="PH" w:date="2024-11-11T21:19:00Z" w16du:dateUtc="2024-11-11T20:19:00Z">
              <w:tcPr>
                <w:tcW w:w="0" w:type="auto"/>
              </w:tcPr>
            </w:tcPrChange>
          </w:tcPr>
          <w:p w14:paraId="51AE186A" w14:textId="5020C8AA" w:rsidR="00E06D1E" w:rsidRPr="00745F5A" w:rsidRDefault="00E06D1E">
            <w:pPr>
              <w:ind w:left="227" w:hanging="227"/>
              <w:pPrChange w:id="396" w:author="PH" w:date="2024-11-11T21:19:00Z" w16du:dateUtc="2024-11-11T20:19:00Z">
                <w:pPr>
                  <w:ind w:left="323" w:hanging="323"/>
                </w:pPr>
              </w:pPrChange>
            </w:pPr>
            <w:r w:rsidRPr="0005230D">
              <w:t>Philip Helger, Open</w:t>
            </w:r>
            <w:r>
              <w:t>Peppol</w:t>
            </w:r>
            <w:r w:rsidRPr="0005230D">
              <w:t xml:space="preserve"> OO</w:t>
            </w:r>
          </w:p>
        </w:tc>
      </w:tr>
      <w:tr w:rsidR="00E06D1E" w14:paraId="534DFB3E" w14:textId="1EEB75FF" w:rsidTr="003B79F2">
        <w:tc>
          <w:tcPr>
            <w:tcW w:w="0" w:type="auto"/>
            <w:tcPrChange w:id="397" w:author="PH" w:date="2024-11-11T21:19:00Z" w16du:dateUtc="2024-11-11T20:19:00Z">
              <w:tcPr>
                <w:tcW w:w="0" w:type="auto"/>
              </w:tcPr>
            </w:tcPrChange>
          </w:tcPr>
          <w:p w14:paraId="3D3EB36A" w14:textId="593CA157" w:rsidR="00E06D1E" w:rsidRPr="00745F5A" w:rsidRDefault="00E06D1E" w:rsidP="00E06D1E">
            <w:pPr>
              <w:pStyle w:val="PParagraph"/>
              <w:ind w:left="0"/>
            </w:pPr>
            <w:r>
              <w:t>1.3.0</w:t>
            </w:r>
          </w:p>
        </w:tc>
        <w:tc>
          <w:tcPr>
            <w:tcW w:w="1382" w:type="dxa"/>
            <w:tcPrChange w:id="398" w:author="PH" w:date="2024-11-11T21:19:00Z" w16du:dateUtc="2024-11-11T20:19:00Z">
              <w:tcPr>
                <w:tcW w:w="0" w:type="auto"/>
              </w:tcPr>
            </w:tcPrChange>
          </w:tcPr>
          <w:p w14:paraId="2975B291" w14:textId="006AF3BA" w:rsidR="00E06D1E" w:rsidRPr="00745F5A" w:rsidRDefault="00E06D1E" w:rsidP="00E06D1E">
            <w:pPr>
              <w:pStyle w:val="PParagraph"/>
              <w:ind w:left="0"/>
            </w:pPr>
            <w:r w:rsidRPr="00E06D1E">
              <w:rPr>
                <w:highlight w:val="yellow"/>
              </w:rPr>
              <w:t>2024-</w:t>
            </w:r>
            <w:del w:id="399" w:author="PH" w:date="2024-12-10T09:11:00Z" w16du:dateUtc="2024-12-10T08:11:00Z">
              <w:r w:rsidR="002F249D" w:rsidDel="0090191E">
                <w:rPr>
                  <w:highlight w:val="yellow"/>
                </w:rPr>
                <w:delText>11</w:delText>
              </w:r>
              <w:r w:rsidRPr="00E06D1E" w:rsidDel="0090191E">
                <w:rPr>
                  <w:highlight w:val="yellow"/>
                </w:rPr>
                <w:delText>-</w:delText>
              </w:r>
            </w:del>
            <w:del w:id="400" w:author="PH" w:date="2024-11-25T22:46:00Z" w16du:dateUtc="2024-11-25T21:46:00Z">
              <w:r w:rsidR="002F249D" w:rsidDel="00224FBD">
                <w:delText>11</w:delText>
              </w:r>
            </w:del>
            <w:ins w:id="401" w:author="PH" w:date="2024-12-10T09:11:00Z" w16du:dateUtc="2024-12-10T08:11:00Z">
              <w:r w:rsidR="0090191E">
                <w:t>12-10</w:t>
              </w:r>
            </w:ins>
          </w:p>
        </w:tc>
        <w:tc>
          <w:tcPr>
            <w:tcW w:w="4408" w:type="dxa"/>
            <w:tcPrChange w:id="402" w:author="PH" w:date="2024-11-11T21:19:00Z" w16du:dateUtc="2024-11-11T20:19:00Z">
              <w:tcPr>
                <w:tcW w:w="0" w:type="auto"/>
                <w:gridSpan w:val="2"/>
              </w:tcPr>
            </w:tcPrChange>
          </w:tcPr>
          <w:p w14:paraId="2C287E7B" w14:textId="47BCA79A" w:rsidR="00E06D1E" w:rsidRDefault="000022A2">
            <w:pPr>
              <w:ind w:left="202" w:hanging="202"/>
              <w:pPrChange w:id="403" w:author="PH" w:date="2024-11-11T21:18:00Z" w16du:dateUtc="2024-11-11T20:18:00Z">
                <w:pPr/>
              </w:pPrChange>
            </w:pPr>
            <w:r>
              <w:t>Removed Appendix A: XML Schema</w:t>
            </w:r>
            <w:r w:rsidRPr="000022A2">
              <w:t xml:space="preserve"> (non-normative)</w:t>
            </w:r>
          </w:p>
          <w:p w14:paraId="0D36B116" w14:textId="77777777" w:rsidR="000022A2" w:rsidRDefault="000022A2">
            <w:pPr>
              <w:ind w:left="202" w:hanging="202"/>
              <w:rPr>
                <w:ins w:id="404" w:author="PH" w:date="2024-11-11T20:15:00Z" w16du:dateUtc="2024-11-11T19:15:00Z"/>
              </w:rPr>
              <w:pPrChange w:id="405" w:author="PH" w:date="2024-11-11T21:18:00Z" w16du:dateUtc="2024-11-11T20:18:00Z">
                <w:pPr/>
              </w:pPrChange>
            </w:pPr>
            <w:r>
              <w:t xml:space="preserve">Removed </w:t>
            </w:r>
            <w:r w:rsidRPr="000022A2">
              <w:t>Appendix B: WSDLs (non-normative)</w:t>
            </w:r>
          </w:p>
          <w:p w14:paraId="5245D700" w14:textId="77777777" w:rsidR="00526E7C" w:rsidRDefault="00526E7C">
            <w:pPr>
              <w:ind w:left="202" w:hanging="202"/>
              <w:rPr>
                <w:ins w:id="406" w:author="PH" w:date="2024-11-11T20:15:00Z" w16du:dateUtc="2024-11-11T19:15:00Z"/>
              </w:rPr>
              <w:pPrChange w:id="407" w:author="PH" w:date="2024-11-11T21:18:00Z" w16du:dateUtc="2024-11-11T20:18:00Z">
                <w:pPr/>
              </w:pPrChange>
            </w:pPr>
            <w:ins w:id="408" w:author="PH" w:date="2024-11-11T20:15:00Z" w16du:dateUtc="2024-11-11T19:15:00Z">
              <w:r>
                <w:t>Updated Peppol references</w:t>
              </w:r>
            </w:ins>
          </w:p>
          <w:p w14:paraId="6FA5FE67" w14:textId="77777777" w:rsidR="00526E7C" w:rsidRDefault="00526E7C">
            <w:pPr>
              <w:ind w:left="202" w:hanging="202"/>
              <w:rPr>
                <w:ins w:id="409" w:author="PH" w:date="2024-11-11T21:18:00Z" w16du:dateUtc="2024-11-11T20:18:00Z"/>
              </w:rPr>
              <w:pPrChange w:id="410" w:author="PH" w:date="2024-11-11T21:18:00Z" w16du:dateUtc="2024-11-11T20:18:00Z">
                <w:pPr/>
              </w:pPrChange>
            </w:pPr>
            <w:ins w:id="411" w:author="PH" w:date="2024-11-11T20:15:00Z" w16du:dateUtc="2024-11-11T19:15:00Z">
              <w:r>
                <w:t>Updated reference URLs</w:t>
              </w:r>
            </w:ins>
          </w:p>
          <w:p w14:paraId="757A1470" w14:textId="77777777" w:rsidR="00E561A7" w:rsidRDefault="00E561A7" w:rsidP="003B79F2">
            <w:pPr>
              <w:ind w:left="202" w:hanging="202"/>
              <w:rPr>
                <w:ins w:id="412" w:author="PH" w:date="2024-11-11T21:30:00Z" w16du:dateUtc="2024-11-11T20:30:00Z"/>
              </w:rPr>
            </w:pPr>
            <w:ins w:id="413" w:author="PH" w:date="2024-11-11T21:18:00Z" w16du:dateUtc="2024-11-11T20:18:00Z">
              <w:r>
                <w:t>Added reference to OASIS BDX Location 1.0</w:t>
              </w:r>
            </w:ins>
          </w:p>
          <w:p w14:paraId="39D20516" w14:textId="77777777" w:rsidR="007207BF" w:rsidRDefault="007207BF" w:rsidP="003B79F2">
            <w:pPr>
              <w:ind w:left="202" w:hanging="202"/>
              <w:rPr>
                <w:ins w:id="414" w:author="PH" w:date="2024-11-11T21:30:00Z" w16du:dateUtc="2024-11-11T20:30:00Z"/>
              </w:rPr>
            </w:pPr>
            <w:ins w:id="415" w:author="PH" w:date="2024-11-11T21:30:00Z" w16du:dateUtc="2024-11-11T20:30:00Z">
              <w:r>
                <w:t>Switching from CNAME to U-NAPTR DNS records</w:t>
              </w:r>
            </w:ins>
          </w:p>
          <w:p w14:paraId="23501BFA" w14:textId="47B0F84F" w:rsidR="007207BF" w:rsidRPr="00745F5A" w:rsidRDefault="007207BF">
            <w:pPr>
              <w:ind w:left="202" w:hanging="202"/>
              <w:pPrChange w:id="416" w:author="PH" w:date="2024-11-11T21:18:00Z" w16du:dateUtc="2024-11-11T20:18:00Z">
                <w:pPr/>
              </w:pPrChange>
            </w:pPr>
            <w:ins w:id="417" w:author="PH" w:date="2024-11-11T21:30:00Z" w16du:dateUtc="2024-11-11T20:30:00Z">
              <w:r>
                <w:t>Removed the CNAME Wildcard option</w:t>
              </w:r>
            </w:ins>
            <w:ins w:id="418" w:author="PH" w:date="2024-12-10T09:11:00Z" w16du:dateUtc="2024-12-10T08:11:00Z">
              <w:r w:rsidR="0090191E">
                <w:t xml:space="preserve"> </w:t>
              </w:r>
            </w:ins>
            <w:ins w:id="419" w:author="PH" w:date="2024-12-10T09:11:00Z">
              <w:r w:rsidR="0090191E" w:rsidRPr="0090191E">
                <w:t>as this is unused and not relevant with current use of iso6523-actorid-upis</w:t>
              </w:r>
            </w:ins>
          </w:p>
        </w:tc>
        <w:tc>
          <w:tcPr>
            <w:tcW w:w="0" w:type="auto"/>
            <w:tcPrChange w:id="420" w:author="PH" w:date="2024-11-11T21:19:00Z" w16du:dateUtc="2024-11-11T20:19:00Z">
              <w:tcPr>
                <w:tcW w:w="0" w:type="auto"/>
              </w:tcPr>
            </w:tcPrChange>
          </w:tcPr>
          <w:p w14:paraId="4A1A8929" w14:textId="72DB8F5C" w:rsidR="00E06D1E" w:rsidRPr="00745F5A" w:rsidRDefault="00E06D1E">
            <w:pPr>
              <w:ind w:left="227" w:hanging="227"/>
              <w:pPrChange w:id="421" w:author="PH" w:date="2024-11-11T21:19:00Z" w16du:dateUtc="2024-11-11T20:19:00Z">
                <w:pPr>
                  <w:ind w:left="323" w:hanging="323"/>
                </w:pPr>
              </w:pPrChange>
            </w:pPr>
            <w:r w:rsidRPr="0005230D">
              <w:t>Philip Helger, Open</w:t>
            </w:r>
            <w:r>
              <w:t>Peppol</w:t>
            </w:r>
            <w:r w:rsidRPr="0005230D">
              <w:t xml:space="preserve"> OO</w:t>
            </w:r>
          </w:p>
        </w:tc>
      </w:tr>
    </w:tbl>
    <w:p w14:paraId="4BF4C04D" w14:textId="77777777" w:rsidR="00563933" w:rsidRPr="001B2C46" w:rsidRDefault="00563933" w:rsidP="00563933">
      <w:pPr>
        <w:pStyle w:val="PHeading1"/>
        <w:numPr>
          <w:ilvl w:val="0"/>
          <w:numId w:val="0"/>
        </w:numPr>
        <w:ind w:left="-357"/>
        <w:rPr>
          <w:lang w:val="sv-SE"/>
        </w:rPr>
      </w:pPr>
      <w:bookmarkStart w:id="422" w:name="_Toc173402888"/>
      <w:bookmarkStart w:id="423" w:name="_Toc183626387"/>
      <w:r w:rsidRPr="001B2C46">
        <w:rPr>
          <w:lang w:val="sv-SE"/>
        </w:rPr>
        <w:t>Contributors</w:t>
      </w:r>
      <w:bookmarkEnd w:id="422"/>
      <w:bookmarkEnd w:id="423"/>
    </w:p>
    <w:p w14:paraId="07822CCF" w14:textId="77777777" w:rsidR="00563933" w:rsidRPr="001B2C46" w:rsidRDefault="00563933" w:rsidP="00563933">
      <w:pPr>
        <w:pStyle w:val="PHeading2"/>
        <w:numPr>
          <w:ilvl w:val="0"/>
          <w:numId w:val="0"/>
        </w:numPr>
        <w:ind w:left="-181"/>
        <w:rPr>
          <w:lang w:val="sv-SE"/>
        </w:rPr>
      </w:pPr>
      <w:bookmarkStart w:id="424" w:name="_Toc183626388"/>
      <w:r w:rsidRPr="001B2C46">
        <w:rPr>
          <w:lang w:val="sv-SE"/>
        </w:rPr>
        <w:t>Organisations</w:t>
      </w:r>
      <w:bookmarkEnd w:id="424"/>
    </w:p>
    <w:p w14:paraId="0B31AA5A" w14:textId="31C466F7" w:rsidR="00A72F08" w:rsidRDefault="00A72F08" w:rsidP="00A72F08">
      <w:pPr>
        <w:pStyle w:val="PParagraph"/>
      </w:pPr>
      <w:r>
        <w:t>DIFI (Direktoratet for forvaltning og IKT), Norway, www.difi.no</w:t>
      </w:r>
    </w:p>
    <w:p w14:paraId="0B61020F" w14:textId="56AED311" w:rsidR="00A72F08" w:rsidRDefault="00A72F08" w:rsidP="00A72F08">
      <w:pPr>
        <w:pStyle w:val="PParagraph"/>
      </w:pPr>
      <w:r>
        <w:t>NITA (IT- og Telestyrelsen), Denmark, www.itst.dk</w:t>
      </w:r>
    </w:p>
    <w:p w14:paraId="2398B83E" w14:textId="0BE41C01" w:rsidR="00A72F08" w:rsidRDefault="00A72F08" w:rsidP="00A72F08">
      <w:pPr>
        <w:pStyle w:val="PParagraph"/>
      </w:pPr>
      <w:r>
        <w:t>BRZ (Bundesrechenzentrum), Austria, www.brz.gv.at</w:t>
      </w:r>
    </w:p>
    <w:p w14:paraId="34E0DE3E" w14:textId="77777777" w:rsidR="00A72F08" w:rsidRDefault="00A72F08" w:rsidP="00A72F08">
      <w:pPr>
        <w:pStyle w:val="PParagraph"/>
      </w:pPr>
      <w:r>
        <w:t>Consip, Italy</w:t>
      </w:r>
    </w:p>
    <w:p w14:paraId="7A733969" w14:textId="31BAC172" w:rsidR="00563933" w:rsidRPr="00563933" w:rsidRDefault="00A72F08" w:rsidP="00A72F08">
      <w:pPr>
        <w:pStyle w:val="PParagraph"/>
      </w:pPr>
      <w:r>
        <w:t>OpenPeppol</w:t>
      </w:r>
    </w:p>
    <w:p w14:paraId="316E79F7" w14:textId="77777777" w:rsidR="00563933" w:rsidRPr="00745F5A" w:rsidRDefault="00563933" w:rsidP="00563933">
      <w:pPr>
        <w:pStyle w:val="PHeading2"/>
        <w:numPr>
          <w:ilvl w:val="0"/>
          <w:numId w:val="0"/>
        </w:numPr>
        <w:ind w:left="-181"/>
      </w:pPr>
      <w:bookmarkStart w:id="425" w:name="_Toc183626389"/>
      <w:r w:rsidRPr="00745F5A">
        <w:t>Persons</w:t>
      </w:r>
      <w:bookmarkEnd w:id="425"/>
    </w:p>
    <w:p w14:paraId="5E6B3084" w14:textId="77777777" w:rsidR="00A72F08" w:rsidRDefault="00A72F08" w:rsidP="00A72F08">
      <w:pPr>
        <w:pStyle w:val="PParagraph"/>
      </w:pPr>
      <w:r>
        <w:t>Bergthór Skúlason, NITA</w:t>
      </w:r>
    </w:p>
    <w:p w14:paraId="51312FC3" w14:textId="77777777" w:rsidR="00A72F08" w:rsidRDefault="00A72F08" w:rsidP="00A72F08">
      <w:pPr>
        <w:pStyle w:val="PParagraph"/>
      </w:pPr>
      <w:r>
        <w:t>Carl-Markus Piswanger, BRZ</w:t>
      </w:r>
    </w:p>
    <w:p w14:paraId="670236AF" w14:textId="77777777" w:rsidR="00A72F08" w:rsidRDefault="00A72F08" w:rsidP="00A72F08">
      <w:pPr>
        <w:pStyle w:val="PParagraph"/>
      </w:pPr>
      <w:r>
        <w:t>Christian Uldall Pedersen, NITA/Accenture</w:t>
      </w:r>
    </w:p>
    <w:p w14:paraId="5AF8D886" w14:textId="77777777" w:rsidR="00A72F08" w:rsidRDefault="00A72F08" w:rsidP="00A72F08">
      <w:pPr>
        <w:pStyle w:val="PParagraph"/>
      </w:pPr>
      <w:r>
        <w:t>Dennis Jensen Søgaard, NITA/Accenture</w:t>
      </w:r>
    </w:p>
    <w:p w14:paraId="17977DAD" w14:textId="77777777" w:rsidR="00A72F08" w:rsidRDefault="00A72F08" w:rsidP="00A72F08">
      <w:pPr>
        <w:pStyle w:val="PParagraph"/>
      </w:pPr>
      <w:r>
        <w:t>Gert Sylvest, NITA/Avanade</w:t>
      </w:r>
    </w:p>
    <w:p w14:paraId="29BD0607" w14:textId="77777777" w:rsidR="00A72F08" w:rsidRDefault="00A72F08" w:rsidP="00A72F08">
      <w:pPr>
        <w:pStyle w:val="PParagraph"/>
      </w:pPr>
      <w:r>
        <w:t>Hans Guldager Knudsen, NITA/Lenio</w:t>
      </w:r>
    </w:p>
    <w:p w14:paraId="539D0C83" w14:textId="77777777" w:rsidR="00A72F08" w:rsidRDefault="00A72F08" w:rsidP="00A72F08">
      <w:pPr>
        <w:pStyle w:val="PParagraph"/>
      </w:pPr>
      <w:r>
        <w:t>Jens Jakob Andersen, NITA</w:t>
      </w:r>
    </w:p>
    <w:p w14:paraId="4AF5F2DA" w14:textId="77777777" w:rsidR="00A72F08" w:rsidRDefault="00A72F08" w:rsidP="00A72F08">
      <w:pPr>
        <w:pStyle w:val="PParagraph"/>
      </w:pPr>
      <w:r>
        <w:t>Joakim Recht, NITA/Trifork</w:t>
      </w:r>
    </w:p>
    <w:p w14:paraId="5872794C" w14:textId="77777777" w:rsidR="00A72F08" w:rsidRDefault="00A72F08" w:rsidP="00A72F08">
      <w:pPr>
        <w:pStyle w:val="PParagraph"/>
      </w:pPr>
      <w:r>
        <w:t>Kenneth Bengtsson, NITA/Alfa1lab</w:t>
      </w:r>
    </w:p>
    <w:p w14:paraId="3AA44C39" w14:textId="77777777" w:rsidR="00A72F08" w:rsidRDefault="00A72F08" w:rsidP="00A72F08">
      <w:pPr>
        <w:pStyle w:val="PParagraph"/>
      </w:pPr>
      <w:r>
        <w:t>Klaus Vilstrup Pedersen, DIFI</w:t>
      </w:r>
    </w:p>
    <w:p w14:paraId="4C0D0AF6" w14:textId="77777777" w:rsidR="00A72F08" w:rsidRDefault="00A72F08" w:rsidP="00A72F08">
      <w:pPr>
        <w:pStyle w:val="PParagraph"/>
      </w:pPr>
      <w:r>
        <w:t>Mike Edwards, NITA/IBM (editor)</w:t>
      </w:r>
    </w:p>
    <w:p w14:paraId="2B6A5A8E" w14:textId="77777777" w:rsidR="00A72F08" w:rsidRDefault="00A72F08" w:rsidP="00A72F08">
      <w:pPr>
        <w:pStyle w:val="PParagraph"/>
      </w:pPr>
      <w:r>
        <w:t>Mikkel Hippe Brun, NITA</w:t>
      </w:r>
    </w:p>
    <w:p w14:paraId="2A20D599" w14:textId="77777777" w:rsidR="00A72F08" w:rsidRDefault="00A72F08" w:rsidP="00A72F08">
      <w:pPr>
        <w:pStyle w:val="PParagraph"/>
      </w:pPr>
      <w:r>
        <w:t>Paul Fremantle, NITA/WSO2</w:t>
      </w:r>
    </w:p>
    <w:p w14:paraId="48AF2A85" w14:textId="29CD2032" w:rsidR="00A72F08" w:rsidRDefault="00A72F08" w:rsidP="00A72F08">
      <w:pPr>
        <w:pStyle w:val="PParagraph"/>
      </w:pPr>
      <w:r>
        <w:t>Philip Helger, OpenPeppol Operating Office</w:t>
      </w:r>
    </w:p>
    <w:p w14:paraId="5751AF89" w14:textId="02FF054A" w:rsidR="008C0218" w:rsidRDefault="00A72F08" w:rsidP="00A72F08">
      <w:pPr>
        <w:pStyle w:val="PParagraph"/>
      </w:pPr>
      <w:r>
        <w:t>Thomas Gundel, NITA/IT Crew</w:t>
      </w:r>
    </w:p>
    <w:p w14:paraId="6DD7CC85" w14:textId="77777777" w:rsidR="00EC413E" w:rsidRDefault="00EC413E">
      <w:pPr>
        <w:sectPr w:rsidR="00EC413E" w:rsidSect="00EC413E">
          <w:headerReference w:type="even" r:id="rId14"/>
          <w:headerReference w:type="default" r:id="rId15"/>
          <w:footerReference w:type="even" r:id="rId16"/>
          <w:footerReference w:type="default" r:id="rId17"/>
          <w:headerReference w:type="first" r:id="rId18"/>
          <w:footerReference w:type="first" r:id="rId19"/>
          <w:pgSz w:w="11900" w:h="16840"/>
          <w:pgMar w:top="2268" w:right="1440" w:bottom="1440" w:left="1440" w:header="720" w:footer="1077" w:gutter="0"/>
          <w:cols w:space="720"/>
          <w:titlePg/>
          <w:docGrid w:linePitch="360"/>
        </w:sectPr>
      </w:pPr>
    </w:p>
    <w:p w14:paraId="5882BFAE" w14:textId="40CE0009" w:rsidR="006A3FCD" w:rsidRDefault="0031687B">
      <w:pPr>
        <w:pStyle w:val="PHeading1"/>
        <w:numPr>
          <w:ilvl w:val="0"/>
          <w:numId w:val="6"/>
        </w:numPr>
      </w:pPr>
      <w:bookmarkStart w:id="429" w:name="_Toc183626390"/>
      <w:r>
        <w:t>Introduction</w:t>
      </w:r>
      <w:bookmarkEnd w:id="429"/>
    </w:p>
    <w:p w14:paraId="14F20C28" w14:textId="009ADEC4" w:rsidR="0031687B" w:rsidRDefault="00A72F08" w:rsidP="0031687B">
      <w:pPr>
        <w:pStyle w:val="PHeading2"/>
      </w:pPr>
      <w:bookmarkStart w:id="430" w:name="_Toc183626391"/>
      <w:r>
        <w:t>Objective</w:t>
      </w:r>
      <w:bookmarkEnd w:id="430"/>
    </w:p>
    <w:p w14:paraId="30B8FE26" w14:textId="307B37EC" w:rsidR="00A72F08" w:rsidRDefault="00A72F08" w:rsidP="00A72F08">
      <w:pPr>
        <w:pStyle w:val="PParagraph"/>
      </w:pPr>
      <w:r>
        <w:t xml:space="preserve">This document defines the profiles for the discovery and management interfaces for the </w:t>
      </w:r>
      <w:del w:id="431" w:author="PH" w:date="2024-11-11T20:26:00Z" w16du:dateUtc="2024-11-11T19:26:00Z">
        <w:r w:rsidDel="000765F0">
          <w:delText>Business Document Exchange</w:delText>
        </w:r>
      </w:del>
      <w:ins w:id="432" w:author="PH" w:date="2024-11-11T20:26:00Z" w16du:dateUtc="2024-11-11T19:26:00Z">
        <w:r w:rsidR="000765F0">
          <w:t>Peppol</w:t>
        </w:r>
      </w:ins>
      <w:r>
        <w:t xml:space="preserve"> Network </w:t>
      </w:r>
      <w:del w:id="433" w:author="PH" w:date="2024-11-11T20:26:00Z" w16du:dateUtc="2024-11-11T19:26:00Z">
        <w:r w:rsidDel="000765F0">
          <w:delText xml:space="preserve">(BUSDOX) </w:delText>
        </w:r>
      </w:del>
      <w:r>
        <w:t xml:space="preserve">Service Metadata Locator </w:t>
      </w:r>
      <w:ins w:id="434" w:author="PH" w:date="2024-11-11T20:26:00Z" w16du:dateUtc="2024-11-11T19:26:00Z">
        <w:r w:rsidR="000765F0">
          <w:t xml:space="preserve">(SML) </w:t>
        </w:r>
      </w:ins>
      <w:r>
        <w:t xml:space="preserve">service. </w:t>
      </w:r>
    </w:p>
    <w:p w14:paraId="43FAD6AA" w14:textId="786AEFAB" w:rsidR="00A72F08" w:rsidRDefault="00A72F08" w:rsidP="00A72F08">
      <w:pPr>
        <w:pStyle w:val="PParagraph"/>
      </w:pPr>
      <w:r>
        <w:t xml:space="preserve">The </w:t>
      </w:r>
      <w:del w:id="435" w:author="PH" w:date="2024-11-11T20:26:00Z" w16du:dateUtc="2024-11-11T19:26:00Z">
        <w:r w:rsidDel="000765F0">
          <w:delText>Service Metadata Locator</w:delText>
        </w:r>
      </w:del>
      <w:ins w:id="436" w:author="PH" w:date="2024-11-11T20:26:00Z" w16du:dateUtc="2024-11-11T19:26:00Z">
        <w:r w:rsidR="000765F0">
          <w:t>SML</w:t>
        </w:r>
      </w:ins>
      <w:r>
        <w:t xml:space="preserve"> service exposes three interfaces: </w:t>
      </w:r>
    </w:p>
    <w:p w14:paraId="6BED289A" w14:textId="77777777" w:rsidR="00DC1BCB" w:rsidRDefault="00A72F08" w:rsidP="00DC1BCB">
      <w:pPr>
        <w:pStyle w:val="PParagraph"/>
        <w:numPr>
          <w:ilvl w:val="0"/>
          <w:numId w:val="26"/>
        </w:numPr>
      </w:pPr>
      <w:r>
        <w:t>Service Metadata discovery interface</w:t>
      </w:r>
      <w:r w:rsidR="00DC1BCB">
        <w:br/>
      </w:r>
      <w:r>
        <w:t>This is the lookup interface which enables senders to discover service metadata about specific target participants</w:t>
      </w:r>
    </w:p>
    <w:p w14:paraId="515E6CE8" w14:textId="2F9FCAAD" w:rsidR="00DC1BCB" w:rsidRDefault="00A72F08" w:rsidP="00DC1BCB">
      <w:pPr>
        <w:pStyle w:val="PParagraph"/>
        <w:numPr>
          <w:ilvl w:val="0"/>
          <w:numId w:val="26"/>
        </w:numPr>
      </w:pPr>
      <w:r>
        <w:t>Manage participant identifiers interface</w:t>
      </w:r>
      <w:r w:rsidR="00DC1BCB">
        <w:br/>
      </w:r>
      <w:r>
        <w:t xml:space="preserve">This is the interface for Service Metadata </w:t>
      </w:r>
      <w:del w:id="437" w:author="PH" w:date="2024-11-11T21:45:00Z" w16du:dateUtc="2024-11-11T20:45:00Z">
        <w:r w:rsidDel="00354BA7">
          <w:delText xml:space="preserve">publishers </w:delText>
        </w:r>
      </w:del>
      <w:ins w:id="438" w:author="PH" w:date="2024-11-11T21:45:00Z" w16du:dateUtc="2024-11-11T20:45:00Z">
        <w:r w:rsidR="00354BA7">
          <w:t xml:space="preserve">Publishers (SMP) </w:t>
        </w:r>
      </w:ins>
      <w:r>
        <w:t>for managing the metadata relating to specific participant identifiers that they make available.</w:t>
      </w:r>
    </w:p>
    <w:p w14:paraId="36CEF2B6" w14:textId="3F81E19B" w:rsidR="00A72F08" w:rsidRDefault="00A72F08" w:rsidP="00DC1BCB">
      <w:pPr>
        <w:pStyle w:val="PParagraph"/>
        <w:numPr>
          <w:ilvl w:val="0"/>
          <w:numId w:val="26"/>
        </w:numPr>
      </w:pPr>
      <w:r>
        <w:t>Manage service metadata interface</w:t>
      </w:r>
      <w:r w:rsidR="00DC1BCB">
        <w:br/>
      </w:r>
      <w:r>
        <w:t xml:space="preserve">This is the interface for </w:t>
      </w:r>
      <w:del w:id="439" w:author="PH" w:date="2024-11-11T21:45:00Z" w16du:dateUtc="2024-11-11T20:45:00Z">
        <w:r w:rsidDel="00354BA7">
          <w:delText>Service Metadata publishers</w:delText>
        </w:r>
      </w:del>
      <w:ins w:id="440" w:author="PH" w:date="2024-11-11T21:45:00Z" w16du:dateUtc="2024-11-11T20:45:00Z">
        <w:r w:rsidR="00354BA7">
          <w:t>SMP</w:t>
        </w:r>
      </w:ins>
      <w:r>
        <w:t xml:space="preserve"> for managing the metadata about their services, e.g. binding, interface profile and key information. </w:t>
      </w:r>
    </w:p>
    <w:p w14:paraId="5884B044" w14:textId="2399A7FD" w:rsidR="0031687B" w:rsidRPr="00A72F08" w:rsidRDefault="00A72F08" w:rsidP="00A72F08">
      <w:pPr>
        <w:pStyle w:val="PParagraph"/>
      </w:pPr>
      <w:r>
        <w:t>This document describes the physical bindings of the logical interfaces in section</w:t>
      </w:r>
      <w:r w:rsidR="00B46E1F">
        <w:t xml:space="preserve"> </w:t>
      </w:r>
      <w:r w:rsidR="00B46E1F">
        <w:fldChar w:fldCharType="begin"/>
      </w:r>
      <w:r w:rsidR="00B46E1F">
        <w:instrText xml:space="preserve"> REF _Ref182247962 \r \h </w:instrText>
      </w:r>
      <w:r w:rsidR="00B46E1F">
        <w:fldChar w:fldCharType="separate"/>
      </w:r>
      <w:r w:rsidR="00901FC4">
        <w:t>3.1</w:t>
      </w:r>
      <w:r w:rsidR="00B46E1F">
        <w:fldChar w:fldCharType="end"/>
      </w:r>
      <w:r>
        <w:t>.</w:t>
      </w:r>
    </w:p>
    <w:p w14:paraId="676A632B" w14:textId="17635460" w:rsidR="00DC6A49" w:rsidRDefault="00DC6A49" w:rsidP="00DC6A49">
      <w:pPr>
        <w:pStyle w:val="PHeading2"/>
      </w:pPr>
      <w:bookmarkStart w:id="441" w:name="_Toc183626392"/>
      <w:r>
        <w:t>Scope</w:t>
      </w:r>
      <w:bookmarkEnd w:id="441"/>
    </w:p>
    <w:p w14:paraId="776B61A1" w14:textId="1581CB78" w:rsidR="00DC6A49" w:rsidRDefault="00DC6A49" w:rsidP="00DC6A49">
      <w:pPr>
        <w:pStyle w:val="PParagraph"/>
      </w:pPr>
      <w:r>
        <w:t xml:space="preserve">This specification relates to the Technical Transport Layer </w:t>
      </w:r>
      <w:ins w:id="442" w:author="PH" w:date="2024-11-11T20:30:00Z" w16du:dateUtc="2024-11-11T19:30:00Z">
        <w:r w:rsidR="005869C5">
          <w:t>of the Peppol Network</w:t>
        </w:r>
      </w:ins>
      <w:del w:id="443" w:author="PH" w:date="2024-11-11T20:30:00Z" w16du:dateUtc="2024-11-11T19:30:00Z">
        <w:r w:rsidDel="005869C5">
          <w:delText>i.e. BusDox specifications</w:delText>
        </w:r>
      </w:del>
      <w:r>
        <w:t xml:space="preserve">. </w:t>
      </w:r>
      <w:del w:id="444" w:author="PH" w:date="2024-11-11T20:31:00Z" w16du:dateUtc="2024-11-11T19:31:00Z">
        <w:r w:rsidDel="005869C5">
          <w:delText>The BusDox specifications can be used in many interoperability settings. In the Peppol context, i</w:delText>
        </w:r>
      </w:del>
      <w:ins w:id="445" w:author="PH" w:date="2024-11-11T20:31:00Z" w16du:dateUtc="2024-11-11T19:31:00Z">
        <w:r w:rsidR="005869C5">
          <w:t>I</w:t>
        </w:r>
      </w:ins>
      <w:r>
        <w:t xml:space="preserve">t provides transport for </w:t>
      </w:r>
      <w:del w:id="446" w:author="PH" w:date="2024-11-11T20:32:00Z" w16du:dateUtc="2024-11-11T19:32:00Z">
        <w:r w:rsidDel="005869C5">
          <w:delText xml:space="preserve">procurement </w:delText>
        </w:r>
      </w:del>
      <w:ins w:id="447" w:author="PH" w:date="2024-11-11T20:32:00Z" w16du:dateUtc="2024-11-11T19:32:00Z">
        <w:r w:rsidR="005869C5">
          <w:t xml:space="preserve">electronic </w:t>
        </w:r>
      </w:ins>
      <w:r>
        <w:t xml:space="preserve">documents as specified in the Peppol </w:t>
      </w:r>
      <w:del w:id="448" w:author="PH" w:date="2024-11-11T20:33:00Z" w16du:dateUtc="2024-11-11T19:33:00Z">
        <w:r w:rsidDel="005869C5">
          <w:delText>Profiles</w:delText>
        </w:r>
      </w:del>
      <w:ins w:id="449" w:author="PH" w:date="2024-11-11T20:33:00Z" w16du:dateUtc="2024-11-11T19:33:00Z">
        <w:r w:rsidR="005869C5">
          <w:t>BIS</w:t>
        </w:r>
      </w:ins>
      <w:r>
        <w:t>.</w:t>
      </w:r>
    </w:p>
    <w:p w14:paraId="461C025E" w14:textId="77777777" w:rsidR="00DC6A49" w:rsidRDefault="00DC6A49" w:rsidP="00DC6A49">
      <w:pPr>
        <w:pStyle w:val="PParagraph"/>
        <w:keepNext/>
        <w:jc w:val="center"/>
      </w:pPr>
      <w:r w:rsidRPr="008A0862">
        <w:rPr>
          <w:noProof/>
          <w:lang w:val="de-DE" w:eastAsia="de-DE"/>
        </w:rPr>
        <w:drawing>
          <wp:inline distT="0" distB="0" distL="0" distR="0" wp14:anchorId="3BB311DA" wp14:editId="3ED2508F">
            <wp:extent cx="5727700" cy="3012252"/>
            <wp:effectExtent l="0" t="0" r="6350" b="0"/>
            <wp:docPr id="9791822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3012252"/>
                    </a:xfrm>
                    <a:prstGeom prst="rect">
                      <a:avLst/>
                    </a:prstGeom>
                    <a:noFill/>
                    <a:ln>
                      <a:noFill/>
                    </a:ln>
                  </pic:spPr>
                </pic:pic>
              </a:graphicData>
            </a:graphic>
          </wp:inline>
        </w:drawing>
      </w:r>
    </w:p>
    <w:p w14:paraId="6402BDCD" w14:textId="41818849" w:rsidR="00C902BA" w:rsidRDefault="00DC6A49" w:rsidP="00DC6A49">
      <w:pPr>
        <w:pStyle w:val="Beschriftung"/>
      </w:pPr>
      <w:r>
        <w:t xml:space="preserve">Figure </w:t>
      </w:r>
      <w:fldSimple w:instr=" SEQ Figure \* ARABIC ">
        <w:r w:rsidR="00901FC4">
          <w:rPr>
            <w:noProof/>
          </w:rPr>
          <w:t>1</w:t>
        </w:r>
      </w:fldSimple>
      <w:r>
        <w:t>: Peppol Interoperability</w:t>
      </w:r>
    </w:p>
    <w:p w14:paraId="1A467F2C" w14:textId="178DDEC0" w:rsidR="00DC6A49" w:rsidRDefault="00DC6A49" w:rsidP="00DC6A49">
      <w:pPr>
        <w:pStyle w:val="PHeading2"/>
        <w:rPr>
          <w:lang w:eastAsia="nb-NO"/>
        </w:rPr>
      </w:pPr>
      <w:bookmarkStart w:id="450" w:name="_Toc183626393"/>
      <w:r>
        <w:rPr>
          <w:lang w:eastAsia="nb-NO"/>
        </w:rPr>
        <w:t>Goals and non-goals</w:t>
      </w:r>
      <w:bookmarkEnd w:id="450"/>
      <w:r>
        <w:rPr>
          <w:lang w:eastAsia="nb-NO"/>
        </w:rPr>
        <w:t xml:space="preserve"> </w:t>
      </w:r>
    </w:p>
    <w:p w14:paraId="1D89767B" w14:textId="5750DC4E" w:rsidR="00DC6A49" w:rsidRDefault="00DC6A49" w:rsidP="00DC6A49">
      <w:pPr>
        <w:pStyle w:val="PParagraph"/>
        <w:rPr>
          <w:lang w:eastAsia="nb-NO"/>
        </w:rPr>
      </w:pPr>
      <w:r>
        <w:rPr>
          <w:lang w:eastAsia="nb-NO"/>
        </w:rPr>
        <w:t>The goal of this document is to describe the interface and transport bindings of the Service Metadata Locator (SML) service. It does not consider its implementation or internal data formats, user management and other procedures related to the operation of this service.</w:t>
      </w:r>
    </w:p>
    <w:p w14:paraId="3D9308B4" w14:textId="70764CC4" w:rsidR="00DC6A49" w:rsidRDefault="00DC6A49" w:rsidP="00DC6A49">
      <w:pPr>
        <w:pStyle w:val="PHeading2"/>
        <w:rPr>
          <w:lang w:eastAsia="nb-NO"/>
        </w:rPr>
      </w:pPr>
      <w:bookmarkStart w:id="451" w:name="_Toc183626394"/>
      <w:r>
        <w:rPr>
          <w:lang w:eastAsia="nb-NO"/>
        </w:rPr>
        <w:t>Terminology</w:t>
      </w:r>
      <w:bookmarkEnd w:id="451"/>
    </w:p>
    <w:p w14:paraId="642707F0" w14:textId="4CC1A7D3" w:rsidR="00DC6A49" w:rsidRDefault="00DC6A49" w:rsidP="00DC6A49">
      <w:pPr>
        <w:pStyle w:val="PParagraph"/>
        <w:rPr>
          <w:lang w:eastAsia="nb-NO"/>
        </w:rPr>
      </w:pPr>
      <w:r>
        <w:rPr>
          <w:lang w:eastAsia="nb-NO"/>
        </w:rPr>
        <w:t>The keywords "MUST", "MUST NOT", "REQUIRED", "SHALL", "SHALL NOT", "SHOULD", "SHOULD NOT", "RECOMMENDED", "MAY", and "OPTIONAL" in this document are to be interpreted as described in RFC 2119 [RFC2119].</w:t>
      </w:r>
    </w:p>
    <w:p w14:paraId="30BE9FE5" w14:textId="77777777" w:rsidR="005823FE" w:rsidRPr="00AB37C7" w:rsidRDefault="005823FE" w:rsidP="005823FE">
      <w:pPr>
        <w:pStyle w:val="PHeading3"/>
      </w:pPr>
      <w:bookmarkStart w:id="452" w:name="_Toc71821142"/>
      <w:bookmarkStart w:id="453" w:name="_Toc183626395"/>
      <w:r>
        <w:t>Notational conventions</w:t>
      </w:r>
      <w:bookmarkEnd w:id="452"/>
      <w:bookmarkEnd w:id="453"/>
    </w:p>
    <w:p w14:paraId="1C08EDCF" w14:textId="1391A672" w:rsidR="005823FE" w:rsidRPr="00424985" w:rsidRDefault="005823FE" w:rsidP="005823FE">
      <w:pPr>
        <w:pStyle w:val="PParagraph"/>
      </w:pPr>
      <w:r w:rsidRPr="00424985">
        <w:t>Pseudo-schemas are provided for each component, before the description of the component. They use BNF-style conventions for attributes and elements:</w:t>
      </w:r>
      <w:r w:rsidR="00CF39B3">
        <w:t xml:space="preserve"> </w:t>
      </w:r>
      <w:r w:rsidRPr="00CF39B3">
        <w:rPr>
          <w:rStyle w:val="InlinecodeZchn"/>
          <w:rFonts w:eastAsiaTheme="minorHAnsi"/>
        </w:rPr>
        <w:t>?</w:t>
      </w:r>
      <w:r w:rsidRPr="00424985">
        <w:t xml:space="preserve"> denotes optionality (i.e. zero or one occurrences), </w:t>
      </w:r>
      <w:r w:rsidRPr="00CF39B3">
        <w:rPr>
          <w:rStyle w:val="InlinecodeZchn"/>
          <w:rFonts w:eastAsiaTheme="minorHAnsi"/>
        </w:rPr>
        <w:t>*</w:t>
      </w:r>
      <w:r w:rsidRPr="00424985">
        <w:t xml:space="preserve"> denotes zero or more occurrences, </w:t>
      </w:r>
      <w:r w:rsidRPr="00CF39B3">
        <w:rPr>
          <w:rStyle w:val="InlinecodeZchn"/>
          <w:rFonts w:eastAsiaTheme="minorHAnsi"/>
        </w:rPr>
        <w:t>+</w:t>
      </w:r>
      <w:r w:rsidRPr="00424985">
        <w:t xml:space="preserve"> one or more occurrences, </w:t>
      </w:r>
      <w:r w:rsidRPr="00CF39B3">
        <w:rPr>
          <w:rStyle w:val="InlinecodeZchn"/>
          <w:rFonts w:eastAsiaTheme="minorHAnsi"/>
        </w:rPr>
        <w:t>[</w:t>
      </w:r>
      <w:r w:rsidRPr="00424985">
        <w:t xml:space="preserve"> and </w:t>
      </w:r>
      <w:r w:rsidRPr="00CF39B3">
        <w:rPr>
          <w:rStyle w:val="InlinecodeZchn"/>
          <w:rFonts w:eastAsiaTheme="minorHAnsi"/>
        </w:rPr>
        <w:t>]</w:t>
      </w:r>
      <w:r w:rsidRPr="00424985">
        <w:t xml:space="preserve"> are used to form groups, and </w:t>
      </w:r>
      <w:r w:rsidRPr="00CF39B3">
        <w:rPr>
          <w:rStyle w:val="InlinecodeZchn"/>
          <w:rFonts w:eastAsiaTheme="minorHAnsi"/>
        </w:rPr>
        <w:t>|</w:t>
      </w:r>
      <w:r w:rsidRPr="00424985">
        <w:t xml:space="preserve"> represents choice. Attributes are conventionally assigned a value which corresponds to their type, as defined in the normative schema. Elements with simple content are conventionally assigned a value which corresponds to the type of their content, as defined in the normative schema. Pseudo schemas do not include extension points for brevity.</w:t>
      </w:r>
    </w:p>
    <w:p w14:paraId="1D97DAF8" w14:textId="77777777" w:rsidR="005823FE" w:rsidRPr="00424985" w:rsidRDefault="005823FE" w:rsidP="005823FE">
      <w:pPr>
        <w:pStyle w:val="Code"/>
      </w:pPr>
      <w:r w:rsidRPr="00424985">
        <w:t>&lt;!-- sampl</w:t>
      </w:r>
      <w:r>
        <w:t>e pseudo-schema --&gt;</w:t>
      </w:r>
    </w:p>
    <w:p w14:paraId="65B81B7B" w14:textId="77777777" w:rsidR="005823FE" w:rsidRPr="00424985" w:rsidRDefault="005823FE" w:rsidP="005823FE">
      <w:pPr>
        <w:pStyle w:val="Code"/>
      </w:pPr>
      <w:r>
        <w:t>&lt;defined_element</w:t>
      </w:r>
    </w:p>
    <w:p w14:paraId="63033125" w14:textId="77777777" w:rsidR="005823FE" w:rsidRPr="00424985" w:rsidRDefault="005823FE" w:rsidP="005823FE">
      <w:pPr>
        <w:pStyle w:val="Code"/>
      </w:pPr>
      <w:r>
        <w:t xml:space="preserve">    </w:t>
      </w:r>
      <w:r w:rsidRPr="00424985">
        <w:t>required_attri</w:t>
      </w:r>
      <w:r>
        <w:t>bute_of_type_string="xs:string"</w:t>
      </w:r>
    </w:p>
    <w:p w14:paraId="0C815520" w14:textId="77777777" w:rsidR="005823FE" w:rsidRPr="00424985" w:rsidRDefault="005823FE" w:rsidP="005823FE">
      <w:pPr>
        <w:pStyle w:val="Code"/>
      </w:pPr>
      <w:r>
        <w:t xml:space="preserve">    </w:t>
      </w:r>
      <w:r w:rsidRPr="00424985">
        <w:t>optional_at</w:t>
      </w:r>
      <w:r>
        <w:t>tribute_of_type_int="xs:int"? &gt;</w:t>
      </w:r>
    </w:p>
    <w:p w14:paraId="58AB69B1" w14:textId="77777777" w:rsidR="005823FE" w:rsidRPr="00424985" w:rsidRDefault="005823FE" w:rsidP="005823FE">
      <w:pPr>
        <w:pStyle w:val="Code"/>
      </w:pPr>
      <w:r>
        <w:t xml:space="preserve">  &lt;required_element /&gt;</w:t>
      </w:r>
    </w:p>
    <w:p w14:paraId="43028690" w14:textId="77777777" w:rsidR="005823FE" w:rsidRPr="00424985" w:rsidRDefault="005823FE" w:rsidP="005823FE">
      <w:pPr>
        <w:pStyle w:val="Code"/>
      </w:pPr>
      <w:r>
        <w:t xml:space="preserve">  &lt;optional_element /&gt;?</w:t>
      </w:r>
    </w:p>
    <w:p w14:paraId="52F1254B" w14:textId="77777777" w:rsidR="005823FE" w:rsidRPr="00424985" w:rsidRDefault="005823FE" w:rsidP="005823FE">
      <w:pPr>
        <w:pStyle w:val="Code"/>
      </w:pPr>
      <w:r>
        <w:t xml:space="preserve">  </w:t>
      </w:r>
      <w:r w:rsidRPr="00424985">
        <w:t>&lt;on</w:t>
      </w:r>
      <w:r>
        <w:t>e_or_more_of_these_elements /&gt;+</w:t>
      </w:r>
    </w:p>
    <w:p w14:paraId="08308611" w14:textId="77777777" w:rsidR="005823FE" w:rsidRPr="00424985" w:rsidRDefault="005823FE" w:rsidP="005823FE">
      <w:pPr>
        <w:pStyle w:val="Code"/>
      </w:pPr>
      <w:r>
        <w:t xml:space="preserve">  </w:t>
      </w:r>
      <w:r w:rsidRPr="00424985">
        <w:t>[</w:t>
      </w:r>
      <w:r>
        <w:t xml:space="preserve"> &lt;choice_1 /&gt; | &lt;choice_2 /&gt; ]*</w:t>
      </w:r>
    </w:p>
    <w:p w14:paraId="4893E928" w14:textId="77777777" w:rsidR="005823FE" w:rsidRPr="00AB37C7" w:rsidRDefault="005823FE" w:rsidP="005823FE">
      <w:pPr>
        <w:pStyle w:val="Code"/>
        <w:rPr>
          <w:lang w:eastAsia="it-IT"/>
        </w:rPr>
      </w:pPr>
      <w:r w:rsidRPr="00424985">
        <w:t>&lt;/defined_element&gt;</w:t>
      </w:r>
    </w:p>
    <w:p w14:paraId="6D647919" w14:textId="77777777" w:rsidR="005823FE" w:rsidRPr="00AB37C7" w:rsidRDefault="005823FE" w:rsidP="005823FE">
      <w:pPr>
        <w:pStyle w:val="PHeading3"/>
      </w:pPr>
      <w:bookmarkStart w:id="454" w:name="_Toc71821143"/>
      <w:bookmarkStart w:id="455" w:name="_Toc183626396"/>
      <w:r>
        <w:t>Normative references</w:t>
      </w:r>
      <w:bookmarkEnd w:id="454"/>
      <w:bookmarkEnd w:id="455"/>
    </w:p>
    <w:p w14:paraId="42869E8E" w14:textId="7FC60865" w:rsidR="005823FE" w:rsidRPr="00AB37C7" w:rsidRDefault="005823FE" w:rsidP="00540AF8">
      <w:pPr>
        <w:ind w:left="1560" w:hanging="1560"/>
      </w:pPr>
      <w:r>
        <w:t>[BDEN-SMP]</w:t>
      </w:r>
      <w:r>
        <w:tab/>
        <w:t xml:space="preserve">“Peppol </w:t>
      </w:r>
      <w:r w:rsidRPr="00AB37C7">
        <w:t>Service Metadata Publishing</w:t>
      </w:r>
      <w:r>
        <w:t xml:space="preserve"> (SMP) </w:t>
      </w:r>
      <w:r w:rsidRPr="00DB6F35">
        <w:t>1.</w:t>
      </w:r>
      <w:del w:id="456" w:author="PH" w:date="2024-11-11T20:12:00Z" w16du:dateUtc="2024-11-11T19:12:00Z">
        <w:r w:rsidRPr="00DB6F35" w:rsidDel="00DB6F35">
          <w:delText>2</w:delText>
        </w:r>
      </w:del>
      <w:ins w:id="457" w:author="PH" w:date="2024-11-11T20:12:00Z" w16du:dateUtc="2024-11-11T19:12:00Z">
        <w:r w:rsidR="00DB6F35">
          <w:t>3</w:t>
        </w:r>
      </w:ins>
      <w:r w:rsidRPr="00DB6F35">
        <w:t>.0</w:t>
      </w:r>
      <w:r>
        <w:t>”</w:t>
      </w:r>
      <w:r w:rsidRPr="00AB37C7">
        <w:t>,</w:t>
      </w:r>
      <w:r>
        <w:br/>
      </w:r>
      <w:ins w:id="458" w:author="PH" w:date="2024-11-11T20:14:00Z" w16du:dateUtc="2024-11-11T19:14:00Z">
        <w:r w:rsidR="000D7692">
          <w:fldChar w:fldCharType="begin"/>
        </w:r>
        <w:r w:rsidR="000D7692">
          <w:instrText>HYPERLINK "</w:instrText>
        </w:r>
        <w:r w:rsidR="000D7692" w:rsidRPr="000D7692">
          <w:rPr>
            <w:rPrChange w:id="459" w:author="PH" w:date="2024-11-11T20:14:00Z" w16du:dateUtc="2024-11-11T19:14:00Z">
              <w:rPr>
                <w:rStyle w:val="Hyperlink"/>
              </w:rPr>
            </w:rPrChange>
          </w:rPr>
          <w:instrText>https://docs.peppol.eu/edelivery/</w:instrText>
        </w:r>
        <w:r w:rsidR="000D7692">
          <w:instrText>"</w:instrText>
        </w:r>
        <w:r w:rsidR="000D7692">
          <w:fldChar w:fldCharType="separate"/>
        </w:r>
        <w:r w:rsidR="000D7692" w:rsidRPr="000D7692">
          <w:rPr>
            <w:rStyle w:val="Hyperlink"/>
          </w:rPr>
          <w:t>https://docs.peppol.eu/edelivery/</w:t>
        </w:r>
        <w:r w:rsidR="000D7692">
          <w:fldChar w:fldCharType="end"/>
        </w:r>
        <w:r w:rsidR="000D7692" w:rsidDel="00B52FC7">
          <w:t xml:space="preserve"> </w:t>
        </w:r>
      </w:ins>
      <w:del w:id="460" w:author="PH" w:date="2024-11-11T20:13:00Z" w16du:dateUtc="2024-11-11T19:13:00Z">
        <w:r w:rsidDel="00B52FC7">
          <w:fldChar w:fldCharType="begin"/>
        </w:r>
        <w:r w:rsidDel="00B52FC7">
          <w:delInstrText>HYPERLINK "https://docs.peppol.eu/edelivery/smp/PEPPOL-EDN-Service-Metadata-Publishing-1.2.0-2021-02-24.pdf"</w:delInstrText>
        </w:r>
        <w:r w:rsidDel="00B52FC7">
          <w:fldChar w:fldCharType="separate"/>
        </w:r>
        <w:r w:rsidRPr="00891225" w:rsidDel="00B52FC7">
          <w:rPr>
            <w:rStyle w:val="Hyperlink"/>
          </w:rPr>
          <w:delText>https://docs.peppol.eu/edelivery/smp/PEPPOL-EDN-Service-Metadata-Publishing-1.2.0-2021-02-24.pdf</w:delText>
        </w:r>
        <w:r w:rsidDel="00B52FC7">
          <w:rPr>
            <w:rStyle w:val="Hyperlink"/>
          </w:rPr>
          <w:fldChar w:fldCharType="end"/>
        </w:r>
      </w:del>
    </w:p>
    <w:p w14:paraId="417D8BC5" w14:textId="21A6900B" w:rsidR="005823FE" w:rsidRPr="00AB37C7" w:rsidRDefault="005823FE" w:rsidP="00540AF8">
      <w:pPr>
        <w:ind w:left="1560" w:hanging="1560"/>
      </w:pPr>
      <w:r>
        <w:t>[XML-DSIG]</w:t>
      </w:r>
      <w:r>
        <w:tab/>
        <w:t>“</w:t>
      </w:r>
      <w:r w:rsidRPr="00AB37C7">
        <w:t>XML Signature Syntax and Processing (Second Edition)</w:t>
      </w:r>
      <w:r>
        <w:t>”,</w:t>
      </w:r>
      <w:r>
        <w:br/>
      </w:r>
      <w:ins w:id="461" w:author="PH" w:date="2024-11-11T20:14:00Z" w16du:dateUtc="2024-11-11T19:14:00Z">
        <w:r w:rsidR="00802474">
          <w:fldChar w:fldCharType="begin"/>
        </w:r>
        <w:r w:rsidR="00802474">
          <w:instrText>HYPERLINK "</w:instrText>
        </w:r>
        <w:r w:rsidR="00802474" w:rsidRPr="00802474">
          <w:instrText>https://www.w3.org/TR/xmldsig-core/</w:instrText>
        </w:r>
        <w:r w:rsidR="00802474">
          <w:instrText>"</w:instrText>
        </w:r>
        <w:r w:rsidR="00802474">
          <w:fldChar w:fldCharType="separate"/>
        </w:r>
        <w:r w:rsidR="00802474" w:rsidRPr="00384CB6">
          <w:rPr>
            <w:rStyle w:val="Hyperlink"/>
          </w:rPr>
          <w:t>https://www.w3.org/TR/xmldsig-core/</w:t>
        </w:r>
        <w:r w:rsidR="00802474">
          <w:fldChar w:fldCharType="end"/>
        </w:r>
      </w:ins>
      <w:del w:id="462" w:author="PH" w:date="2024-11-11T20:14:00Z" w16du:dateUtc="2024-11-11T19:14:00Z">
        <w:r w:rsidDel="00802474">
          <w:fldChar w:fldCharType="begin"/>
        </w:r>
        <w:r w:rsidDel="00802474">
          <w:delInstrText>HYPERLINK "http://www.w3.org/TR/xmldsig-core/"</w:delInstrText>
        </w:r>
        <w:r w:rsidDel="00802474">
          <w:fldChar w:fldCharType="separate"/>
        </w:r>
        <w:r w:rsidRPr="00427B26" w:rsidDel="00802474">
          <w:rPr>
            <w:rStyle w:val="Hyperlink"/>
          </w:rPr>
          <w:delText>http://www.w3.org/TR/xmldsig-core/</w:delText>
        </w:r>
        <w:r w:rsidDel="00802474">
          <w:rPr>
            <w:rStyle w:val="Hyperlink"/>
          </w:rPr>
          <w:fldChar w:fldCharType="end"/>
        </w:r>
      </w:del>
    </w:p>
    <w:p w14:paraId="0867EAC6" w14:textId="68A1AA96" w:rsidR="005823FE" w:rsidRPr="00AB37C7" w:rsidRDefault="005823FE" w:rsidP="00540AF8">
      <w:pPr>
        <w:ind w:left="1560" w:hanging="1560"/>
      </w:pPr>
      <w:r w:rsidRPr="00AB37C7">
        <w:t>[RFC-2119]</w:t>
      </w:r>
      <w:r>
        <w:tab/>
        <w:t>“</w:t>
      </w:r>
      <w:r w:rsidRPr="00AB37C7">
        <w:t>Key words for use in RFCs to Indicate R</w:t>
      </w:r>
      <w:r>
        <w:t>equirement Levels”</w:t>
      </w:r>
      <w:r w:rsidRPr="00AB37C7">
        <w:t>,</w:t>
      </w:r>
      <w:r>
        <w:br/>
      </w:r>
      <w:ins w:id="463" w:author="PH" w:date="2024-11-11T20:17:00Z" w16du:dateUtc="2024-11-11T19:17:00Z">
        <w:r w:rsidR="007C28FE">
          <w:fldChar w:fldCharType="begin"/>
        </w:r>
        <w:r w:rsidR="007C28FE">
          <w:instrText>HYPERLINK "</w:instrText>
        </w:r>
        <w:r w:rsidR="007C28FE" w:rsidRPr="007C28FE">
          <w:instrText>https://datatracker.ietf.org/doc/html/rfc2119</w:instrText>
        </w:r>
        <w:r w:rsidR="007C28FE">
          <w:instrText>"</w:instrText>
        </w:r>
        <w:r w:rsidR="007C28FE">
          <w:fldChar w:fldCharType="separate"/>
        </w:r>
        <w:r w:rsidR="007C28FE" w:rsidRPr="00384CB6">
          <w:rPr>
            <w:rStyle w:val="Hyperlink"/>
          </w:rPr>
          <w:t>https://datatracker.ietf.org/doc/html/rfc2119</w:t>
        </w:r>
        <w:r w:rsidR="007C28FE">
          <w:fldChar w:fldCharType="end"/>
        </w:r>
      </w:ins>
      <w:del w:id="464" w:author="PH" w:date="2024-11-11T20:14:00Z" w16du:dateUtc="2024-11-11T19:14:00Z">
        <w:r w:rsidDel="00802474">
          <w:fldChar w:fldCharType="begin"/>
        </w:r>
        <w:r w:rsidDel="00802474">
          <w:delInstrText>HYPERLINK "http://www.ietf.org/rfc/rfc2119.txt"</w:delInstrText>
        </w:r>
        <w:r w:rsidDel="00802474">
          <w:fldChar w:fldCharType="separate"/>
        </w:r>
        <w:r w:rsidRPr="00427B26" w:rsidDel="00802474">
          <w:rPr>
            <w:rStyle w:val="Hyperlink"/>
          </w:rPr>
          <w:delText>http://www.ietf.org/rfc/rfc2119.txt</w:delText>
        </w:r>
        <w:r w:rsidDel="00802474">
          <w:rPr>
            <w:rStyle w:val="Hyperlink"/>
          </w:rPr>
          <w:fldChar w:fldCharType="end"/>
        </w:r>
      </w:del>
    </w:p>
    <w:p w14:paraId="15A6581E" w14:textId="11219B27" w:rsidR="005823FE" w:rsidRDefault="005823FE" w:rsidP="00540AF8">
      <w:pPr>
        <w:ind w:left="1560" w:hanging="1560"/>
      </w:pPr>
      <w:r w:rsidRPr="00AB37C7">
        <w:t>[RFC3986]</w:t>
      </w:r>
      <w:r>
        <w:tab/>
        <w:t>“</w:t>
      </w:r>
      <w:r w:rsidRPr="00AB37C7">
        <w:t>Uniform Resource Identifier (URI): Generic Syntax</w:t>
      </w:r>
      <w:r>
        <w:t>”</w:t>
      </w:r>
      <w:r w:rsidRPr="00AB37C7">
        <w:t>,</w:t>
      </w:r>
      <w:r>
        <w:br/>
      </w:r>
      <w:ins w:id="465" w:author="PH" w:date="2024-11-11T20:17:00Z" w16du:dateUtc="2024-11-11T19:17:00Z">
        <w:r w:rsidR="00773C4D">
          <w:fldChar w:fldCharType="begin"/>
        </w:r>
        <w:r w:rsidR="00773C4D">
          <w:instrText>HYPERLINK "</w:instrText>
        </w:r>
        <w:r w:rsidR="00773C4D" w:rsidRPr="00773C4D">
          <w:instrText>https://datatracker.ietf.org/doc/html/rfc3986</w:instrText>
        </w:r>
        <w:r w:rsidR="00773C4D">
          <w:instrText>"</w:instrText>
        </w:r>
        <w:r w:rsidR="00773C4D">
          <w:fldChar w:fldCharType="separate"/>
        </w:r>
        <w:r w:rsidR="00773C4D" w:rsidRPr="00384CB6">
          <w:rPr>
            <w:rStyle w:val="Hyperlink"/>
          </w:rPr>
          <w:t>https://datatracker.ietf.org/doc/html/rfc3986</w:t>
        </w:r>
        <w:r w:rsidR="00773C4D">
          <w:fldChar w:fldCharType="end"/>
        </w:r>
      </w:ins>
      <w:del w:id="466" w:author="PH" w:date="2024-11-11T20:15:00Z" w16du:dateUtc="2024-11-11T19:15:00Z">
        <w:r w:rsidDel="00526E7C">
          <w:fldChar w:fldCharType="begin"/>
        </w:r>
        <w:r w:rsidDel="00526E7C">
          <w:delInstrText>HYPERLINK "http://tools.ietf.org/html/rfc3986"</w:delInstrText>
        </w:r>
        <w:r w:rsidDel="00526E7C">
          <w:fldChar w:fldCharType="separate"/>
        </w:r>
        <w:r w:rsidRPr="00427B26" w:rsidDel="00526E7C">
          <w:rPr>
            <w:rStyle w:val="Hyperlink"/>
          </w:rPr>
          <w:delText>http://tools.ietf.org/html/rfc3986</w:delText>
        </w:r>
        <w:r w:rsidDel="00526E7C">
          <w:rPr>
            <w:rStyle w:val="Hyperlink"/>
          </w:rPr>
          <w:fldChar w:fldCharType="end"/>
        </w:r>
      </w:del>
    </w:p>
    <w:p w14:paraId="6627A8D1" w14:textId="1910C0B8" w:rsidR="007A0070" w:rsidRDefault="007A0070" w:rsidP="007A0070">
      <w:pPr>
        <w:ind w:left="1560" w:hanging="1560"/>
        <w:rPr>
          <w:ins w:id="467" w:author="PH" w:date="2024-11-11T22:06:00Z" w16du:dateUtc="2024-11-11T21:06:00Z"/>
        </w:rPr>
      </w:pPr>
      <w:ins w:id="468" w:author="PH" w:date="2024-11-11T22:06:00Z" w16du:dateUtc="2024-11-11T21:06:00Z">
        <w:r w:rsidRPr="007A0070">
          <w:t>[RFC4848]</w:t>
        </w:r>
        <w:r>
          <w:tab/>
          <w:t xml:space="preserve">“Domain-Based Application Service Location Using URIs and             the Dynamic Delegation Discovery Service (DDDS)”, </w:t>
        </w:r>
        <w:r>
          <w:fldChar w:fldCharType="begin"/>
        </w:r>
        <w:r>
          <w:instrText>HYPERLINK "</w:instrText>
        </w:r>
        <w:r w:rsidRPr="007A0070">
          <w:instrText>https://datatracker.ietf.org/doc/html/rfc4848</w:instrText>
        </w:r>
        <w:r>
          <w:instrText>"</w:instrText>
        </w:r>
        <w:r>
          <w:fldChar w:fldCharType="separate"/>
        </w:r>
        <w:r w:rsidRPr="009B7E99">
          <w:rPr>
            <w:rStyle w:val="Hyperlink"/>
          </w:rPr>
          <w:t>https://datatracker.ietf.org/doc/html/rfc4848</w:t>
        </w:r>
        <w:r>
          <w:fldChar w:fldCharType="end"/>
        </w:r>
      </w:ins>
    </w:p>
    <w:p w14:paraId="298F347E" w14:textId="4246E3F5" w:rsidR="005823FE" w:rsidRDefault="005823FE" w:rsidP="00540AF8">
      <w:pPr>
        <w:ind w:left="1560" w:hanging="1560"/>
        <w:rPr>
          <w:ins w:id="469" w:author="PH" w:date="2024-11-11T21:17:00Z" w16du:dateUtc="2024-11-11T20:17:00Z"/>
        </w:rPr>
      </w:pPr>
      <w:r>
        <w:rPr>
          <w:lang w:eastAsia="it-IT"/>
        </w:rPr>
        <w:t>[PFUOI4]</w:t>
      </w:r>
      <w:r>
        <w:rPr>
          <w:lang w:eastAsia="it-IT"/>
        </w:rPr>
        <w:tab/>
        <w:t xml:space="preserve">“Peppol Policy for use of Identifiers </w:t>
      </w:r>
      <w:r w:rsidRPr="00DB6F35">
        <w:rPr>
          <w:lang w:eastAsia="it-IT"/>
        </w:rPr>
        <w:t>4.</w:t>
      </w:r>
      <w:del w:id="470" w:author="PH" w:date="2024-11-11T20:12:00Z" w16du:dateUtc="2024-11-11T19:12:00Z">
        <w:r w:rsidRPr="00DB6F35" w:rsidDel="0065344A">
          <w:rPr>
            <w:lang w:eastAsia="it-IT"/>
          </w:rPr>
          <w:delText>1</w:delText>
        </w:r>
      </w:del>
      <w:ins w:id="471" w:author="PH" w:date="2024-11-11T21:29:00Z" w16du:dateUtc="2024-11-11T20:29:00Z">
        <w:r w:rsidR="00814C1E">
          <w:rPr>
            <w:lang w:eastAsia="it-IT"/>
          </w:rPr>
          <w:t>4</w:t>
        </w:r>
      </w:ins>
      <w:r w:rsidRPr="00DB6F35">
        <w:rPr>
          <w:lang w:eastAsia="it-IT"/>
        </w:rPr>
        <w:t>.0</w:t>
      </w:r>
      <w:r>
        <w:rPr>
          <w:lang w:eastAsia="it-IT"/>
        </w:rPr>
        <w:t>”,</w:t>
      </w:r>
      <w:r>
        <w:rPr>
          <w:lang w:eastAsia="it-IT"/>
        </w:rPr>
        <w:br/>
      </w:r>
      <w:ins w:id="472" w:author="PH" w:date="2024-11-11T20:13:00Z" w16du:dateUtc="2024-11-11T19:13:00Z">
        <w:r w:rsidR="000D7692">
          <w:fldChar w:fldCharType="begin"/>
        </w:r>
        <w:r w:rsidR="000D7692">
          <w:instrText>HYPERLINK "</w:instrText>
        </w:r>
        <w:r w:rsidR="000D7692" w:rsidRPr="000D7692">
          <w:rPr>
            <w:rPrChange w:id="473" w:author="PH" w:date="2024-11-11T20:13:00Z" w16du:dateUtc="2024-11-11T19:13:00Z">
              <w:rPr>
                <w:rStyle w:val="Hyperlink"/>
              </w:rPr>
            </w:rPrChange>
          </w:rPr>
          <w:instrText>https://docs.peppol.eu/edelivery/</w:instrText>
        </w:r>
        <w:r w:rsidR="000D7692">
          <w:instrText>"</w:instrText>
        </w:r>
        <w:r w:rsidR="000D7692">
          <w:fldChar w:fldCharType="separate"/>
        </w:r>
        <w:r w:rsidR="000D7692" w:rsidRPr="000D7692">
          <w:rPr>
            <w:rStyle w:val="Hyperlink"/>
          </w:rPr>
          <w:t>https://docs.peppol.eu/edelivery/</w:t>
        </w:r>
        <w:r w:rsidR="000D7692">
          <w:fldChar w:fldCharType="end"/>
        </w:r>
      </w:ins>
      <w:del w:id="474" w:author="PH" w:date="2024-11-11T20:13:00Z" w16du:dateUtc="2024-11-11T19:13:00Z">
        <w:r w:rsidDel="000D7692">
          <w:fldChar w:fldCharType="begin"/>
        </w:r>
        <w:r w:rsidDel="000D7692">
          <w:delInstrText>HYPERLINK "https://docs.peppol.eu/edelivery/policies/PEPPOL-EDN-Policy-for-use-of-identifiers-4.1.0-2020-03-11.pdf"</w:delInstrText>
        </w:r>
        <w:r w:rsidDel="000D7692">
          <w:fldChar w:fldCharType="separate"/>
        </w:r>
        <w:r w:rsidRPr="00891225" w:rsidDel="000D7692">
          <w:rPr>
            <w:rStyle w:val="Hyperlink"/>
            <w:lang w:eastAsia="it-IT"/>
          </w:rPr>
          <w:delText>https://docs.peppol.eu/edelivery/policies/PEPPOL-EDN-Policy-for-use-of-identifiers-4.1.0-2020-03-11.pdf</w:delText>
        </w:r>
        <w:r w:rsidDel="000D7692">
          <w:rPr>
            <w:rStyle w:val="Hyperlink"/>
            <w:lang w:eastAsia="it-IT"/>
          </w:rPr>
          <w:fldChar w:fldCharType="end"/>
        </w:r>
      </w:del>
    </w:p>
    <w:p w14:paraId="1FAE2FEF" w14:textId="12DC4602" w:rsidR="00E561A7" w:rsidRPr="00AB37C7" w:rsidRDefault="00E561A7" w:rsidP="00540AF8">
      <w:pPr>
        <w:ind w:left="1560" w:hanging="1560"/>
      </w:pPr>
      <w:ins w:id="475" w:author="PH" w:date="2024-11-11T21:17:00Z" w16du:dateUtc="2024-11-11T20:17:00Z">
        <w:r>
          <w:t>[BDXL1]</w:t>
        </w:r>
        <w:r>
          <w:tab/>
          <w:t>“</w:t>
        </w:r>
        <w:r w:rsidRPr="00E561A7">
          <w:t>Business Document Metadata Service Location Version 1.0</w:t>
        </w:r>
        <w:r>
          <w:t xml:space="preserve">”, </w:t>
        </w:r>
        <w:r>
          <w:fldChar w:fldCharType="begin"/>
        </w:r>
        <w:r>
          <w:instrText>HYPERLINK "</w:instrText>
        </w:r>
        <w:r w:rsidRPr="00E561A7">
          <w:instrText>https://docs.oasis-open.org/bdxr/BDX-Location/v1.0/BDX-Location-v1.0.html</w:instrText>
        </w:r>
        <w:r>
          <w:instrText>"</w:instrText>
        </w:r>
        <w:r>
          <w:fldChar w:fldCharType="separate"/>
        </w:r>
        <w:r w:rsidRPr="00384CB6">
          <w:rPr>
            <w:rStyle w:val="Hyperlink"/>
          </w:rPr>
          <w:t>https://docs.oasis-open.org/bdxr/BDX-Location/v1.0/BDX-Location-v1.0.html</w:t>
        </w:r>
        <w:r>
          <w:fldChar w:fldCharType="end"/>
        </w:r>
      </w:ins>
    </w:p>
    <w:p w14:paraId="75DD8516" w14:textId="77777777" w:rsidR="005823FE" w:rsidRPr="00AB37C7" w:rsidRDefault="005823FE" w:rsidP="005823FE">
      <w:pPr>
        <w:pStyle w:val="PHeading3"/>
      </w:pPr>
      <w:bookmarkStart w:id="476" w:name="_Toc71821144"/>
      <w:bookmarkStart w:id="477" w:name="_Toc183626397"/>
      <w:r>
        <w:t>Non-normative references</w:t>
      </w:r>
      <w:bookmarkEnd w:id="476"/>
      <w:bookmarkEnd w:id="477"/>
    </w:p>
    <w:p w14:paraId="4E47897D" w14:textId="057FD1CA" w:rsidR="005823FE" w:rsidRPr="00AB37C7" w:rsidRDefault="005823FE" w:rsidP="00540AF8">
      <w:pPr>
        <w:ind w:left="1560" w:hanging="1560"/>
      </w:pPr>
      <w:r w:rsidRPr="00AB37C7">
        <w:t>[WSDL-2.0]</w:t>
      </w:r>
      <w:r>
        <w:tab/>
        <w:t>“</w:t>
      </w:r>
      <w:r w:rsidRPr="00AB37C7">
        <w:t>Web Services Description Language (WSDL) Version 2.0 Part 1: Core Language</w:t>
      </w:r>
      <w:r>
        <w:t>”</w:t>
      </w:r>
      <w:r w:rsidRPr="00AB37C7">
        <w:t>,</w:t>
      </w:r>
      <w:r>
        <w:br/>
      </w:r>
      <w:ins w:id="478" w:author="PH" w:date="2024-11-11T20:16:00Z" w16du:dateUtc="2024-11-11T19:16:00Z">
        <w:r w:rsidR="007539E0">
          <w:fldChar w:fldCharType="begin"/>
        </w:r>
        <w:r w:rsidR="007539E0">
          <w:instrText>HYPERLINK "</w:instrText>
        </w:r>
        <w:r w:rsidR="007539E0" w:rsidRPr="007539E0">
          <w:instrText>https://www.w3.org/TR/wsdl20/</w:instrText>
        </w:r>
        <w:r w:rsidR="007539E0">
          <w:instrText>"</w:instrText>
        </w:r>
        <w:r w:rsidR="007539E0">
          <w:fldChar w:fldCharType="separate"/>
        </w:r>
        <w:r w:rsidR="007539E0" w:rsidRPr="00384CB6">
          <w:rPr>
            <w:rStyle w:val="Hyperlink"/>
          </w:rPr>
          <w:t>https://www.w3.org/TR/wsdl20/</w:t>
        </w:r>
        <w:r w:rsidR="007539E0">
          <w:fldChar w:fldCharType="end"/>
        </w:r>
      </w:ins>
      <w:del w:id="479" w:author="PH" w:date="2024-11-11T20:16:00Z" w16du:dateUtc="2024-11-11T19:16:00Z">
        <w:r w:rsidDel="007539E0">
          <w:fldChar w:fldCharType="begin"/>
        </w:r>
        <w:r w:rsidDel="007539E0">
          <w:delInstrText>HYPERLINK "http://www.w3.org/TR/wsdl20/"</w:delInstrText>
        </w:r>
        <w:r w:rsidDel="007539E0">
          <w:fldChar w:fldCharType="separate"/>
        </w:r>
        <w:r w:rsidRPr="00427B26" w:rsidDel="007539E0">
          <w:rPr>
            <w:rStyle w:val="Hyperlink"/>
          </w:rPr>
          <w:delText>http://www.w3.org/TR/wsdl20/</w:delText>
        </w:r>
        <w:r w:rsidDel="007539E0">
          <w:rPr>
            <w:rStyle w:val="Hyperlink"/>
          </w:rPr>
          <w:fldChar w:fldCharType="end"/>
        </w:r>
      </w:del>
    </w:p>
    <w:p w14:paraId="29725ADA" w14:textId="549EDD63" w:rsidR="005823FE" w:rsidRPr="00AB37C7" w:rsidRDefault="005823FE" w:rsidP="00540AF8">
      <w:pPr>
        <w:ind w:left="1560" w:hanging="1560"/>
      </w:pPr>
      <w:r w:rsidRPr="00AB37C7">
        <w:t>[WS-I BP]</w:t>
      </w:r>
      <w:r>
        <w:tab/>
        <w:t>“</w:t>
      </w:r>
      <w:r w:rsidRPr="00AB37C7">
        <w:t>WS-I Basic Profile Version 1.1</w:t>
      </w:r>
      <w:r>
        <w:t>”,</w:t>
      </w:r>
      <w:r>
        <w:br/>
      </w:r>
      <w:ins w:id="480" w:author="PH" w:date="2024-11-27T19:00:00Z" w16du:dateUtc="2024-11-27T18:00:00Z">
        <w:r w:rsidR="000B73F9">
          <w:fldChar w:fldCharType="begin"/>
        </w:r>
        <w:r w:rsidR="000B73F9">
          <w:instrText>HYPERLINK "</w:instrText>
        </w:r>
        <w:r w:rsidR="000B73F9" w:rsidRPr="000B73F9">
          <w:instrText>http://www.ws-i.org/deliverables/basic1.1.html</w:instrText>
        </w:r>
        <w:r w:rsidR="000B73F9">
          <w:instrText>"</w:instrText>
        </w:r>
        <w:r w:rsidR="000B73F9">
          <w:fldChar w:fldCharType="separate"/>
        </w:r>
        <w:r w:rsidR="000B73F9" w:rsidRPr="0077286B">
          <w:rPr>
            <w:rStyle w:val="Hyperlink"/>
          </w:rPr>
          <w:t>http://www.ws-i.org/deliverables/basic1.1.html</w:t>
        </w:r>
        <w:r w:rsidR="000B73F9">
          <w:fldChar w:fldCharType="end"/>
        </w:r>
      </w:ins>
      <w:del w:id="481" w:author="PH" w:date="2024-11-27T19:00:00Z" w16du:dateUtc="2024-11-27T18:00:00Z">
        <w:r w:rsidDel="000B73F9">
          <w:fldChar w:fldCharType="begin"/>
        </w:r>
        <w:r w:rsidDel="000B73F9">
          <w:delInstrText>HYPERLINK "http://www.ws-i.org/Profiles/BasicProfile-1.1.html"</w:delInstrText>
        </w:r>
        <w:r w:rsidDel="000B73F9">
          <w:fldChar w:fldCharType="separate"/>
        </w:r>
        <w:r w:rsidRPr="00427B26" w:rsidDel="000B73F9">
          <w:rPr>
            <w:rStyle w:val="Hyperlink"/>
          </w:rPr>
          <w:delText>http://www.ws-i.org/Profiles/BasicProfile-1.1.html</w:delText>
        </w:r>
        <w:r w:rsidDel="000B73F9">
          <w:rPr>
            <w:rStyle w:val="Hyperlink"/>
          </w:rPr>
          <w:fldChar w:fldCharType="end"/>
        </w:r>
      </w:del>
    </w:p>
    <w:p w14:paraId="231419E4" w14:textId="30D7EC24" w:rsidR="005823FE" w:rsidRPr="00AB37C7" w:rsidRDefault="005823FE" w:rsidP="00540AF8">
      <w:pPr>
        <w:ind w:left="1560" w:hanging="1560"/>
      </w:pPr>
      <w:r w:rsidRPr="00AB37C7">
        <w:t>[WS-I BSP]</w:t>
      </w:r>
      <w:r>
        <w:tab/>
        <w:t>“</w:t>
      </w:r>
      <w:r w:rsidRPr="00AB37C7">
        <w:t>WS-I Basic Security Profile Version 1.0</w:t>
      </w:r>
      <w:r>
        <w:t>”,</w:t>
      </w:r>
      <w:r>
        <w:br/>
      </w:r>
      <w:ins w:id="482" w:author="PH" w:date="2024-11-27T19:01:00Z" w16du:dateUtc="2024-11-27T18:01:00Z">
        <w:r w:rsidR="000B73F9">
          <w:fldChar w:fldCharType="begin"/>
        </w:r>
        <w:r w:rsidR="000B73F9">
          <w:instrText>HYPERLINK "</w:instrText>
        </w:r>
        <w:r w:rsidR="000B73F9" w:rsidRPr="000B73F9">
          <w:instrText>http://www.ws-i.org/Profiles/BasicSecurityProfile-1.0.html</w:instrText>
        </w:r>
        <w:r w:rsidR="000B73F9">
          <w:instrText>"</w:instrText>
        </w:r>
        <w:r w:rsidR="000B73F9">
          <w:fldChar w:fldCharType="separate"/>
        </w:r>
        <w:r w:rsidR="000B73F9" w:rsidRPr="0077286B">
          <w:rPr>
            <w:rStyle w:val="Hyperlink"/>
          </w:rPr>
          <w:t>http://www.ws-i.org/Profiles/BasicSecurityProfile-1.0.html</w:t>
        </w:r>
        <w:r w:rsidR="000B73F9">
          <w:fldChar w:fldCharType="end"/>
        </w:r>
      </w:ins>
      <w:del w:id="483" w:author="PH" w:date="2024-11-27T19:01:00Z" w16du:dateUtc="2024-11-27T18:01:00Z">
        <w:r w:rsidDel="000B73F9">
          <w:fldChar w:fldCharType="begin"/>
        </w:r>
        <w:r w:rsidDel="000B73F9">
          <w:delInstrText>HYPERLINK "http://www.ws-i.org/Profiles/BasicSecurityProfile-1.0.html"</w:delInstrText>
        </w:r>
        <w:r w:rsidDel="000B73F9">
          <w:fldChar w:fldCharType="separate"/>
        </w:r>
        <w:r w:rsidRPr="00427B26" w:rsidDel="000B73F9">
          <w:rPr>
            <w:rStyle w:val="Hyperlink"/>
          </w:rPr>
          <w:delText>http://www.ws-i.org/Profiles/BasicSecurityProfile-1.0.html</w:delText>
        </w:r>
        <w:r w:rsidDel="000B73F9">
          <w:rPr>
            <w:rStyle w:val="Hyperlink"/>
          </w:rPr>
          <w:fldChar w:fldCharType="end"/>
        </w:r>
      </w:del>
    </w:p>
    <w:p w14:paraId="5531F840" w14:textId="414DBB1A" w:rsidR="005823FE" w:rsidRPr="00AB37C7" w:rsidRDefault="005823FE" w:rsidP="00540AF8">
      <w:pPr>
        <w:ind w:left="1560" w:hanging="1560"/>
      </w:pPr>
      <w:r w:rsidRPr="00AB37C7">
        <w:t>[DNS-1034]</w:t>
      </w:r>
      <w:r>
        <w:tab/>
        <w:t>“</w:t>
      </w:r>
      <w:r w:rsidRPr="00AB37C7">
        <w:t>Domain Names - Concepts and Facilities</w:t>
      </w:r>
      <w:r>
        <w:t>”,</w:t>
      </w:r>
      <w:r>
        <w:br/>
      </w:r>
      <w:ins w:id="484" w:author="PH" w:date="2024-11-11T20:16:00Z" w16du:dateUtc="2024-11-11T19:16:00Z">
        <w:r w:rsidR="00977307">
          <w:fldChar w:fldCharType="begin"/>
        </w:r>
        <w:r w:rsidR="00977307">
          <w:instrText>HYPERLINK "</w:instrText>
        </w:r>
        <w:r w:rsidR="00977307" w:rsidRPr="00977307">
          <w:instrText>https://datatracker.ietf.org/doc/html/rfc1034</w:instrText>
        </w:r>
        <w:r w:rsidR="00977307">
          <w:instrText>"</w:instrText>
        </w:r>
        <w:r w:rsidR="00977307">
          <w:fldChar w:fldCharType="separate"/>
        </w:r>
        <w:r w:rsidR="00977307" w:rsidRPr="00384CB6">
          <w:rPr>
            <w:rStyle w:val="Hyperlink"/>
          </w:rPr>
          <w:t>https://datatracker.ietf.org/doc/html/rfc1034</w:t>
        </w:r>
        <w:r w:rsidR="00977307">
          <w:fldChar w:fldCharType="end"/>
        </w:r>
      </w:ins>
      <w:del w:id="485" w:author="PH" w:date="2024-11-11T20:16:00Z" w16du:dateUtc="2024-11-11T19:16:00Z">
        <w:r w:rsidDel="00977307">
          <w:fldChar w:fldCharType="begin"/>
        </w:r>
        <w:r w:rsidDel="00977307">
          <w:delInstrText>HYPERLINK "http://tools.ietf.org/html/rfc1034"</w:delInstrText>
        </w:r>
        <w:r w:rsidDel="00977307">
          <w:fldChar w:fldCharType="separate"/>
        </w:r>
        <w:r w:rsidRPr="00427B26" w:rsidDel="00977307">
          <w:rPr>
            <w:rStyle w:val="Hyperlink"/>
          </w:rPr>
          <w:delText>http://tools.ietf.org/html/rfc1034</w:delText>
        </w:r>
        <w:r w:rsidDel="00977307">
          <w:rPr>
            <w:rStyle w:val="Hyperlink"/>
          </w:rPr>
          <w:fldChar w:fldCharType="end"/>
        </w:r>
      </w:del>
    </w:p>
    <w:p w14:paraId="790D8078" w14:textId="1964A64A" w:rsidR="005823FE" w:rsidRDefault="005823FE" w:rsidP="00540AF8">
      <w:pPr>
        <w:ind w:left="1560" w:hanging="1560"/>
        <w:rPr>
          <w:ins w:id="486" w:author="PH" w:date="2024-11-11T21:25:00Z" w16du:dateUtc="2024-11-11T20:25:00Z"/>
        </w:rPr>
      </w:pPr>
      <w:r w:rsidRPr="00AB37C7">
        <w:t>[DNS-1035]</w:t>
      </w:r>
      <w:r>
        <w:tab/>
        <w:t>“</w:t>
      </w:r>
      <w:r w:rsidRPr="00AB37C7">
        <w:t>Domain Names - Implementation and Specification</w:t>
      </w:r>
      <w:r>
        <w:t>”,</w:t>
      </w:r>
      <w:r>
        <w:br/>
      </w:r>
      <w:ins w:id="487" w:author="PH" w:date="2024-11-11T20:17:00Z" w16du:dateUtc="2024-11-11T19:17:00Z">
        <w:r w:rsidR="00977307">
          <w:fldChar w:fldCharType="begin"/>
        </w:r>
        <w:r w:rsidR="00977307">
          <w:instrText>HYPERLINK "</w:instrText>
        </w:r>
        <w:r w:rsidR="00977307" w:rsidRPr="00977307">
          <w:instrText>https://datatracker.ietf.org/doc/html/rfc1035</w:instrText>
        </w:r>
        <w:r w:rsidR="00977307">
          <w:instrText>"</w:instrText>
        </w:r>
        <w:r w:rsidR="00977307">
          <w:fldChar w:fldCharType="separate"/>
        </w:r>
        <w:r w:rsidR="00977307" w:rsidRPr="00384CB6">
          <w:rPr>
            <w:rStyle w:val="Hyperlink"/>
          </w:rPr>
          <w:t>https://datatracker.ietf.org/doc/html/rfc1035</w:t>
        </w:r>
        <w:r w:rsidR="00977307">
          <w:fldChar w:fldCharType="end"/>
        </w:r>
      </w:ins>
      <w:del w:id="488" w:author="PH" w:date="2024-11-11T20:17:00Z" w16du:dateUtc="2024-11-11T19:17:00Z">
        <w:r w:rsidDel="00977307">
          <w:fldChar w:fldCharType="begin"/>
        </w:r>
        <w:r w:rsidDel="00977307">
          <w:delInstrText>HYPERLINK "http://tools.ietf.org/html/rfc1035"</w:delInstrText>
        </w:r>
        <w:r w:rsidDel="00977307">
          <w:fldChar w:fldCharType="separate"/>
        </w:r>
        <w:r w:rsidRPr="00427B26" w:rsidDel="00977307">
          <w:rPr>
            <w:rStyle w:val="Hyperlink"/>
          </w:rPr>
          <w:delText>http://tools.ietf.org/html/rfc1035</w:delText>
        </w:r>
        <w:r w:rsidDel="00977307">
          <w:rPr>
            <w:rStyle w:val="Hyperlink"/>
          </w:rPr>
          <w:fldChar w:fldCharType="end"/>
        </w:r>
      </w:del>
    </w:p>
    <w:p w14:paraId="3BED1693" w14:textId="175184ED" w:rsidR="00273BFC" w:rsidRPr="00AB37C7" w:rsidRDefault="00273BFC" w:rsidP="00273BFC">
      <w:pPr>
        <w:ind w:left="1560" w:hanging="1560"/>
      </w:pPr>
      <w:ins w:id="489" w:author="PH" w:date="2024-11-11T21:25:00Z" w16du:dateUtc="2024-11-11T20:25:00Z">
        <w:r>
          <w:t>[SHA256]</w:t>
        </w:r>
        <w:r>
          <w:tab/>
          <w:t xml:space="preserve">“US Secure Hash Algorithms (SHA and SHA-based HMAC and HKDF)”, </w:t>
        </w:r>
        <w:r>
          <w:fldChar w:fldCharType="begin"/>
        </w:r>
        <w:r>
          <w:instrText>HYPERLINK "</w:instrText>
        </w:r>
        <w:r w:rsidRPr="00273BFC">
          <w:instrText>https://datatracker.ietf.org/doc/html/rfc6234</w:instrText>
        </w:r>
        <w:r>
          <w:instrText>"</w:instrText>
        </w:r>
        <w:r>
          <w:fldChar w:fldCharType="separate"/>
        </w:r>
        <w:r w:rsidRPr="00384CB6">
          <w:rPr>
            <w:rStyle w:val="Hyperlink"/>
          </w:rPr>
          <w:t>https://datatracker.ietf.org/doc/html/rfc6234</w:t>
        </w:r>
        <w:r>
          <w:fldChar w:fldCharType="end"/>
        </w:r>
      </w:ins>
    </w:p>
    <w:p w14:paraId="160677E7" w14:textId="2104BE8B" w:rsidR="005823FE" w:rsidRPr="000A7B75" w:rsidDel="00273BFC" w:rsidRDefault="005823FE" w:rsidP="00540AF8">
      <w:pPr>
        <w:ind w:left="1560" w:hanging="1560"/>
        <w:rPr>
          <w:del w:id="490" w:author="PH" w:date="2024-11-11T21:25:00Z" w16du:dateUtc="2024-11-11T20:25:00Z"/>
        </w:rPr>
      </w:pPr>
      <w:del w:id="491" w:author="PH" w:date="2024-11-11T21:25:00Z" w16du:dateUtc="2024-11-11T20:25:00Z">
        <w:r w:rsidRPr="000A7B75" w:rsidDel="00273BFC">
          <w:delText>[MD5]</w:delText>
        </w:r>
        <w:r w:rsidRPr="000A7B75" w:rsidDel="00273BFC">
          <w:tab/>
          <w:delText>“The MD5 Message-Digest Algorithm”,</w:delText>
        </w:r>
        <w:r w:rsidDel="00273BFC">
          <w:br/>
        </w:r>
      </w:del>
      <w:del w:id="492" w:author="PH" w:date="2024-11-11T20:17:00Z" w16du:dateUtc="2024-11-11T19:17:00Z">
        <w:r w:rsidDel="00977307">
          <w:fldChar w:fldCharType="begin"/>
        </w:r>
        <w:r w:rsidDel="00977307">
          <w:delInstrText>HYPERLINK "http://tools.ietf.org/html/rfc1321"</w:delInstrText>
        </w:r>
        <w:r w:rsidDel="00977307">
          <w:fldChar w:fldCharType="separate"/>
        </w:r>
        <w:r w:rsidRPr="000A7B75" w:rsidDel="00977307">
          <w:rPr>
            <w:rStyle w:val="Hyperlink"/>
          </w:rPr>
          <w:delText>http://tools.ietf.org/html/rfc1321</w:delText>
        </w:r>
        <w:r w:rsidDel="00977307">
          <w:rPr>
            <w:rStyle w:val="Hyperlink"/>
          </w:rPr>
          <w:fldChar w:fldCharType="end"/>
        </w:r>
      </w:del>
      <w:bookmarkStart w:id="493" w:name="_Toc182253877"/>
      <w:bookmarkStart w:id="494" w:name="_Toc182254515"/>
      <w:bookmarkStart w:id="495" w:name="_Toc183626398"/>
      <w:bookmarkEnd w:id="493"/>
      <w:bookmarkEnd w:id="494"/>
      <w:bookmarkEnd w:id="495"/>
    </w:p>
    <w:p w14:paraId="11329996" w14:textId="02208682" w:rsidR="005823FE" w:rsidRPr="00AB37C7" w:rsidRDefault="005823FE" w:rsidP="005823FE">
      <w:pPr>
        <w:pStyle w:val="PHeading2"/>
      </w:pPr>
      <w:bookmarkStart w:id="496" w:name="_Toc71821145"/>
      <w:bookmarkStart w:id="497" w:name="_Toc183626399"/>
      <w:r w:rsidRPr="00AB37C7">
        <w:t>Namespaces</w:t>
      </w:r>
      <w:bookmarkEnd w:id="496"/>
      <w:bookmarkEnd w:id="497"/>
    </w:p>
    <w:p w14:paraId="011E9D74" w14:textId="559828A2" w:rsidR="00654262" w:rsidRDefault="005823FE" w:rsidP="00654262">
      <w:pPr>
        <w:pStyle w:val="PParagraph"/>
      </w:pPr>
      <w:r w:rsidRPr="00182A54">
        <w:t>The following table lists XML namespaces that are used in this document. The choice of any namespace prefix is arbitrary and not semantically significant.</w:t>
      </w:r>
    </w:p>
    <w:tbl>
      <w:tblPr>
        <w:tblStyle w:val="HelleListe-Akzent11"/>
        <w:tblW w:w="0" w:type="auto"/>
        <w:tblLook w:val="0420" w:firstRow="1" w:lastRow="0" w:firstColumn="0" w:lastColumn="0" w:noHBand="0" w:noVBand="1"/>
      </w:tblPr>
      <w:tblGrid>
        <w:gridCol w:w="747"/>
        <w:gridCol w:w="4571"/>
      </w:tblGrid>
      <w:tr w:rsidR="00654262" w14:paraId="2A6A9FC5" w14:textId="77777777" w:rsidTr="000765F0">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0538A5D7" w14:textId="31F3F5D5" w:rsidR="00654262" w:rsidRDefault="00654262" w:rsidP="00654262">
            <w:pPr>
              <w:pStyle w:val="PParagraph"/>
              <w:ind w:left="0"/>
            </w:pPr>
            <w:r>
              <w:t>Prefix</w:t>
            </w:r>
          </w:p>
        </w:tc>
        <w:tc>
          <w:tcPr>
            <w:tcW w:w="0" w:type="auto"/>
          </w:tcPr>
          <w:p w14:paraId="693ED47D" w14:textId="393A257A" w:rsidR="00654262" w:rsidRDefault="00654262" w:rsidP="00654262">
            <w:pPr>
              <w:pStyle w:val="PParagraph"/>
              <w:ind w:left="0"/>
            </w:pPr>
            <w:r>
              <w:t>Namespace URI</w:t>
            </w:r>
          </w:p>
        </w:tc>
      </w:tr>
      <w:tr w:rsidR="00654262" w14:paraId="60AB7B7D" w14:textId="77777777" w:rsidTr="000765F0">
        <w:trPr>
          <w:cnfStyle w:val="000000100000" w:firstRow="0" w:lastRow="0" w:firstColumn="0" w:lastColumn="0" w:oddVBand="0" w:evenVBand="0" w:oddHBand="1" w:evenHBand="0" w:firstRowFirstColumn="0" w:firstRowLastColumn="0" w:lastRowFirstColumn="0" w:lastRowLastColumn="0"/>
        </w:trPr>
        <w:tc>
          <w:tcPr>
            <w:tcW w:w="0" w:type="auto"/>
          </w:tcPr>
          <w:p w14:paraId="578012AB" w14:textId="0140DC77" w:rsidR="00654262" w:rsidRDefault="00654262" w:rsidP="00654262">
            <w:pPr>
              <w:pStyle w:val="PParagraph"/>
              <w:ind w:left="0"/>
            </w:pPr>
            <w:r>
              <w:t>ids</w:t>
            </w:r>
          </w:p>
        </w:tc>
        <w:tc>
          <w:tcPr>
            <w:tcW w:w="0" w:type="auto"/>
          </w:tcPr>
          <w:p w14:paraId="67591C9C" w14:textId="583B3E55" w:rsidR="00654262" w:rsidRDefault="00654262" w:rsidP="00654262">
            <w:pPr>
              <w:pStyle w:val="PParagraph"/>
              <w:ind w:left="0"/>
            </w:pPr>
            <w:r>
              <w:t>http://busdox.org/transport/identifiers/1.0/</w:t>
            </w:r>
          </w:p>
        </w:tc>
      </w:tr>
      <w:tr w:rsidR="00654262" w14:paraId="5F0D4CEF" w14:textId="77777777" w:rsidTr="000765F0">
        <w:tc>
          <w:tcPr>
            <w:tcW w:w="0" w:type="auto"/>
          </w:tcPr>
          <w:p w14:paraId="2DAD5D0D" w14:textId="6048105F" w:rsidR="00654262" w:rsidRDefault="00654262" w:rsidP="00654262">
            <w:pPr>
              <w:pStyle w:val="PParagraph"/>
              <w:ind w:left="0"/>
            </w:pPr>
            <w:r>
              <w:t>lrs</w:t>
            </w:r>
          </w:p>
        </w:tc>
        <w:tc>
          <w:tcPr>
            <w:tcW w:w="0" w:type="auto"/>
          </w:tcPr>
          <w:p w14:paraId="6ED7921D" w14:textId="6F2A6508" w:rsidR="00654262" w:rsidRDefault="00654262" w:rsidP="00654262">
            <w:pPr>
              <w:pStyle w:val="PParagraph"/>
              <w:ind w:left="0"/>
            </w:pPr>
            <w:r>
              <w:t>http://busdox.org/serviceMetadata/locator/1.0/</w:t>
            </w:r>
          </w:p>
        </w:tc>
      </w:tr>
      <w:tr w:rsidR="00654262" w14:paraId="249BA64A" w14:textId="77777777" w:rsidTr="000765F0">
        <w:trPr>
          <w:cnfStyle w:val="000000100000" w:firstRow="0" w:lastRow="0" w:firstColumn="0" w:lastColumn="0" w:oddVBand="0" w:evenVBand="0" w:oddHBand="1" w:evenHBand="0" w:firstRowFirstColumn="0" w:firstRowLastColumn="0" w:lastRowFirstColumn="0" w:lastRowLastColumn="0"/>
        </w:trPr>
        <w:tc>
          <w:tcPr>
            <w:tcW w:w="0" w:type="auto"/>
          </w:tcPr>
          <w:p w14:paraId="1C4D43F8" w14:textId="2D394818" w:rsidR="00654262" w:rsidRDefault="00654262" w:rsidP="00654262">
            <w:pPr>
              <w:pStyle w:val="PParagraph"/>
              <w:ind w:left="0"/>
            </w:pPr>
            <w:r>
              <w:t>soap</w:t>
            </w:r>
          </w:p>
        </w:tc>
        <w:tc>
          <w:tcPr>
            <w:tcW w:w="0" w:type="auto"/>
          </w:tcPr>
          <w:p w14:paraId="5B353E16" w14:textId="09B970D5" w:rsidR="00654262" w:rsidRDefault="00654262" w:rsidP="00654262">
            <w:pPr>
              <w:pStyle w:val="PParagraph"/>
              <w:ind w:left="0"/>
            </w:pPr>
            <w:r>
              <w:t>http://schemas.xmlsoap.org/wsdl/soap/</w:t>
            </w:r>
          </w:p>
        </w:tc>
      </w:tr>
      <w:tr w:rsidR="00654262" w14:paraId="53F5CFC2" w14:textId="77777777" w:rsidTr="000765F0">
        <w:tc>
          <w:tcPr>
            <w:tcW w:w="0" w:type="auto"/>
          </w:tcPr>
          <w:p w14:paraId="024725A0" w14:textId="43566175" w:rsidR="00654262" w:rsidRDefault="00654262" w:rsidP="00654262">
            <w:pPr>
              <w:pStyle w:val="PParagraph"/>
              <w:ind w:left="0"/>
            </w:pPr>
            <w:r>
              <w:t>wsdl</w:t>
            </w:r>
          </w:p>
        </w:tc>
        <w:tc>
          <w:tcPr>
            <w:tcW w:w="0" w:type="auto"/>
          </w:tcPr>
          <w:p w14:paraId="7E7B1C33" w14:textId="1F320367" w:rsidR="00654262" w:rsidRDefault="00654262" w:rsidP="00654262">
            <w:pPr>
              <w:pStyle w:val="PParagraph"/>
              <w:ind w:left="0"/>
            </w:pPr>
            <w:r>
              <w:t>http://schemas.xmlsoap.org/wsdl/</w:t>
            </w:r>
          </w:p>
        </w:tc>
      </w:tr>
      <w:tr w:rsidR="00654262" w14:paraId="5504BAF1" w14:textId="77777777" w:rsidTr="000765F0">
        <w:trPr>
          <w:cnfStyle w:val="000000100000" w:firstRow="0" w:lastRow="0" w:firstColumn="0" w:lastColumn="0" w:oddVBand="0" w:evenVBand="0" w:oddHBand="1" w:evenHBand="0" w:firstRowFirstColumn="0" w:firstRowLastColumn="0" w:lastRowFirstColumn="0" w:lastRowLastColumn="0"/>
        </w:trPr>
        <w:tc>
          <w:tcPr>
            <w:tcW w:w="0" w:type="auto"/>
          </w:tcPr>
          <w:p w14:paraId="1830205E" w14:textId="56976724" w:rsidR="00654262" w:rsidRDefault="00654262" w:rsidP="00654262">
            <w:pPr>
              <w:pStyle w:val="PParagraph"/>
              <w:ind w:left="0"/>
            </w:pPr>
            <w:r>
              <w:t>xs</w:t>
            </w:r>
          </w:p>
        </w:tc>
        <w:tc>
          <w:tcPr>
            <w:tcW w:w="0" w:type="auto"/>
          </w:tcPr>
          <w:p w14:paraId="0956764A" w14:textId="5A3568B0" w:rsidR="00654262" w:rsidRDefault="00654262" w:rsidP="00654262">
            <w:pPr>
              <w:pStyle w:val="PParagraph"/>
              <w:ind w:left="0"/>
            </w:pPr>
            <w:r>
              <w:t>http://www.w3.org/2001/XMLSchema</w:t>
            </w:r>
          </w:p>
        </w:tc>
      </w:tr>
    </w:tbl>
    <w:p w14:paraId="52B70D9C" w14:textId="004CC102" w:rsidR="005A2D99" w:rsidRDefault="005A2D99" w:rsidP="005A2D99">
      <w:pPr>
        <w:pStyle w:val="PHeading1"/>
        <w:rPr>
          <w:lang w:eastAsia="nb-NO"/>
        </w:rPr>
      </w:pPr>
      <w:bookmarkStart w:id="498" w:name="_Toc183626400"/>
      <w:r>
        <w:rPr>
          <w:lang w:eastAsia="nb-NO"/>
        </w:rPr>
        <w:t>The Service Discovery Process</w:t>
      </w:r>
      <w:bookmarkEnd w:id="498"/>
    </w:p>
    <w:p w14:paraId="5391F755" w14:textId="06623585" w:rsidR="005A2D99" w:rsidRDefault="005A2D99" w:rsidP="005A2D99">
      <w:pPr>
        <w:pStyle w:val="PParagraph"/>
        <w:rPr>
          <w:lang w:eastAsia="nb-NO"/>
        </w:rPr>
      </w:pPr>
      <w:r>
        <w:rPr>
          <w:lang w:eastAsia="nb-NO"/>
        </w:rPr>
        <w:t xml:space="preserve">The interfaces of the Service Metadata Locator (SML) service and the Service Metadata Publisher (SMP) service cover both sender-side lookup and metadata management performed by SMPs. </w:t>
      </w:r>
      <w:del w:id="499" w:author="PH" w:date="2024-11-11T20:35:00Z" w16du:dateUtc="2024-11-11T19:35:00Z">
        <w:r w:rsidDel="001C3F69">
          <w:rPr>
            <w:lang w:eastAsia="nb-NO"/>
          </w:rPr>
          <w:delText>BUSDOX mandates t</w:delText>
        </w:r>
      </w:del>
      <w:ins w:id="500" w:author="PH" w:date="2024-11-11T20:35:00Z" w16du:dateUtc="2024-11-11T19:35:00Z">
        <w:r w:rsidR="001C3F69">
          <w:rPr>
            <w:lang w:eastAsia="nb-NO"/>
          </w:rPr>
          <w:t>T</w:t>
        </w:r>
      </w:ins>
      <w:r>
        <w:rPr>
          <w:lang w:eastAsia="nb-NO"/>
        </w:rPr>
        <w:t xml:space="preserve">he following interfaces </w:t>
      </w:r>
      <w:ins w:id="501" w:author="PH" w:date="2024-11-11T20:35:00Z" w16du:dateUtc="2024-11-11T19:35:00Z">
        <w:r w:rsidR="001C3F69">
          <w:rPr>
            <w:lang w:eastAsia="nb-NO"/>
          </w:rPr>
          <w:t xml:space="preserve">are mandated </w:t>
        </w:r>
      </w:ins>
      <w:r>
        <w:rPr>
          <w:lang w:eastAsia="nb-NO"/>
        </w:rPr>
        <w:t>for these services:</w:t>
      </w:r>
    </w:p>
    <w:p w14:paraId="21CA53AB" w14:textId="5619DAE3" w:rsidR="005A2D99" w:rsidRDefault="005A2D99" w:rsidP="005A2D99">
      <w:pPr>
        <w:pStyle w:val="PParagraph"/>
        <w:numPr>
          <w:ilvl w:val="0"/>
          <w:numId w:val="27"/>
        </w:numPr>
        <w:rPr>
          <w:lang w:eastAsia="nb-NO"/>
        </w:rPr>
      </w:pPr>
      <w:del w:id="502" w:author="PH" w:date="2024-11-11T21:48:00Z" w16du:dateUtc="2024-11-11T20:48:00Z">
        <w:r w:rsidDel="00EE4F69">
          <w:rPr>
            <w:lang w:eastAsia="nb-NO"/>
          </w:rPr>
          <w:delText>Service Metadata Locator</w:delText>
        </w:r>
      </w:del>
      <w:ins w:id="503" w:author="PH" w:date="2024-11-11T21:48:00Z" w16du:dateUtc="2024-11-11T20:48:00Z">
        <w:r w:rsidR="00EE4F69">
          <w:rPr>
            <w:lang w:eastAsia="nb-NO"/>
          </w:rPr>
          <w:t>SML</w:t>
        </w:r>
      </w:ins>
      <w:r>
        <w:rPr>
          <w:lang w:eastAsia="nb-NO"/>
        </w:rPr>
        <w:t>:</w:t>
      </w:r>
    </w:p>
    <w:p w14:paraId="69F88E27" w14:textId="55C61277" w:rsidR="005A2D99" w:rsidRDefault="005A2D99" w:rsidP="005A2D99">
      <w:pPr>
        <w:pStyle w:val="PParagraph"/>
        <w:numPr>
          <w:ilvl w:val="1"/>
          <w:numId w:val="27"/>
        </w:numPr>
        <w:rPr>
          <w:lang w:eastAsia="nb-NO"/>
        </w:rPr>
      </w:pPr>
      <w:r>
        <w:rPr>
          <w:lang w:eastAsia="nb-NO"/>
        </w:rPr>
        <w:t>Discovery interface for senders</w:t>
      </w:r>
    </w:p>
    <w:p w14:paraId="7F724F7F" w14:textId="413BDF38" w:rsidR="005A2D99" w:rsidRDefault="005A2D99">
      <w:pPr>
        <w:pStyle w:val="PParagraph"/>
        <w:numPr>
          <w:ilvl w:val="1"/>
          <w:numId w:val="27"/>
        </w:numPr>
        <w:rPr>
          <w:lang w:eastAsia="nb-NO"/>
        </w:rPr>
        <w:pPrChange w:id="504" w:author="PH" w:date="2024-11-11T21:48:00Z" w16du:dateUtc="2024-11-11T20:48:00Z">
          <w:pPr>
            <w:pStyle w:val="PParagraph"/>
            <w:numPr>
              <w:numId w:val="27"/>
            </w:numPr>
            <w:ind w:left="1077" w:hanging="360"/>
          </w:pPr>
        </w:pPrChange>
      </w:pPr>
      <w:r>
        <w:rPr>
          <w:lang w:eastAsia="nb-NO"/>
        </w:rPr>
        <w:t>Management interface for SMPs</w:t>
      </w:r>
    </w:p>
    <w:p w14:paraId="5F60B977" w14:textId="65D94DAA" w:rsidR="005A2D99" w:rsidRDefault="005A2D99">
      <w:pPr>
        <w:pStyle w:val="PParagraph"/>
        <w:numPr>
          <w:ilvl w:val="0"/>
          <w:numId w:val="27"/>
        </w:numPr>
        <w:rPr>
          <w:lang w:eastAsia="nb-NO"/>
        </w:rPr>
        <w:pPrChange w:id="505" w:author="PH" w:date="2024-11-11T21:48:00Z" w16du:dateUtc="2024-11-11T20:48:00Z">
          <w:pPr>
            <w:pStyle w:val="PParagraph"/>
            <w:numPr>
              <w:ilvl w:val="1"/>
              <w:numId w:val="27"/>
            </w:numPr>
            <w:ind w:left="1797" w:hanging="360"/>
          </w:pPr>
        </w:pPrChange>
      </w:pPr>
      <w:del w:id="506" w:author="PH" w:date="2024-11-11T21:48:00Z" w16du:dateUtc="2024-11-11T20:48:00Z">
        <w:r w:rsidDel="00EE4F69">
          <w:rPr>
            <w:lang w:eastAsia="nb-NO"/>
          </w:rPr>
          <w:delText>Service Metadata Publishers</w:delText>
        </w:r>
      </w:del>
      <w:ins w:id="507" w:author="PH" w:date="2024-11-11T21:48:00Z" w16du:dateUtc="2024-11-11T20:48:00Z">
        <w:r w:rsidR="00EE4F69">
          <w:rPr>
            <w:lang w:eastAsia="nb-NO"/>
          </w:rPr>
          <w:t>SMP</w:t>
        </w:r>
      </w:ins>
      <w:r>
        <w:rPr>
          <w:lang w:eastAsia="nb-NO"/>
        </w:rPr>
        <w:t>:</w:t>
      </w:r>
    </w:p>
    <w:p w14:paraId="1CB7EDAA" w14:textId="6E127064" w:rsidR="005A2D99" w:rsidRDefault="005A2D99" w:rsidP="005A2D99">
      <w:pPr>
        <w:pStyle w:val="PParagraph"/>
        <w:numPr>
          <w:ilvl w:val="1"/>
          <w:numId w:val="27"/>
        </w:numPr>
        <w:rPr>
          <w:lang w:eastAsia="nb-NO"/>
        </w:rPr>
      </w:pPr>
      <w:r>
        <w:rPr>
          <w:lang w:eastAsia="nb-NO"/>
        </w:rPr>
        <w:t>Discovery interface for senders</w:t>
      </w:r>
    </w:p>
    <w:p w14:paraId="572547A8" w14:textId="1F9C31D7" w:rsidR="005A2D99" w:rsidRDefault="005A2D99" w:rsidP="005A2D99">
      <w:pPr>
        <w:pStyle w:val="PParagraph"/>
        <w:rPr>
          <w:lang w:eastAsia="nb-NO"/>
        </w:rPr>
      </w:pPr>
      <w:r>
        <w:rPr>
          <w:lang w:eastAsia="nb-NO"/>
        </w:rPr>
        <w:t xml:space="preserve">This specification only covers the interfaces for the </w:t>
      </w:r>
      <w:del w:id="508" w:author="PH" w:date="2024-11-11T20:35:00Z" w16du:dateUtc="2024-11-11T19:35:00Z">
        <w:r w:rsidDel="003C48E5">
          <w:rPr>
            <w:lang w:eastAsia="nb-NO"/>
          </w:rPr>
          <w:delText>Service Metadata Locator</w:delText>
        </w:r>
      </w:del>
      <w:ins w:id="509" w:author="PH" w:date="2024-11-11T20:35:00Z" w16du:dateUtc="2024-11-11T19:35:00Z">
        <w:r w:rsidR="003C48E5">
          <w:rPr>
            <w:lang w:eastAsia="nb-NO"/>
          </w:rPr>
          <w:t>SML</w:t>
        </w:r>
      </w:ins>
      <w:r>
        <w:rPr>
          <w:lang w:eastAsia="nb-NO"/>
        </w:rPr>
        <w:t>.</w:t>
      </w:r>
    </w:p>
    <w:p w14:paraId="3C92D2EB" w14:textId="56CF808B" w:rsidR="005823FE" w:rsidRDefault="005A2D99" w:rsidP="005A2D99">
      <w:pPr>
        <w:pStyle w:val="PParagraph"/>
        <w:rPr>
          <w:lang w:eastAsia="nb-NO"/>
        </w:rPr>
      </w:pPr>
      <w:r>
        <w:rPr>
          <w:lang w:eastAsia="nb-NO"/>
        </w:rPr>
        <w:t xml:space="preserve">The </w:t>
      </w:r>
      <w:del w:id="510" w:author="PH" w:date="2024-11-11T20:36:00Z" w16du:dateUtc="2024-11-11T19:36:00Z">
        <w:r w:rsidDel="00562368">
          <w:rPr>
            <w:lang w:eastAsia="nb-NO"/>
          </w:rPr>
          <w:delText>Service Metadata Locator</w:delText>
        </w:r>
      </w:del>
      <w:ins w:id="511" w:author="PH" w:date="2024-11-11T20:36:00Z" w16du:dateUtc="2024-11-11T19:36:00Z">
        <w:r w:rsidR="00562368">
          <w:rPr>
            <w:lang w:eastAsia="nb-NO"/>
          </w:rPr>
          <w:t>SML</w:t>
        </w:r>
      </w:ins>
      <w:r>
        <w:rPr>
          <w:lang w:eastAsia="nb-NO"/>
        </w:rPr>
        <w:t xml:space="preserve"> service specification is based on the use of DNS (Domain Name System) lookups to find the address of the Service Metadata for a given participant ID [DNS-1034] [DNS-1035]. This approach has the advantage that it does not need a single central server to run the Discovery interface, with its associated single point of failure. Instead, the already distributed and highly redundant infrastructure which supports DNS is used. The SML service itself thus plays the role of providing controlled access to the creation and update of entries in the DNS.</w:t>
      </w:r>
    </w:p>
    <w:p w14:paraId="229FCA7D" w14:textId="77777777" w:rsidR="005A2D99" w:rsidRPr="001B5D58" w:rsidRDefault="005A2D99" w:rsidP="005A2D99">
      <w:pPr>
        <w:pStyle w:val="PHeading2"/>
      </w:pPr>
      <w:bookmarkStart w:id="512" w:name="_Toc71821147"/>
      <w:bookmarkStart w:id="513" w:name="_Toc183626401"/>
      <w:r w:rsidRPr="001B5D58">
        <w:t>Discovery flow</w:t>
      </w:r>
      <w:bookmarkEnd w:id="512"/>
      <w:bookmarkEnd w:id="513"/>
    </w:p>
    <w:p w14:paraId="13518720" w14:textId="77777777" w:rsidR="004B0DC2" w:rsidRDefault="005A2D99" w:rsidP="005A2D99">
      <w:pPr>
        <w:pStyle w:val="PParagraph"/>
        <w:rPr>
          <w:ins w:id="514" w:author="PH" w:date="2024-11-27T18:12:00Z" w16du:dateUtc="2024-11-27T17:12:00Z"/>
        </w:rPr>
      </w:pPr>
      <w:r w:rsidRPr="001B5D58">
        <w:t xml:space="preserve">For a sender, the first step in the Discovery process is to establish the location of the </w:t>
      </w:r>
      <w:del w:id="515" w:author="PH" w:date="2024-11-27T17:16:00Z" w16du:dateUtc="2024-11-27T16:16:00Z">
        <w:r w:rsidRPr="001B5D58" w:rsidDel="00FC748B">
          <w:delText>Service Metadata</w:delText>
        </w:r>
      </w:del>
      <w:ins w:id="516" w:author="PH" w:date="2024-11-27T17:16:00Z" w16du:dateUtc="2024-11-27T16:16:00Z">
        <w:r w:rsidR="00FC748B">
          <w:t>SMP</w:t>
        </w:r>
      </w:ins>
      <w:r w:rsidRPr="001B5D58">
        <w:t xml:space="preserve"> relating to the particular Participant Identifier to which the sender wants to transmit a message. Each participant identifier is registered with one and only one </w:t>
      </w:r>
      <w:del w:id="517" w:author="PH" w:date="2024-11-11T20:41:00Z" w16du:dateUtc="2024-11-11T19:41:00Z">
        <w:r w:rsidRPr="001B5D58" w:rsidDel="00AF71CD">
          <w:delText>Service Metadata Publisher</w:delText>
        </w:r>
      </w:del>
      <w:ins w:id="518" w:author="PH" w:date="2024-11-11T20:41:00Z" w16du:dateUtc="2024-11-11T19:41:00Z">
        <w:r w:rsidR="00AF71CD">
          <w:t>SMP</w:t>
        </w:r>
      </w:ins>
      <w:r w:rsidRPr="001B5D58">
        <w:t>.</w:t>
      </w:r>
    </w:p>
    <w:p w14:paraId="6727D30F" w14:textId="05CECBE9" w:rsidR="005A2D99" w:rsidRPr="001B5D58" w:rsidRDefault="005A2D99">
      <w:pPr>
        <w:pStyle w:val="PParagraph"/>
        <w:numPr>
          <w:ilvl w:val="0"/>
          <w:numId w:val="70"/>
        </w:numPr>
        <w:pPrChange w:id="519" w:author="PH" w:date="2024-11-27T18:13:00Z" w16du:dateUtc="2024-11-27T17:13:00Z">
          <w:pPr>
            <w:pStyle w:val="PParagraph"/>
          </w:pPr>
        </w:pPrChange>
      </w:pPr>
      <w:del w:id="520" w:author="PH" w:date="2024-11-27T18:12:00Z" w16du:dateUtc="2024-11-27T17:12:00Z">
        <w:r w:rsidRPr="001B5D58" w:rsidDel="004B0DC2">
          <w:delText xml:space="preserve"> </w:delText>
        </w:r>
      </w:del>
      <w:r w:rsidRPr="001B5D58">
        <w:t xml:space="preserve">The sender constructs the </w:t>
      </w:r>
      <w:del w:id="521" w:author="PH" w:date="2024-11-27T18:11:00Z" w16du:dateUtc="2024-11-27T17:11:00Z">
        <w:r w:rsidRPr="001B5D58" w:rsidDel="004B0DC2">
          <w:delText xml:space="preserve">address </w:delText>
        </w:r>
      </w:del>
      <w:ins w:id="522" w:author="PH" w:date="2024-11-27T18:11:00Z" w16du:dateUtc="2024-11-27T17:11:00Z">
        <w:r w:rsidR="004B0DC2">
          <w:t>domain name</w:t>
        </w:r>
        <w:r w:rsidR="004B0DC2" w:rsidRPr="001B5D58">
          <w:t xml:space="preserve"> </w:t>
        </w:r>
      </w:ins>
      <w:r w:rsidRPr="001B5D58">
        <w:t xml:space="preserve">for the </w:t>
      </w:r>
      <w:del w:id="523" w:author="PH" w:date="2024-11-27T18:09:00Z" w16du:dateUtc="2024-11-27T17:09:00Z">
        <w:r w:rsidRPr="001B5D58" w:rsidDel="004B0DC2">
          <w:delText>service metadata</w:delText>
        </w:r>
      </w:del>
      <w:ins w:id="524" w:author="PH" w:date="2024-11-27T18:09:00Z" w16du:dateUtc="2024-11-27T17:09:00Z">
        <w:r w:rsidR="004B0DC2">
          <w:t>SMP</w:t>
        </w:r>
      </w:ins>
      <w:r w:rsidRPr="001B5D58">
        <w:t xml:space="preserve"> for a given recipient participant identifier using a stand</w:t>
      </w:r>
      <w:r>
        <w:t>ard format, as follows:</w:t>
      </w:r>
    </w:p>
    <w:p w14:paraId="7DD8C262" w14:textId="368A83BB" w:rsidR="005A2D99" w:rsidRPr="001B5D58" w:rsidRDefault="005A2D99" w:rsidP="005A2D99">
      <w:pPr>
        <w:pStyle w:val="Code"/>
      </w:pPr>
      <w:del w:id="525" w:author="PH" w:date="2024-11-27T18:20:00Z" w16du:dateUtc="2024-11-27T17:20:00Z">
        <w:r w:rsidRPr="001B5D58" w:rsidDel="00546267">
          <w:delText>http://</w:delText>
        </w:r>
      </w:del>
      <w:r w:rsidRPr="001B5D58">
        <w:t>&lt;hash over recipientID&gt;.&lt;schemeID&gt;.&lt;SML domain&gt;</w:t>
      </w:r>
      <w:del w:id="526" w:author="PH" w:date="2024-11-27T18:20:00Z" w16du:dateUtc="2024-11-27T17:20:00Z">
        <w:r w:rsidRPr="001B5D58" w:rsidDel="00546267">
          <w:delText>/&lt;recip</w:delText>
        </w:r>
        <w:r w:rsidDel="00546267">
          <w:delText>ientID&gt;/services/&lt;documentType&gt;</w:delText>
        </w:r>
      </w:del>
    </w:p>
    <w:p w14:paraId="6BFF350D" w14:textId="438D39EA" w:rsidR="004B0DC2" w:rsidRDefault="004B0DC2" w:rsidP="004B0DC2">
      <w:pPr>
        <w:pStyle w:val="PParagraph"/>
        <w:numPr>
          <w:ilvl w:val="0"/>
          <w:numId w:val="70"/>
        </w:numPr>
        <w:rPr>
          <w:ins w:id="527" w:author="PH" w:date="2024-11-27T18:19:00Z" w16du:dateUtc="2024-11-27T17:19:00Z"/>
        </w:rPr>
      </w:pPr>
      <w:ins w:id="528" w:author="PH" w:date="2024-11-27T18:13:00Z" w16du:dateUtc="2024-11-27T17:13:00Z">
        <w:r>
          <w:t>T</w:t>
        </w:r>
      </w:ins>
      <w:ins w:id="529" w:author="PH" w:date="2024-11-27T18:11:00Z" w16du:dateUtc="2024-11-27T17:11:00Z">
        <w:r>
          <w:t xml:space="preserve">he sender performs a </w:t>
        </w:r>
      </w:ins>
      <w:ins w:id="530" w:author="PH" w:date="2024-11-27T18:12:00Z" w16du:dateUtc="2024-11-27T17:12:00Z">
        <w:r>
          <w:t>DNS U-NAPTR record lookup with the domain name</w:t>
        </w:r>
      </w:ins>
      <w:ins w:id="531" w:author="PH" w:date="2024-11-27T18:13:00Z" w16du:dateUtc="2024-11-27T17:13:00Z">
        <w:r>
          <w:t xml:space="preserve"> </w:t>
        </w:r>
      </w:ins>
      <w:ins w:id="532" w:author="PH" w:date="2024-11-27T18:19:00Z" w16du:dateUtc="2024-11-27T17:19:00Z">
        <w:r w:rsidR="00546267">
          <w:t xml:space="preserve">created in the previous step </w:t>
        </w:r>
      </w:ins>
      <w:ins w:id="533" w:author="PH" w:date="2024-11-27T18:13:00Z" w16du:dateUtc="2024-11-27T17:13:00Z">
        <w:r>
          <w:t>and extracts the base URL for the effective SMP query</w:t>
        </w:r>
      </w:ins>
      <w:ins w:id="534" w:author="PH" w:date="2024-11-27T18:12:00Z" w16du:dateUtc="2024-11-27T17:12:00Z">
        <w:r>
          <w:t>.</w:t>
        </w:r>
      </w:ins>
    </w:p>
    <w:p w14:paraId="46ECCDCC" w14:textId="0ACD7D36" w:rsidR="00546267" w:rsidRDefault="00546267" w:rsidP="004B0DC2">
      <w:pPr>
        <w:pStyle w:val="PParagraph"/>
        <w:numPr>
          <w:ilvl w:val="0"/>
          <w:numId w:val="70"/>
        </w:numPr>
        <w:rPr>
          <w:ins w:id="535" w:author="PH" w:date="2024-11-27T18:19:00Z" w16du:dateUtc="2024-11-27T17:19:00Z"/>
        </w:rPr>
      </w:pPr>
      <w:ins w:id="536" w:author="PH" w:date="2024-11-27T18:19:00Z" w16du:dateUtc="2024-11-27T17:19:00Z">
        <w:r>
          <w:t xml:space="preserve">The sender constructs the address for the SMP </w:t>
        </w:r>
        <w:r w:rsidRPr="001B5D58">
          <w:t>for a given recipient participant identifier using a stand</w:t>
        </w:r>
        <w:r>
          <w:t>ard format, as follows:</w:t>
        </w:r>
      </w:ins>
    </w:p>
    <w:p w14:paraId="1FB60B97" w14:textId="611820C8" w:rsidR="00546267" w:rsidRPr="001B5D58" w:rsidRDefault="00546267" w:rsidP="00546267">
      <w:pPr>
        <w:pStyle w:val="Code"/>
        <w:rPr>
          <w:ins w:id="537" w:author="PH" w:date="2024-11-27T18:20:00Z" w16du:dateUtc="2024-11-27T17:20:00Z"/>
        </w:rPr>
      </w:pPr>
      <w:ins w:id="538" w:author="PH" w:date="2024-11-27T18:20:00Z" w16du:dateUtc="2024-11-27T17:20:00Z">
        <w:r w:rsidRPr="001B5D58">
          <w:t>http</w:t>
        </w:r>
        <w:r>
          <w:t>s</w:t>
        </w:r>
        <w:r w:rsidRPr="001B5D58">
          <w:t>://&lt;</w:t>
        </w:r>
        <w:r>
          <w:t>smpBaseUrlFromNaptrLookup</w:t>
        </w:r>
        <w:r w:rsidRPr="001B5D58">
          <w:t>&gt;/&lt;recip</w:t>
        </w:r>
        <w:r>
          <w:t>ientID&gt;/services/&lt;documentType&gt;</w:t>
        </w:r>
      </w:ins>
    </w:p>
    <w:p w14:paraId="7FA624EE" w14:textId="6933BBC3" w:rsidR="005A2D99" w:rsidRPr="001B5D58" w:rsidRDefault="005A2D99" w:rsidP="005A2D99">
      <w:pPr>
        <w:pStyle w:val="PParagraph"/>
      </w:pPr>
      <w:r w:rsidRPr="001B5D58">
        <w:t xml:space="preserve">The sender uses this URL in an HTTP GET operation which returns the metadata relating to that recipient and the specific document type (for details, see the </w:t>
      </w:r>
      <w:del w:id="539" w:author="PH" w:date="2024-11-11T20:57:00Z" w16du:dateUtc="2024-11-11T19:57:00Z">
        <w:r w:rsidRPr="001B5D58" w:rsidDel="00A878E8">
          <w:delText>Service Metadata Publishing</w:delText>
        </w:r>
      </w:del>
      <w:ins w:id="540" w:author="PH" w:date="2024-11-11T20:57:00Z" w16du:dateUtc="2024-11-11T19:57:00Z">
        <w:r w:rsidR="00A878E8">
          <w:t>SMP</w:t>
        </w:r>
      </w:ins>
      <w:r w:rsidRPr="001B5D58">
        <w:t xml:space="preserve"> specification [BDEN-SMP]). The sender can obtain the information necessary to transmit a message containing that document type to that recipient from the returned metadata. This sequence is shown in</w:t>
      </w:r>
      <w:r>
        <w:t xml:space="preserve"> </w:t>
      </w:r>
      <w:r>
        <w:fldChar w:fldCharType="begin"/>
      </w:r>
      <w:r>
        <w:instrText xml:space="preserve"> REF _Ref182237180 \h </w:instrText>
      </w:r>
      <w:r>
        <w:fldChar w:fldCharType="separate"/>
      </w:r>
      <w:ins w:id="541" w:author="PH" w:date="2024-11-27T18:59:00Z" w16du:dateUtc="2024-11-27T17:59:00Z">
        <w:r w:rsidR="00901FC4">
          <w:t xml:space="preserve">Figure </w:t>
        </w:r>
        <w:r w:rsidR="00901FC4">
          <w:rPr>
            <w:noProof/>
          </w:rPr>
          <w:t>2</w:t>
        </w:r>
      </w:ins>
      <w:r>
        <w:fldChar w:fldCharType="end"/>
      </w:r>
      <w:r w:rsidRPr="001B5D58">
        <w:t>.</w:t>
      </w:r>
    </w:p>
    <w:p w14:paraId="23E3BE11" w14:textId="0A5D6F9B" w:rsidR="005A2D99" w:rsidRDefault="005A2D99" w:rsidP="005A2D99">
      <w:pPr>
        <w:pStyle w:val="PParagraph"/>
      </w:pPr>
      <w:r w:rsidRPr="001B5D58">
        <w:t xml:space="preserve">Note that the sender is required to know 2 pieces of information about the recipient - the recipient's participant ID and the ID of the Scheme of the participant ID (i.e. the format or type of the participant ID). This provides for flexibility in the types of participant identifier that can be used in the system. Since in general a participant ID may not have a format that is acceptable in an HTTP URL, the ID is hashed into a string as described in section </w:t>
      </w:r>
      <w:r w:rsidR="00DB6F35">
        <w:fldChar w:fldCharType="begin"/>
      </w:r>
      <w:r w:rsidR="00DB6F35">
        <w:instrText xml:space="preserve"> REF _Ref182248059 \r \h </w:instrText>
      </w:r>
      <w:r w:rsidR="00DB6F35">
        <w:fldChar w:fldCharType="separate"/>
      </w:r>
      <w:r w:rsidR="00901FC4">
        <w:t>3.1.1</w:t>
      </w:r>
      <w:r w:rsidR="00DB6F35">
        <w:fldChar w:fldCharType="end"/>
      </w:r>
      <w:r w:rsidRPr="001B5D58">
        <w:t xml:space="preserve"> Format of Participant Identifiers.</w:t>
      </w:r>
    </w:p>
    <w:p w14:paraId="0EF4788D" w14:textId="1A7C36F2" w:rsidR="005A2D99" w:rsidRDefault="008636F6" w:rsidP="005A2D99">
      <w:pPr>
        <w:keepNext/>
        <w:jc w:val="center"/>
      </w:pPr>
      <w:ins w:id="542" w:author="PH" w:date="2024-11-27T18:27:00Z" w16du:dateUtc="2024-11-27T17:27:00Z">
        <w:r>
          <w:rPr>
            <w:noProof/>
          </w:rPr>
          <w:drawing>
            <wp:inline distT="0" distB="0" distL="0" distR="0" wp14:anchorId="053F4DBF" wp14:editId="3B8AD1BE">
              <wp:extent cx="5445760" cy="5349875"/>
              <wp:effectExtent l="0" t="0" r="2540" b="3175"/>
              <wp:docPr id="196275528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5760" cy="5349875"/>
                      </a:xfrm>
                      <a:prstGeom prst="rect">
                        <a:avLst/>
                      </a:prstGeom>
                      <a:noFill/>
                      <a:ln>
                        <a:noFill/>
                      </a:ln>
                    </pic:spPr>
                  </pic:pic>
                </a:graphicData>
              </a:graphic>
            </wp:inline>
          </w:drawing>
        </w:r>
      </w:ins>
      <w:del w:id="543" w:author="PH" w:date="2024-11-27T18:28:00Z" w16du:dateUtc="2024-11-27T17:28:00Z">
        <w:r w:rsidR="005A2D99" w:rsidDel="008636F6">
          <w:rPr>
            <w:noProof/>
            <w:lang w:val="de-DE" w:eastAsia="de-DE"/>
          </w:rPr>
          <w:drawing>
            <wp:inline distT="0" distB="0" distL="0" distR="0" wp14:anchorId="7784B27A" wp14:editId="2A5492EB">
              <wp:extent cx="5759450" cy="3113573"/>
              <wp:effectExtent l="19050" t="0" r="0" b="0"/>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srcRect/>
                      <a:stretch>
                        <a:fillRect/>
                      </a:stretch>
                    </pic:blipFill>
                    <pic:spPr bwMode="auto">
                      <a:xfrm>
                        <a:off x="0" y="0"/>
                        <a:ext cx="5759450" cy="3113573"/>
                      </a:xfrm>
                      <a:prstGeom prst="rect">
                        <a:avLst/>
                      </a:prstGeom>
                      <a:noFill/>
                      <a:ln w="9525">
                        <a:noFill/>
                        <a:miter lim="800000"/>
                        <a:headEnd/>
                        <a:tailEnd/>
                      </a:ln>
                    </pic:spPr>
                  </pic:pic>
                </a:graphicData>
              </a:graphic>
            </wp:inline>
          </w:drawing>
        </w:r>
      </w:del>
    </w:p>
    <w:p w14:paraId="72FF5289" w14:textId="47D55FC7" w:rsidR="005A2D99" w:rsidRDefault="005A2D99" w:rsidP="005A2D99">
      <w:pPr>
        <w:pStyle w:val="Beschriftung"/>
      </w:pPr>
      <w:bookmarkStart w:id="544" w:name="_Ref182237180"/>
      <w:r>
        <w:t xml:space="preserve">Figure </w:t>
      </w:r>
      <w:fldSimple w:instr=" SEQ Figure \* ARABIC ">
        <w:r w:rsidR="00901FC4">
          <w:rPr>
            <w:noProof/>
          </w:rPr>
          <w:t>2</w:t>
        </w:r>
      </w:fldSimple>
      <w:bookmarkEnd w:id="544"/>
      <w:r>
        <w:t xml:space="preserve">: </w:t>
      </w:r>
      <w:r w:rsidRPr="00332978">
        <w:t>Sequence Diagram for Sender transmitting Document to Recipient</w:t>
      </w:r>
    </w:p>
    <w:p w14:paraId="57C07616" w14:textId="496FC8E3" w:rsidR="005A2D99" w:rsidRDefault="005A2D99" w:rsidP="005A2D99">
      <w:pPr>
        <w:pStyle w:val="PParagraph"/>
        <w:rPr>
          <w:ins w:id="545" w:author="PH" w:date="2024-11-11T22:07:00Z" w16du:dateUtc="2024-11-11T21:07:00Z"/>
        </w:rPr>
      </w:pPr>
      <w:r w:rsidRPr="001F47A3">
        <w:t xml:space="preserve">The underlying design of the Discovery process is based on the use of Domain Name System (DNS) </w:t>
      </w:r>
      <w:del w:id="546" w:author="PH" w:date="2024-11-11T21:05:00Z" w16du:dateUtc="2024-11-11T20:05:00Z">
        <w:r w:rsidRPr="001F47A3" w:rsidDel="00775A59">
          <w:delText xml:space="preserve">CNAME </w:delText>
        </w:r>
      </w:del>
      <w:ins w:id="547" w:author="PH" w:date="2024-11-11T21:05:00Z" w16du:dateUtc="2024-11-11T20:05:00Z">
        <w:r w:rsidR="00775A59">
          <w:t>U-NAPTR</w:t>
        </w:r>
        <w:r w:rsidR="00775A59" w:rsidRPr="001F47A3">
          <w:t xml:space="preserve"> </w:t>
        </w:r>
      </w:ins>
      <w:r w:rsidRPr="001F47A3">
        <w:t>records</w:t>
      </w:r>
      <w:ins w:id="548" w:author="PH" w:date="2024-11-11T21:19:00Z" w16du:dateUtc="2024-11-11T20:19:00Z">
        <w:r w:rsidR="00D24E1A">
          <w:t xml:space="preserve"> (see [BDXL1])</w:t>
        </w:r>
      </w:ins>
      <w:r w:rsidRPr="001F47A3">
        <w:t xml:space="preserve"> which correspond to the Domain Name in the format given above, namely that there is a </w:t>
      </w:r>
      <w:del w:id="549" w:author="PH" w:date="2024-11-11T21:38:00Z" w16du:dateUtc="2024-11-11T20:38:00Z">
        <w:r w:rsidRPr="001F47A3" w:rsidDel="00E8583E">
          <w:delText>CN</w:delText>
        </w:r>
        <w:r w:rsidDel="00E8583E">
          <w:delText xml:space="preserve">AME </w:delText>
        </w:r>
      </w:del>
      <w:ins w:id="550" w:author="PH" w:date="2024-11-11T21:38:00Z" w16du:dateUtc="2024-11-11T20:38:00Z">
        <w:r w:rsidR="00E8583E">
          <w:t xml:space="preserve">U-NAPTR </w:t>
        </w:r>
      </w:ins>
      <w:r>
        <w:t xml:space="preserve">record for the domain name </w:t>
      </w:r>
      <w:r w:rsidRPr="000A7B75">
        <w:rPr>
          <w:rStyle w:val="InlinecodeZchn"/>
          <w:rFonts w:eastAsiaTheme="minorHAnsi"/>
        </w:rPr>
        <w:t>&lt;hash over recipientID&gt;.&lt;schemeID&gt;.&lt;SML domain&gt;</w:t>
      </w:r>
      <w:r>
        <w:t>.</w:t>
      </w:r>
      <w:r w:rsidRPr="001F47A3">
        <w:t xml:space="preserve"> Furthermore, that </w:t>
      </w:r>
      <w:del w:id="551" w:author="PH" w:date="2024-11-11T21:20:00Z" w16du:dateUtc="2024-11-11T20:20:00Z">
        <w:r w:rsidRPr="001F47A3" w:rsidDel="00D24E1A">
          <w:delText xml:space="preserve">CNAME </w:delText>
        </w:r>
      </w:del>
      <w:ins w:id="552" w:author="PH" w:date="2024-11-11T21:20:00Z" w16du:dateUtc="2024-11-11T20:20:00Z">
        <w:r w:rsidR="00D24E1A">
          <w:t>U-NAPTR</w:t>
        </w:r>
        <w:r w:rsidR="00D24E1A" w:rsidRPr="001F47A3">
          <w:t xml:space="preserve"> </w:t>
        </w:r>
      </w:ins>
      <w:r w:rsidRPr="001F47A3">
        <w:t xml:space="preserve">record points at the </w:t>
      </w:r>
      <w:del w:id="553" w:author="PH" w:date="2024-11-11T21:20:00Z" w16du:dateUtc="2024-11-11T20:20:00Z">
        <w:r w:rsidRPr="001F47A3" w:rsidDel="00612E4E">
          <w:delText>Service Metadata Publisher</w:delText>
        </w:r>
      </w:del>
      <w:ins w:id="554" w:author="PH" w:date="2024-11-11T21:20:00Z" w16du:dateUtc="2024-11-11T20:20:00Z">
        <w:r w:rsidR="00612E4E">
          <w:t>SMP</w:t>
        </w:r>
      </w:ins>
      <w:r w:rsidRPr="001F47A3">
        <w:t xml:space="preserve"> which holds the metadata about that recipient.</w:t>
      </w:r>
      <w:del w:id="555" w:author="PH" w:date="2024-11-27T18:28:00Z" w16du:dateUtc="2024-11-27T17:28:00Z">
        <w:r w:rsidRPr="001F47A3" w:rsidDel="008636F6">
          <w:delText xml:space="preserve"> This means that an address lookup for the domain name by the sender naturally resolves to the </w:delText>
        </w:r>
      </w:del>
      <w:del w:id="556" w:author="PH" w:date="2024-11-11T21:20:00Z" w16du:dateUtc="2024-11-11T20:20:00Z">
        <w:r w:rsidRPr="001F47A3" w:rsidDel="00714F92">
          <w:delText>Service Metadata Publisher</w:delText>
        </w:r>
      </w:del>
      <w:del w:id="557" w:author="PH" w:date="2024-11-27T18:28:00Z" w16du:dateUtc="2024-11-27T17:28:00Z">
        <w:r w:rsidRPr="001F47A3" w:rsidDel="008636F6">
          <w:delText xml:space="preserve"> holding the metadata.</w:delText>
        </w:r>
      </w:del>
      <w:del w:id="558" w:author="PH" w:date="2024-11-11T21:20:00Z" w16du:dateUtc="2024-11-11T20:20:00Z">
        <w:r w:rsidRPr="001F47A3" w:rsidDel="00723D5B">
          <w:delText xml:space="preserve"> The resolution of Web URLs in this way is a fundamental part of the World Wide Web and so it is based on standard technology </w:delText>
        </w:r>
        <w:r w:rsidDel="00723D5B">
          <w:delText>that it available to all users.</w:delText>
        </w:r>
      </w:del>
    </w:p>
    <w:p w14:paraId="3541D5DD" w14:textId="64B64C2F" w:rsidR="00FC6250" w:rsidRDefault="00FC6250">
      <w:pPr>
        <w:pStyle w:val="PHeading3"/>
        <w:rPr>
          <w:ins w:id="559" w:author="PH" w:date="2024-11-11T21:39:00Z" w16du:dateUtc="2024-11-11T20:39:00Z"/>
        </w:rPr>
        <w:pPrChange w:id="560" w:author="PH" w:date="2024-11-11T22:07:00Z" w16du:dateUtc="2024-11-11T21:07:00Z">
          <w:pPr>
            <w:pStyle w:val="PParagraph"/>
          </w:pPr>
        </w:pPrChange>
      </w:pPr>
      <w:bookmarkStart w:id="561" w:name="_Toc183626402"/>
      <w:ins w:id="562" w:author="PH" w:date="2024-11-11T22:07:00Z" w16du:dateUtc="2024-11-11T21:07:00Z">
        <w:r w:rsidRPr="00FC6250">
          <w:t>U-NAPTR Resource Records</w:t>
        </w:r>
      </w:ins>
      <w:bookmarkEnd w:id="561"/>
    </w:p>
    <w:p w14:paraId="2479F19C" w14:textId="1DE96E94" w:rsidR="00444476" w:rsidRDefault="00444476" w:rsidP="005A2D99">
      <w:pPr>
        <w:pStyle w:val="PParagraph"/>
        <w:rPr>
          <w:ins w:id="563" w:author="PH" w:date="2024-11-11T22:08:00Z" w16du:dateUtc="2024-11-11T21:08:00Z"/>
        </w:rPr>
      </w:pPr>
      <w:ins w:id="564" w:author="PH" w:date="2024-11-11T21:39:00Z" w16du:dateUtc="2024-11-11T20:39:00Z">
        <w:r>
          <w:t xml:space="preserve">The NAPTR service name MUST be </w:t>
        </w:r>
        <w:r w:rsidRPr="00444476">
          <w:rPr>
            <w:rStyle w:val="InlinecodeZchn"/>
            <w:rFonts w:eastAsiaTheme="minorHAnsi"/>
            <w:rPrChange w:id="565" w:author="PH" w:date="2024-11-11T21:39:00Z" w16du:dateUtc="2024-11-11T20:39:00Z">
              <w:rPr/>
            </w:rPrChange>
          </w:rPr>
          <w:t>Meta:SMP</w:t>
        </w:r>
        <w:r>
          <w:t>.</w:t>
        </w:r>
      </w:ins>
      <w:ins w:id="566" w:author="PH" w:date="2024-11-11T21:40:00Z" w16du:dateUtc="2024-11-11T20:40:00Z">
        <w:r w:rsidR="00F14B8C">
          <w:t xml:space="preserve"> Other service names MUST NOT be </w:t>
        </w:r>
      </w:ins>
      <w:ins w:id="567" w:author="PH" w:date="2024-11-11T21:43:00Z" w16du:dateUtc="2024-11-11T20:43:00Z">
        <w:r w:rsidR="00093BD4">
          <w:t>used</w:t>
        </w:r>
      </w:ins>
      <w:ins w:id="568" w:author="PH" w:date="2024-11-11T21:40:00Z" w16du:dateUtc="2024-11-11T20:40:00Z">
        <w:r w:rsidR="00F14B8C">
          <w:t>.</w:t>
        </w:r>
      </w:ins>
      <w:ins w:id="569" w:author="PH" w:date="2024-11-11T22:06:00Z" w16du:dateUtc="2024-11-11T21:06:00Z">
        <w:r w:rsidR="007A0070">
          <w:t xml:space="preserve"> </w:t>
        </w:r>
        <w:r w:rsidR="007A0070" w:rsidRPr="007A0070">
          <w:t>Note that the service field is case-insensitive, according to [RFC4848].</w:t>
        </w:r>
      </w:ins>
    </w:p>
    <w:p w14:paraId="20DF8316" w14:textId="396FDA87" w:rsidR="00FC6250" w:rsidRDefault="00FC6250" w:rsidP="005A2D99">
      <w:pPr>
        <w:pStyle w:val="PParagraph"/>
        <w:rPr>
          <w:ins w:id="570" w:author="PH" w:date="2024-11-11T22:09:00Z" w16du:dateUtc="2024-11-11T21:09:00Z"/>
        </w:rPr>
      </w:pPr>
      <w:ins w:id="571" w:author="PH" w:date="2024-11-11T22:08:00Z">
        <w:r w:rsidRPr="00FC6250">
          <w:t>URI values stored in BDXL U-NAPTR records MUST</w:t>
        </w:r>
      </w:ins>
    </w:p>
    <w:p w14:paraId="1FA12E37" w14:textId="63E85F89" w:rsidR="0003614C" w:rsidRDefault="00FC6250" w:rsidP="00FC6250">
      <w:pPr>
        <w:pStyle w:val="PParagraph"/>
        <w:numPr>
          <w:ilvl w:val="0"/>
          <w:numId w:val="69"/>
        </w:numPr>
        <w:rPr>
          <w:ins w:id="572" w:author="PH" w:date="2024-11-11T22:12:00Z" w16du:dateUtc="2024-11-11T21:12:00Z"/>
        </w:rPr>
      </w:pPr>
      <w:ins w:id="573" w:author="PH" w:date="2024-11-11T22:08:00Z">
        <w:r w:rsidRPr="00FC6250">
          <w:t xml:space="preserve">use </w:t>
        </w:r>
      </w:ins>
      <w:ins w:id="574" w:author="PH" w:date="2024-11-11T22:10:00Z" w16du:dateUtc="2024-11-11T21:10:00Z">
        <w:r w:rsidR="00FB6CFA">
          <w:t xml:space="preserve">only </w:t>
        </w:r>
      </w:ins>
      <w:ins w:id="575" w:author="PH" w:date="2024-11-11T22:08:00Z">
        <w:r w:rsidRPr="00FC6250">
          <w:t xml:space="preserve">the </w:t>
        </w:r>
      </w:ins>
      <w:r w:rsidR="00175065">
        <w:t>“https”</w:t>
      </w:r>
      <w:ins w:id="576" w:author="PH" w:date="2024-11-11T22:08:00Z">
        <w:r w:rsidRPr="00FC6250">
          <w:t xml:space="preserve"> URL scheme</w:t>
        </w:r>
      </w:ins>
      <w:ins w:id="577" w:author="PH" w:date="2024-11-11T22:10:00Z" w16du:dateUtc="2024-11-11T21:10:00Z">
        <w:r w:rsidR="00FB6CFA">
          <w:t>.</w:t>
        </w:r>
      </w:ins>
    </w:p>
    <w:p w14:paraId="53445CDB" w14:textId="2B9BA7CB" w:rsidR="00FC6250" w:rsidRPr="006210FE" w:rsidRDefault="0003614C" w:rsidP="00FC6250">
      <w:pPr>
        <w:pStyle w:val="PParagraph"/>
        <w:numPr>
          <w:ilvl w:val="0"/>
          <w:numId w:val="69"/>
        </w:numPr>
        <w:rPr>
          <w:ins w:id="578" w:author="PH" w:date="2024-11-11T22:09:00Z" w16du:dateUtc="2024-11-11T21:09:00Z"/>
        </w:rPr>
      </w:pPr>
      <w:ins w:id="579" w:author="PH" w:date="2024-11-11T22:12:00Z" w16du:dateUtc="2024-11-11T21:12:00Z">
        <w:r>
          <w:t>NOT use username and/or password in the domain authority section</w:t>
        </w:r>
      </w:ins>
    </w:p>
    <w:p w14:paraId="6D28DDB9" w14:textId="2432C3A8" w:rsidR="00FC6250" w:rsidRDefault="00FB6CFA" w:rsidP="00FC6250">
      <w:pPr>
        <w:pStyle w:val="PParagraph"/>
        <w:numPr>
          <w:ilvl w:val="0"/>
          <w:numId w:val="69"/>
        </w:numPr>
        <w:rPr>
          <w:ins w:id="580" w:author="PH" w:date="2024-11-11T22:09:00Z" w16du:dateUtc="2024-11-11T21:09:00Z"/>
        </w:rPr>
      </w:pPr>
      <w:ins w:id="581" w:author="PH" w:date="2024-11-11T22:11:00Z" w16du:dateUtc="2024-11-11T21:11:00Z">
        <w:r>
          <w:t xml:space="preserve">NOT </w:t>
        </w:r>
      </w:ins>
      <w:ins w:id="582" w:author="PH" w:date="2024-11-11T22:08:00Z">
        <w:r w:rsidR="00FC6250" w:rsidRPr="00FC6250">
          <w:t xml:space="preserve">include query or fragment parts, in addition to the </w:t>
        </w:r>
      </w:ins>
      <w:ins w:id="583" w:author="PH" w:date="2024-11-11T22:12:00Z" w16du:dateUtc="2024-11-11T21:12:00Z">
        <w:r w:rsidR="0003614C">
          <w:t xml:space="preserve">domain </w:t>
        </w:r>
      </w:ins>
      <w:ins w:id="584" w:author="PH" w:date="2024-11-11T22:08:00Z">
        <w:r w:rsidR="00FC6250" w:rsidRPr="00FC6250">
          <w:t xml:space="preserve">authority </w:t>
        </w:r>
      </w:ins>
      <w:r w:rsidR="00175065">
        <w:t xml:space="preserve">and path </w:t>
      </w:r>
      <w:ins w:id="585" w:author="PH" w:date="2024-11-11T22:08:00Z">
        <w:r w:rsidR="00FC6250" w:rsidRPr="00FC6250">
          <w:t>part</w:t>
        </w:r>
      </w:ins>
      <w:r w:rsidR="00175065">
        <w:t>s</w:t>
      </w:r>
    </w:p>
    <w:p w14:paraId="781EE2F4" w14:textId="7F66572C" w:rsidR="00FC6250" w:rsidRDefault="00FC6250" w:rsidP="00FC6250">
      <w:pPr>
        <w:pStyle w:val="PParagraph"/>
        <w:rPr>
          <w:ins w:id="586" w:author="PH" w:date="2024-11-27T09:36:00Z" w16du:dateUtc="2024-11-27T08:36:00Z"/>
        </w:rPr>
      </w:pPr>
      <w:ins w:id="587" w:author="PH" w:date="2024-11-11T22:08:00Z">
        <w:r w:rsidRPr="00FC6250">
          <w:t xml:space="preserve">Note that </w:t>
        </w:r>
      </w:ins>
      <w:ins w:id="588" w:author="PH" w:date="2024-11-11T22:13:00Z" w16du:dateUtc="2024-11-11T21:13:00Z">
        <w:r w:rsidR="001C2A93">
          <w:t>URI</w:t>
        </w:r>
        <w:r w:rsidR="0003614C">
          <w:t xml:space="preserve"> </w:t>
        </w:r>
      </w:ins>
      <w:ins w:id="589" w:author="PH" w:date="2024-11-11T22:08:00Z">
        <w:r w:rsidRPr="00FC6250">
          <w:t>scheme and host name are case insensitive. All other URI components MUST be treated as case sensitive</w:t>
        </w:r>
      </w:ins>
      <w:ins w:id="590" w:author="PH" w:date="2024-11-11T22:09:00Z" w16du:dateUtc="2024-11-11T21:09:00Z">
        <w:r w:rsidR="009B026B">
          <w:t xml:space="preserve"> (see [RFC3986])</w:t>
        </w:r>
      </w:ins>
      <w:ins w:id="591" w:author="PH" w:date="2024-11-11T22:08:00Z">
        <w:r w:rsidRPr="00FC6250">
          <w:t>.</w:t>
        </w:r>
      </w:ins>
    </w:p>
    <w:p w14:paraId="7F95A9D6" w14:textId="21E73B6B" w:rsidR="0056341E" w:rsidRDefault="0056341E" w:rsidP="00FC6250">
      <w:pPr>
        <w:pStyle w:val="PParagraph"/>
      </w:pPr>
      <w:ins w:id="592" w:author="PH" w:date="2024-11-27T09:36:00Z" w16du:dateUtc="2024-11-27T08:36:00Z">
        <w:r>
          <w:t>Note</w:t>
        </w:r>
      </w:ins>
      <w:ins w:id="593" w:author="PH" w:date="2024-11-27T09:37:00Z" w16du:dateUtc="2024-11-27T08:37:00Z">
        <w:r>
          <w:t xml:space="preserve"> w</w:t>
        </w:r>
      </w:ins>
      <w:ins w:id="594" w:author="PH" w:date="2024-11-27T09:36:00Z" w16du:dateUtc="2024-11-27T08:36:00Z">
        <w:r>
          <w:t xml:space="preserve">hen querying NAPTR records for a Participant, more than one record </w:t>
        </w:r>
      </w:ins>
      <w:ins w:id="595" w:author="PH" w:date="2024-11-27T09:37:00Z" w16du:dateUtc="2024-11-27T08:37:00Z">
        <w:r>
          <w:t>w</w:t>
        </w:r>
      </w:ins>
      <w:ins w:id="596" w:author="PH" w:date="2024-11-27T09:36:00Z" w16du:dateUtc="2024-11-27T08:36:00Z">
        <w:r>
          <w:t>ith different s</w:t>
        </w:r>
      </w:ins>
      <w:ins w:id="597" w:author="PH" w:date="2024-11-27T09:37:00Z" w16du:dateUtc="2024-11-27T08:37:00Z">
        <w:r>
          <w:t>ervice names</w:t>
        </w:r>
      </w:ins>
      <w:ins w:id="598" w:author="PH" w:date="2024-11-27T09:36:00Z" w16du:dateUtc="2024-11-27T08:36:00Z">
        <w:r>
          <w:t xml:space="preserve"> may be returned.</w:t>
        </w:r>
      </w:ins>
    </w:p>
    <w:p w14:paraId="56ABE7DE" w14:textId="77777777" w:rsidR="006C5BE2" w:rsidRPr="001F47A3" w:rsidRDefault="006C5BE2" w:rsidP="006C5BE2">
      <w:pPr>
        <w:pStyle w:val="PHeading2"/>
      </w:pPr>
      <w:bookmarkStart w:id="599" w:name="_Toc71821148"/>
      <w:bookmarkStart w:id="600" w:name="_Toc183626403"/>
      <w:r w:rsidRPr="001F47A3">
        <w:t>Flows Relating to Service Metadata Publishers</w:t>
      </w:r>
      <w:bookmarkEnd w:id="599"/>
      <w:bookmarkEnd w:id="600"/>
      <w:r w:rsidRPr="001F47A3">
        <w:t xml:space="preserve"> </w:t>
      </w:r>
    </w:p>
    <w:p w14:paraId="1BEB03F2" w14:textId="1BEB7CD7" w:rsidR="006C5BE2" w:rsidRDefault="006C5BE2" w:rsidP="006C5BE2">
      <w:pPr>
        <w:pStyle w:val="PParagraph"/>
      </w:pPr>
      <w:r w:rsidRPr="001F47A3">
        <w:t xml:space="preserve">The management of the DNS </w:t>
      </w:r>
      <w:del w:id="601" w:author="PH" w:date="2024-11-11T21:20:00Z" w16du:dateUtc="2024-11-11T20:20:00Z">
        <w:r w:rsidRPr="001F47A3" w:rsidDel="00C20FAE">
          <w:delText xml:space="preserve">CNAME </w:delText>
        </w:r>
      </w:del>
      <w:ins w:id="602" w:author="PH" w:date="2024-11-11T21:20:00Z" w16du:dateUtc="2024-11-11T20:20:00Z">
        <w:r w:rsidR="00C20FAE">
          <w:t>U-NAPTR</w:t>
        </w:r>
        <w:r w:rsidR="00C20FAE" w:rsidRPr="001F47A3">
          <w:t xml:space="preserve"> </w:t>
        </w:r>
      </w:ins>
      <w:r w:rsidRPr="001F47A3">
        <w:t xml:space="preserve">records for a given participant identifier is performed through the Management interface of the </w:t>
      </w:r>
      <w:del w:id="603" w:author="PH" w:date="2024-11-11T21:20:00Z" w16du:dateUtc="2024-11-11T20:20:00Z">
        <w:r w:rsidRPr="001F47A3" w:rsidDel="00891F73">
          <w:delText>Service Metadata Locator</w:delText>
        </w:r>
      </w:del>
      <w:ins w:id="604" w:author="PH" w:date="2024-11-11T21:20:00Z" w16du:dateUtc="2024-11-11T20:20:00Z">
        <w:r w:rsidR="00891F73">
          <w:t>SML</w:t>
        </w:r>
      </w:ins>
      <w:r w:rsidRPr="001F47A3">
        <w:t xml:space="preserve">. The management interface is primarily for use by the </w:t>
      </w:r>
      <w:del w:id="605" w:author="PH" w:date="2024-11-11T21:21:00Z" w16du:dateUtc="2024-11-11T20:21:00Z">
        <w:r w:rsidRPr="001F47A3" w:rsidDel="00555610">
          <w:delText>Service Metadata Publisher</w:delText>
        </w:r>
      </w:del>
      <w:ins w:id="606" w:author="PH" w:date="2024-11-11T21:21:00Z" w16du:dateUtc="2024-11-11T20:21:00Z">
        <w:r w:rsidR="00555610">
          <w:t>SMP</w:t>
        </w:r>
      </w:ins>
      <w:r w:rsidRPr="001F47A3">
        <w:t xml:space="preserve"> which controls the service metadata for a given participant identifier. Note that the DNS </w:t>
      </w:r>
      <w:del w:id="607" w:author="PH" w:date="2024-11-11T21:21:00Z" w16du:dateUtc="2024-11-11T20:21:00Z">
        <w:r w:rsidRPr="001F47A3" w:rsidDel="00604F57">
          <w:delText xml:space="preserve">CNAME </w:delText>
        </w:r>
      </w:del>
      <w:ins w:id="608" w:author="PH" w:date="2024-11-11T21:21:00Z" w16du:dateUtc="2024-11-11T20:21:00Z">
        <w:r w:rsidR="00604F57">
          <w:t>U-NAPTR</w:t>
        </w:r>
        <w:r w:rsidR="00604F57" w:rsidRPr="001F47A3">
          <w:t xml:space="preserve"> </w:t>
        </w:r>
      </w:ins>
      <w:r w:rsidRPr="001F47A3">
        <w:t xml:space="preserve">records </w:t>
      </w:r>
      <w:r w:rsidRPr="00CD5EFB">
        <w:t xml:space="preserve">are </w:t>
      </w:r>
      <w:r w:rsidRPr="00CD5EFB">
        <w:rPr>
          <w:b/>
        </w:rPr>
        <w:t>not</w:t>
      </w:r>
      <w:r w:rsidRPr="00CD5EFB">
        <w:t xml:space="preserve"> manipulated</w:t>
      </w:r>
      <w:r w:rsidRPr="001F47A3">
        <w:t xml:space="preserve"> directly by the </w:t>
      </w:r>
      <w:del w:id="609" w:author="PH" w:date="2024-11-11T21:21:00Z" w16du:dateUtc="2024-11-11T20:21:00Z">
        <w:r w:rsidRPr="001F47A3" w:rsidDel="005B4F46">
          <w:delText>Service Metadata Publisher</w:delText>
        </w:r>
      </w:del>
      <w:ins w:id="610" w:author="PH" w:date="2024-11-11T21:21:00Z" w16du:dateUtc="2024-11-11T20:21:00Z">
        <w:r w:rsidR="005B4F46">
          <w:t>SMP</w:t>
        </w:r>
      </w:ins>
      <w:r w:rsidRPr="001F47A3">
        <w:t xml:space="preserve"> but are manipulated by the </w:t>
      </w:r>
      <w:del w:id="611" w:author="PH" w:date="2024-11-11T21:21:00Z" w16du:dateUtc="2024-11-11T20:21:00Z">
        <w:r w:rsidRPr="001F47A3" w:rsidDel="005B4F46">
          <w:delText>Service Metadata Locator</w:delText>
        </w:r>
      </w:del>
      <w:ins w:id="612" w:author="PH" w:date="2024-11-11T21:21:00Z" w16du:dateUtc="2024-11-11T20:21:00Z">
        <w:r w:rsidR="005B4F46">
          <w:t>SML</w:t>
        </w:r>
      </w:ins>
      <w:r w:rsidRPr="001F47A3">
        <w:t xml:space="preserve"> service following requests made to its Management interface. The basic process steps for the SMP to manipulate the metadata relating to a given participant are shown </w:t>
      </w:r>
      <w:r>
        <w:t xml:space="preserve">in </w:t>
      </w:r>
      <w:r>
        <w:fldChar w:fldCharType="begin"/>
      </w:r>
      <w:r>
        <w:instrText xml:space="preserve"> REF _Ref182237455 \h </w:instrText>
      </w:r>
      <w:r>
        <w:fldChar w:fldCharType="separate"/>
      </w:r>
      <w:ins w:id="613" w:author="PH" w:date="2024-11-27T18:59:00Z" w16du:dateUtc="2024-11-27T17:59:00Z">
        <w:r w:rsidR="00901FC4">
          <w:t xml:space="preserve">Figure </w:t>
        </w:r>
        <w:r w:rsidR="00901FC4">
          <w:rPr>
            <w:noProof/>
          </w:rPr>
          <w:t>3</w:t>
        </w:r>
      </w:ins>
      <w:r>
        <w:fldChar w:fldCharType="end"/>
      </w:r>
      <w:r w:rsidRPr="001F47A3">
        <w:t>.</w:t>
      </w:r>
    </w:p>
    <w:p w14:paraId="694DAFB9" w14:textId="673C3476" w:rsidR="006C5BE2" w:rsidRDefault="00FB786F" w:rsidP="006C5BE2">
      <w:pPr>
        <w:keepNext/>
        <w:jc w:val="center"/>
      </w:pPr>
      <w:ins w:id="614" w:author="PH" w:date="2024-11-27T18:44:00Z" w16du:dateUtc="2024-11-27T17:44:00Z">
        <w:r>
          <w:rPr>
            <w:noProof/>
          </w:rPr>
          <w:drawing>
            <wp:inline distT="0" distB="0" distL="0" distR="0" wp14:anchorId="3DA0A848" wp14:editId="4FD1FE3C">
              <wp:extent cx="5727700" cy="7042150"/>
              <wp:effectExtent l="0" t="0" r="6350" b="6350"/>
              <wp:docPr id="8255775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7042150"/>
                      </a:xfrm>
                      <a:prstGeom prst="rect">
                        <a:avLst/>
                      </a:prstGeom>
                      <a:noFill/>
                      <a:ln>
                        <a:noFill/>
                      </a:ln>
                    </pic:spPr>
                  </pic:pic>
                </a:graphicData>
              </a:graphic>
            </wp:inline>
          </w:drawing>
        </w:r>
      </w:ins>
      <w:del w:id="615" w:author="PH" w:date="2024-11-27T18:44:00Z" w16du:dateUtc="2024-11-27T17:44:00Z">
        <w:r w:rsidR="006C5BE2" w:rsidDel="00FB786F">
          <w:rPr>
            <w:noProof/>
            <w:lang w:val="de-DE" w:eastAsia="de-DE"/>
          </w:rPr>
          <w:drawing>
            <wp:inline distT="0" distB="0" distL="0" distR="0" wp14:anchorId="3EB975BD" wp14:editId="0BB57314">
              <wp:extent cx="5759450" cy="6251099"/>
              <wp:effectExtent l="19050" t="0" r="0" b="0"/>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5759450" cy="6251099"/>
                      </a:xfrm>
                      <a:prstGeom prst="rect">
                        <a:avLst/>
                      </a:prstGeom>
                      <a:noFill/>
                      <a:ln w="9525">
                        <a:noFill/>
                        <a:miter lim="800000"/>
                        <a:headEnd/>
                        <a:tailEnd/>
                      </a:ln>
                    </pic:spPr>
                  </pic:pic>
                </a:graphicData>
              </a:graphic>
            </wp:inline>
          </w:drawing>
        </w:r>
      </w:del>
    </w:p>
    <w:p w14:paraId="6C48AD1B" w14:textId="5F830D2E" w:rsidR="006C5BE2" w:rsidRDefault="006C5BE2" w:rsidP="006C5BE2">
      <w:pPr>
        <w:pStyle w:val="Beschriftung"/>
      </w:pPr>
      <w:bookmarkStart w:id="616" w:name="_Ref182237455"/>
      <w:r>
        <w:t xml:space="preserve">Figure </w:t>
      </w:r>
      <w:fldSimple w:instr=" SEQ Figure \* ARABIC ">
        <w:r w:rsidR="00901FC4">
          <w:rPr>
            <w:noProof/>
          </w:rPr>
          <w:t>3</w:t>
        </w:r>
      </w:fldSimple>
      <w:bookmarkEnd w:id="616"/>
      <w:r>
        <w:t xml:space="preserve">: </w:t>
      </w:r>
      <w:r w:rsidRPr="008517C9">
        <w:t xml:space="preserve">Sequence Diagram for </w:t>
      </w:r>
      <w:del w:id="617" w:author="PH" w:date="2024-11-11T21:49:00Z" w16du:dateUtc="2024-11-11T20:49:00Z">
        <w:r w:rsidRPr="008517C9" w:rsidDel="00A82911">
          <w:delText>Service Metadata Publisher</w:delText>
        </w:r>
      </w:del>
      <w:ins w:id="618" w:author="PH" w:date="2024-11-11T21:49:00Z" w16du:dateUtc="2024-11-11T20:49:00Z">
        <w:r w:rsidR="00A82911">
          <w:t>SMP</w:t>
        </w:r>
      </w:ins>
      <w:r w:rsidRPr="008517C9">
        <w:t xml:space="preserve"> Adding, Updating and Removing Metadata for a Participant</w:t>
      </w:r>
    </w:p>
    <w:p w14:paraId="3B25E40A" w14:textId="3A29B38C" w:rsidR="006C5BE2" w:rsidRPr="00851205" w:rsidRDefault="006C5BE2" w:rsidP="006C5BE2">
      <w:pPr>
        <w:pStyle w:val="PParagraph"/>
      </w:pPr>
      <w:r w:rsidRPr="00851205">
        <w:t xml:space="preserve">Each </w:t>
      </w:r>
      <w:del w:id="619" w:author="PH" w:date="2024-11-11T21:21:00Z" w16du:dateUtc="2024-11-11T20:21:00Z">
        <w:r w:rsidRPr="00851205" w:rsidDel="00BE4B88">
          <w:delText>Service Metadata Publisher</w:delText>
        </w:r>
      </w:del>
      <w:ins w:id="620" w:author="PH" w:date="2024-11-11T21:21:00Z" w16du:dateUtc="2024-11-11T20:21:00Z">
        <w:r w:rsidR="00BE4B88">
          <w:t>SMP</w:t>
        </w:r>
      </w:ins>
      <w:r w:rsidRPr="00851205">
        <w:t xml:space="preserve"> is required to register the address of its server with the </w:t>
      </w:r>
      <w:del w:id="621" w:author="PH" w:date="2024-11-11T21:21:00Z" w16du:dateUtc="2024-11-11T20:21:00Z">
        <w:r w:rsidRPr="00851205" w:rsidDel="00BE4B88">
          <w:delText>Service Metadata Locator</w:delText>
        </w:r>
      </w:del>
      <w:ins w:id="622" w:author="PH" w:date="2024-11-11T21:21:00Z" w16du:dateUtc="2024-11-11T20:21:00Z">
        <w:r w:rsidR="00BE4B88">
          <w:t>SML</w:t>
        </w:r>
      </w:ins>
      <w:r w:rsidRPr="00851205">
        <w:t xml:space="preserve">. Only once this has been done can information relating to specific Participant Identifiers be presented to the SML. The address for the metadata for a given participant is tied to the address of the SMP with which the participant is registered. For this purpose, the SMP uses the </w:t>
      </w:r>
      <w:r w:rsidRPr="006D7489">
        <w:t>ManageServiceMetadata</w:t>
      </w:r>
      <w:r w:rsidRPr="00851205">
        <w:t xml:space="preserve"> interface with flows as shown in</w:t>
      </w:r>
      <w:r>
        <w:t xml:space="preserve"> </w:t>
      </w:r>
      <w:r>
        <w:fldChar w:fldCharType="begin"/>
      </w:r>
      <w:r>
        <w:instrText xml:space="preserve"> REF _Ref182237439 \h </w:instrText>
      </w:r>
      <w:r>
        <w:fldChar w:fldCharType="separate"/>
      </w:r>
      <w:ins w:id="623" w:author="PH" w:date="2024-11-27T18:59:00Z" w16du:dateUtc="2024-11-27T17:59:00Z">
        <w:r w:rsidR="00901FC4">
          <w:t xml:space="preserve">Figure </w:t>
        </w:r>
        <w:r w:rsidR="00901FC4">
          <w:rPr>
            <w:noProof/>
          </w:rPr>
          <w:t>4</w:t>
        </w:r>
      </w:ins>
      <w:r>
        <w:fldChar w:fldCharType="end"/>
      </w:r>
      <w:r w:rsidRPr="00851205">
        <w:t>.</w:t>
      </w:r>
    </w:p>
    <w:p w14:paraId="5EA33371" w14:textId="53DE238F" w:rsidR="006C5BE2" w:rsidRDefault="00FB786F" w:rsidP="006C5BE2">
      <w:pPr>
        <w:keepNext/>
        <w:jc w:val="center"/>
      </w:pPr>
      <w:ins w:id="624" w:author="PH" w:date="2024-11-27T18:47:00Z" w16du:dateUtc="2024-11-27T17:47:00Z">
        <w:r>
          <w:rPr>
            <w:noProof/>
          </w:rPr>
          <w:drawing>
            <wp:inline distT="0" distB="0" distL="0" distR="0" wp14:anchorId="0FF36DAB" wp14:editId="664CD7F8">
              <wp:extent cx="4025900" cy="4926965"/>
              <wp:effectExtent l="0" t="0" r="0" b="6985"/>
              <wp:docPr id="153326030"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5900" cy="4926965"/>
                      </a:xfrm>
                      <a:prstGeom prst="rect">
                        <a:avLst/>
                      </a:prstGeom>
                      <a:noFill/>
                      <a:ln>
                        <a:noFill/>
                      </a:ln>
                    </pic:spPr>
                  </pic:pic>
                </a:graphicData>
              </a:graphic>
            </wp:inline>
          </w:drawing>
        </w:r>
      </w:ins>
      <w:del w:id="625" w:author="PH" w:date="2024-11-27T18:47:00Z" w16du:dateUtc="2024-11-27T17:47:00Z">
        <w:r w:rsidR="006C5BE2" w:rsidDel="00FB786F">
          <w:rPr>
            <w:noProof/>
            <w:lang w:val="de-DE" w:eastAsia="de-DE"/>
          </w:rPr>
          <w:drawing>
            <wp:inline distT="0" distB="0" distL="0" distR="0" wp14:anchorId="08959BF7" wp14:editId="0C06F92C">
              <wp:extent cx="5759450" cy="5508514"/>
              <wp:effectExtent l="19050" t="0" r="0" b="0"/>
              <wp:docPr id="8"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5759450" cy="5508514"/>
                      </a:xfrm>
                      <a:prstGeom prst="rect">
                        <a:avLst/>
                      </a:prstGeom>
                      <a:noFill/>
                      <a:ln w="9525">
                        <a:noFill/>
                        <a:miter lim="800000"/>
                        <a:headEnd/>
                        <a:tailEnd/>
                      </a:ln>
                    </pic:spPr>
                  </pic:pic>
                </a:graphicData>
              </a:graphic>
            </wp:inline>
          </w:drawing>
        </w:r>
      </w:del>
    </w:p>
    <w:p w14:paraId="1357F265" w14:textId="6FA5B4BC" w:rsidR="006C5BE2" w:rsidRDefault="006C5BE2" w:rsidP="006C5BE2">
      <w:pPr>
        <w:pStyle w:val="Beschriftung"/>
      </w:pPr>
      <w:bookmarkStart w:id="626" w:name="_Ref182237439"/>
      <w:r>
        <w:t xml:space="preserve">Figure </w:t>
      </w:r>
      <w:fldSimple w:instr=" SEQ Figure \* ARABIC ">
        <w:r w:rsidR="00901FC4">
          <w:rPr>
            <w:noProof/>
          </w:rPr>
          <w:t>4</w:t>
        </w:r>
      </w:fldSimple>
      <w:bookmarkEnd w:id="626"/>
      <w:r>
        <w:t xml:space="preserve">: </w:t>
      </w:r>
      <w:del w:id="627" w:author="PH" w:date="2024-11-11T21:49:00Z" w16du:dateUtc="2024-11-11T20:49:00Z">
        <w:r w:rsidRPr="0063052C" w:rsidDel="00520700">
          <w:delText>Service Metadata Publisher</w:delText>
        </w:r>
      </w:del>
      <w:ins w:id="628" w:author="PH" w:date="2024-11-11T21:49:00Z" w16du:dateUtc="2024-11-11T20:49:00Z">
        <w:r w:rsidR="00520700">
          <w:t>SMP</w:t>
        </w:r>
      </w:ins>
      <w:r w:rsidRPr="0063052C">
        <w:t xml:space="preserve"> use of the ManageServiceMetadata</w:t>
      </w:r>
    </w:p>
    <w:p w14:paraId="2FFACDCE" w14:textId="226C75CA" w:rsidR="006C5BE2" w:rsidRPr="00851205" w:rsidRDefault="006C5BE2" w:rsidP="006C5BE2">
      <w:pPr>
        <w:pStyle w:val="PParagraph"/>
      </w:pPr>
      <w:r w:rsidRPr="00851205">
        <w:t>Another set of steps relating to SMPs and the SML relates to the migration of the metadata about a participant from one SMP to another SMP (for example, the participant decides to change suppliers for this function). There are interfaces to the SML to support migrations of this kind, which imply following a sequence of steps alo</w:t>
      </w:r>
      <w:r>
        <w:t>ng the lines shown in</w:t>
      </w:r>
      <w:r w:rsidR="002513D7">
        <w:t xml:space="preserve"> </w:t>
      </w:r>
      <w:r w:rsidR="002513D7">
        <w:fldChar w:fldCharType="begin"/>
      </w:r>
      <w:r w:rsidR="002513D7">
        <w:instrText xml:space="preserve"> REF _Ref182237630 \h </w:instrText>
      </w:r>
      <w:r w:rsidR="002513D7">
        <w:fldChar w:fldCharType="separate"/>
      </w:r>
      <w:ins w:id="629" w:author="PH" w:date="2024-11-27T18:59:00Z" w16du:dateUtc="2024-11-27T17:59:00Z">
        <w:r w:rsidR="00901FC4">
          <w:t xml:space="preserve">Figure </w:t>
        </w:r>
        <w:r w:rsidR="00901FC4">
          <w:rPr>
            <w:noProof/>
          </w:rPr>
          <w:t>5</w:t>
        </w:r>
      </w:ins>
      <w:r w:rsidR="002513D7">
        <w:fldChar w:fldCharType="end"/>
      </w:r>
      <w:r>
        <w:t>.</w:t>
      </w:r>
    </w:p>
    <w:p w14:paraId="0A14D5F0" w14:textId="43B62BC1" w:rsidR="006C5BE2" w:rsidRDefault="006C5BE2" w:rsidP="006C5BE2">
      <w:pPr>
        <w:pStyle w:val="PParagraph"/>
      </w:pPr>
      <w:r w:rsidRPr="00851205">
        <w:t xml:space="preserve">In this sequence, the original SMP receives a request from a participant to migrate its metadata to a new SMP (a step that is done out-of-band: there are no interfaces defined in these specifications for this). The </w:t>
      </w:r>
      <w:r>
        <w:t xml:space="preserve">original </w:t>
      </w:r>
      <w:r w:rsidRPr="00851205">
        <w:t xml:space="preserve">SMP generates a </w:t>
      </w:r>
      <w:r>
        <w:t>“</w:t>
      </w:r>
      <w:r w:rsidRPr="00851205">
        <w:t>Migration Key</w:t>
      </w:r>
      <w:r>
        <w:t>”</w:t>
      </w:r>
      <w:r w:rsidRPr="00851205">
        <w:t xml:space="preserve"> </w:t>
      </w:r>
      <w:r>
        <w:t>and</w:t>
      </w:r>
      <w:r w:rsidRPr="00851205">
        <w:t xml:space="preserve"> invokes the </w:t>
      </w:r>
      <w:r w:rsidRPr="009F66A6">
        <w:rPr>
          <w:rStyle w:val="InlinecodeZchn"/>
          <w:rFonts w:eastAsiaTheme="minorHAnsi"/>
        </w:rPr>
        <w:t>PrepareToMigrate</w:t>
      </w:r>
      <w:r w:rsidRPr="00851205">
        <w:t xml:space="preserve"> operation of the SML and then passes the </w:t>
      </w:r>
      <w:r>
        <w:t>M</w:t>
      </w:r>
      <w:r w:rsidRPr="00851205">
        <w:t xml:space="preserve">igration </w:t>
      </w:r>
      <w:r>
        <w:t>K</w:t>
      </w:r>
      <w:r w:rsidRPr="00851205">
        <w:t xml:space="preserve">ey to the new SMP (the key passing is an out-of-band step not defined in these specifications). When the new SMP has created the relevant metadata for the participant, it signals that it is taking over by invoking the </w:t>
      </w:r>
      <w:r w:rsidRPr="009F66A6">
        <w:rPr>
          <w:rStyle w:val="InlinecodeZchn"/>
          <w:rFonts w:eastAsiaTheme="minorHAnsi"/>
        </w:rPr>
        <w:t>Migrate</w:t>
      </w:r>
      <w:r w:rsidRPr="00851205">
        <w:t xml:space="preserve"> operation of the SML, which then causes the DNS record(s) for that participant ID to be updated to point at the new SMP. Once this switch is complete, the original SMP can remove the metadata which it holds for the participant.</w:t>
      </w:r>
    </w:p>
    <w:p w14:paraId="2B10BC9F" w14:textId="77777777" w:rsidR="006C5BE2" w:rsidRDefault="006C5BE2" w:rsidP="006C5BE2">
      <w:pPr>
        <w:pStyle w:val="PParagraph"/>
      </w:pPr>
      <w:r>
        <w:t>The following rules apply to the Migration Key</w:t>
      </w:r>
    </w:p>
    <w:p w14:paraId="5F06FF01" w14:textId="5F6B1BA7" w:rsidR="006C5BE2" w:rsidRDefault="006C5BE2" w:rsidP="006C5BE2">
      <w:pPr>
        <w:pStyle w:val="PParagraph"/>
        <w:numPr>
          <w:ilvl w:val="0"/>
          <w:numId w:val="29"/>
        </w:numPr>
      </w:pPr>
      <w:r>
        <w:t>MUST have at least 8 characters and not more than 24 characters</w:t>
      </w:r>
    </w:p>
    <w:p w14:paraId="2A71AA9F" w14:textId="77777777" w:rsidR="006C5BE2" w:rsidRDefault="006C5BE2" w:rsidP="006C5BE2">
      <w:pPr>
        <w:pStyle w:val="PParagraph"/>
        <w:numPr>
          <w:ilvl w:val="0"/>
          <w:numId w:val="29"/>
        </w:numPr>
      </w:pPr>
      <w:r>
        <w:t>MUST contain at least 2 lower case characters (a-z)</w:t>
      </w:r>
    </w:p>
    <w:p w14:paraId="65AB66C2" w14:textId="77777777" w:rsidR="006C5BE2" w:rsidRDefault="006C5BE2" w:rsidP="006C5BE2">
      <w:pPr>
        <w:pStyle w:val="PParagraph"/>
        <w:numPr>
          <w:ilvl w:val="0"/>
          <w:numId w:val="29"/>
        </w:numPr>
      </w:pPr>
      <w:r>
        <w:t>MUST contain at least 2 upper case characters (A-Z)</w:t>
      </w:r>
    </w:p>
    <w:p w14:paraId="7B9207E0" w14:textId="77777777" w:rsidR="006C5BE2" w:rsidRDefault="006C5BE2" w:rsidP="006C5BE2">
      <w:pPr>
        <w:pStyle w:val="PParagraph"/>
        <w:numPr>
          <w:ilvl w:val="0"/>
          <w:numId w:val="29"/>
        </w:numPr>
      </w:pPr>
      <w:r>
        <w:t>MUST contain at least 2 digits (0-9)</w:t>
      </w:r>
    </w:p>
    <w:p w14:paraId="2C450FB1" w14:textId="77777777" w:rsidR="006C5BE2" w:rsidRDefault="006C5BE2" w:rsidP="006C5BE2">
      <w:pPr>
        <w:pStyle w:val="PParagraph"/>
        <w:numPr>
          <w:ilvl w:val="0"/>
          <w:numId w:val="29"/>
        </w:numPr>
      </w:pPr>
      <w:r>
        <w:t>MUST contain at least 2 characters from this set: “@” (ASCII code 64), “#” (35), “$” (36), “%” (37), “(“ (40), “)” (41), “[“ (91), “]” (93), “{“ (123), “}” (125), “*” (42), “^” (94), “-“ (45), “!” (33), “~” (126), “|” (124), “+” (43) and “=” (61)</w:t>
      </w:r>
    </w:p>
    <w:p w14:paraId="7077C1C1" w14:textId="77777777" w:rsidR="006C5BE2" w:rsidRPr="00851205" w:rsidRDefault="006C5BE2" w:rsidP="006C5BE2">
      <w:pPr>
        <w:pStyle w:val="PParagraph"/>
        <w:numPr>
          <w:ilvl w:val="0"/>
          <w:numId w:val="29"/>
        </w:numPr>
      </w:pPr>
      <w:r>
        <w:t>MUST NOT contain whitespace characters</w:t>
      </w:r>
    </w:p>
    <w:p w14:paraId="66BB7FF3" w14:textId="77777777" w:rsidR="002513D7" w:rsidRDefault="006C5BE2" w:rsidP="002513D7">
      <w:pPr>
        <w:keepNext/>
        <w:jc w:val="center"/>
      </w:pPr>
      <w:r>
        <w:rPr>
          <w:noProof/>
          <w:lang w:val="de-DE" w:eastAsia="de-DE"/>
        </w:rPr>
        <w:drawing>
          <wp:inline distT="0" distB="0" distL="0" distR="0" wp14:anchorId="5F018C00" wp14:editId="5964D143">
            <wp:extent cx="5759450" cy="5938578"/>
            <wp:effectExtent l="19050" t="0" r="0" b="0"/>
            <wp:docPr id="1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a:off x="0" y="0"/>
                      <a:ext cx="5759450" cy="5938578"/>
                    </a:xfrm>
                    <a:prstGeom prst="rect">
                      <a:avLst/>
                    </a:prstGeom>
                    <a:noFill/>
                    <a:ln w="9525">
                      <a:noFill/>
                      <a:miter lim="800000"/>
                      <a:headEnd/>
                      <a:tailEnd/>
                    </a:ln>
                  </pic:spPr>
                </pic:pic>
              </a:graphicData>
            </a:graphic>
          </wp:inline>
        </w:drawing>
      </w:r>
    </w:p>
    <w:p w14:paraId="66D6F1A7" w14:textId="70B36BA0" w:rsidR="006C5BE2" w:rsidRDefault="002513D7" w:rsidP="002513D7">
      <w:pPr>
        <w:pStyle w:val="Beschriftung"/>
      </w:pPr>
      <w:bookmarkStart w:id="630" w:name="_Ref182237630"/>
      <w:r>
        <w:t xml:space="preserve">Figure </w:t>
      </w:r>
      <w:fldSimple w:instr=" SEQ Figure \* ARABIC ">
        <w:r w:rsidR="00901FC4">
          <w:rPr>
            <w:noProof/>
          </w:rPr>
          <w:t>5</w:t>
        </w:r>
      </w:fldSimple>
      <w:bookmarkEnd w:id="630"/>
      <w:r>
        <w:t xml:space="preserve">: </w:t>
      </w:r>
      <w:r w:rsidRPr="00402B9B">
        <w:t>Steps in Migrating Metadata for a Participant from one SMP to a new SMP</w:t>
      </w:r>
    </w:p>
    <w:p w14:paraId="33E8E33F" w14:textId="43918D73" w:rsidR="0090238C" w:rsidRDefault="0090238C" w:rsidP="0090238C">
      <w:pPr>
        <w:pStyle w:val="PHeading1"/>
        <w:rPr>
          <w:lang w:eastAsia="nb-NO"/>
        </w:rPr>
      </w:pPr>
      <w:bookmarkStart w:id="631" w:name="_Toc183626404"/>
      <w:r>
        <w:rPr>
          <w:lang w:eastAsia="nb-NO"/>
        </w:rPr>
        <w:t>Interfaces and Data Model</w:t>
      </w:r>
      <w:bookmarkEnd w:id="631"/>
      <w:r>
        <w:rPr>
          <w:lang w:eastAsia="nb-NO"/>
        </w:rPr>
        <w:t xml:space="preserve"> </w:t>
      </w:r>
    </w:p>
    <w:p w14:paraId="0862AA80" w14:textId="77777777" w:rsidR="0090238C" w:rsidRDefault="0090238C" w:rsidP="0090238C">
      <w:pPr>
        <w:pStyle w:val="PParagraph"/>
        <w:rPr>
          <w:lang w:eastAsia="nb-NO"/>
        </w:rPr>
      </w:pPr>
      <w:r>
        <w:rPr>
          <w:lang w:eastAsia="nb-NO"/>
        </w:rPr>
        <w:t>This section outlines the service interfaces and the related data model.</w:t>
      </w:r>
    </w:p>
    <w:p w14:paraId="4C33B655" w14:textId="54B5AABE" w:rsidR="0090238C" w:rsidRDefault="0090238C" w:rsidP="0090238C">
      <w:pPr>
        <w:pStyle w:val="PHeading2"/>
        <w:rPr>
          <w:lang w:eastAsia="nb-NO"/>
        </w:rPr>
      </w:pPr>
      <w:bookmarkStart w:id="632" w:name="_Ref182247962"/>
      <w:bookmarkStart w:id="633" w:name="_Toc183626405"/>
      <w:r>
        <w:rPr>
          <w:lang w:eastAsia="nb-NO"/>
        </w:rPr>
        <w:t>Service Metadata Locator Service, logical interface</w:t>
      </w:r>
      <w:bookmarkEnd w:id="632"/>
      <w:bookmarkEnd w:id="633"/>
    </w:p>
    <w:p w14:paraId="76E6BFCE" w14:textId="478D1509" w:rsidR="0090238C" w:rsidRDefault="0090238C" w:rsidP="0090238C">
      <w:pPr>
        <w:pStyle w:val="PParagraph"/>
        <w:rPr>
          <w:lang w:eastAsia="nb-NO"/>
        </w:rPr>
      </w:pPr>
      <w:r>
        <w:rPr>
          <w:lang w:eastAsia="nb-NO"/>
        </w:rPr>
        <w:t xml:space="preserve">The </w:t>
      </w:r>
      <w:del w:id="634" w:author="PH" w:date="2024-11-11T21:53:00Z" w16du:dateUtc="2024-11-11T20:53:00Z">
        <w:r w:rsidDel="00C908A0">
          <w:rPr>
            <w:lang w:eastAsia="nb-NO"/>
          </w:rPr>
          <w:delText>Service Metadata Locator</w:delText>
        </w:r>
      </w:del>
      <w:ins w:id="635" w:author="PH" w:date="2024-11-11T21:53:00Z" w16du:dateUtc="2024-11-11T20:53:00Z">
        <w:r w:rsidR="00C908A0">
          <w:rPr>
            <w:lang w:eastAsia="nb-NO"/>
          </w:rPr>
          <w:t>SML</w:t>
        </w:r>
      </w:ins>
      <w:r>
        <w:rPr>
          <w:lang w:eastAsia="nb-NO"/>
        </w:rPr>
        <w:t xml:space="preserve"> Service interface is divided into 2 logical parts:</w:t>
      </w:r>
    </w:p>
    <w:p w14:paraId="77CFF288" w14:textId="64B0B1DF" w:rsidR="0008418D" w:rsidRDefault="0090238C" w:rsidP="0008418D">
      <w:pPr>
        <w:pStyle w:val="PParagraph"/>
        <w:numPr>
          <w:ilvl w:val="0"/>
          <w:numId w:val="30"/>
        </w:numPr>
        <w:rPr>
          <w:lang w:eastAsia="nb-NO"/>
        </w:rPr>
      </w:pPr>
      <w:r>
        <w:rPr>
          <w:lang w:eastAsia="nb-NO"/>
        </w:rPr>
        <w:t>Manage participant identifiers interface</w:t>
      </w:r>
      <w:r w:rsidR="0008418D">
        <w:rPr>
          <w:lang w:eastAsia="nb-NO"/>
        </w:rPr>
        <w:br/>
      </w:r>
      <w:r>
        <w:rPr>
          <w:lang w:eastAsia="nb-NO"/>
        </w:rPr>
        <w:t xml:space="preserve">This is the interface for </w:t>
      </w:r>
      <w:del w:id="636" w:author="PH" w:date="2024-11-11T21:49:00Z" w16du:dateUtc="2024-11-11T20:49:00Z">
        <w:r w:rsidDel="004D271D">
          <w:rPr>
            <w:lang w:eastAsia="nb-NO"/>
          </w:rPr>
          <w:delText>Service Metadata Publisher</w:delText>
        </w:r>
      </w:del>
      <w:ins w:id="637" w:author="PH" w:date="2024-11-11T21:49:00Z" w16du:dateUtc="2024-11-11T20:49:00Z">
        <w:r w:rsidR="004D271D">
          <w:rPr>
            <w:lang w:eastAsia="nb-NO"/>
          </w:rPr>
          <w:t>SMP</w:t>
        </w:r>
      </w:ins>
      <w:r>
        <w:rPr>
          <w:lang w:eastAsia="nb-NO"/>
        </w:rPr>
        <w:t>s for managing the registered participant identifiers they expose.</w:t>
      </w:r>
    </w:p>
    <w:p w14:paraId="69ED374F" w14:textId="169B601F" w:rsidR="0090238C" w:rsidRDefault="0008418D" w:rsidP="0008418D">
      <w:pPr>
        <w:pStyle w:val="PParagraph"/>
        <w:numPr>
          <w:ilvl w:val="0"/>
          <w:numId w:val="30"/>
        </w:numPr>
        <w:rPr>
          <w:lang w:eastAsia="nb-NO"/>
        </w:rPr>
      </w:pPr>
      <w:r>
        <w:rPr>
          <w:lang w:eastAsia="nb-NO"/>
        </w:rPr>
        <w:t>M</w:t>
      </w:r>
      <w:r w:rsidR="0090238C">
        <w:rPr>
          <w:lang w:eastAsia="nb-NO"/>
        </w:rPr>
        <w:t>anage service metadata interface</w:t>
      </w:r>
      <w:r>
        <w:rPr>
          <w:lang w:eastAsia="nb-NO"/>
        </w:rPr>
        <w:br/>
      </w:r>
      <w:r w:rsidR="0090238C">
        <w:rPr>
          <w:lang w:eastAsia="nb-NO"/>
        </w:rPr>
        <w:t xml:space="preserve">This is the interface for </w:t>
      </w:r>
      <w:del w:id="638" w:author="PH" w:date="2024-11-11T21:49:00Z" w16du:dateUtc="2024-11-11T20:49:00Z">
        <w:r w:rsidR="0090238C" w:rsidDel="004D271D">
          <w:rPr>
            <w:lang w:eastAsia="nb-NO"/>
          </w:rPr>
          <w:delText>Service Metadata Publisher</w:delText>
        </w:r>
      </w:del>
      <w:ins w:id="639" w:author="PH" w:date="2024-11-11T21:49:00Z" w16du:dateUtc="2024-11-11T20:49:00Z">
        <w:r w:rsidR="004D271D">
          <w:rPr>
            <w:lang w:eastAsia="nb-NO"/>
          </w:rPr>
          <w:t>SMP</w:t>
        </w:r>
      </w:ins>
      <w:r w:rsidR="0090238C">
        <w:rPr>
          <w:lang w:eastAsia="nb-NO"/>
        </w:rPr>
        <w:t>s for managing the metadata about their metadata publishing service, e.g. binding, interface profile and key information.</w:t>
      </w:r>
    </w:p>
    <w:p w14:paraId="4C6FB1E8" w14:textId="2F8220A5" w:rsidR="0090238C" w:rsidRDefault="0090238C" w:rsidP="0008418D">
      <w:pPr>
        <w:pStyle w:val="PHeading3"/>
        <w:rPr>
          <w:lang w:eastAsia="nb-NO"/>
        </w:rPr>
      </w:pPr>
      <w:bookmarkStart w:id="640" w:name="_Ref182248059"/>
      <w:bookmarkStart w:id="641" w:name="_Toc183626406"/>
      <w:r>
        <w:rPr>
          <w:lang w:eastAsia="nb-NO"/>
        </w:rPr>
        <w:t>Format of Participant Identifiers</w:t>
      </w:r>
      <w:bookmarkEnd w:id="640"/>
      <w:bookmarkEnd w:id="641"/>
    </w:p>
    <w:p w14:paraId="7408F3CF" w14:textId="6FFE6982" w:rsidR="0090238C" w:rsidRDefault="0090238C" w:rsidP="0090238C">
      <w:pPr>
        <w:pStyle w:val="PParagraph"/>
        <w:rPr>
          <w:lang w:eastAsia="nb-NO"/>
        </w:rPr>
      </w:pPr>
      <w:del w:id="642" w:author="PH" w:date="2024-11-11T21:23:00Z" w16du:dateUtc="2024-11-11T20:23:00Z">
        <w:r w:rsidDel="004C6F2E">
          <w:rPr>
            <w:lang w:eastAsia="nb-NO"/>
          </w:rPr>
          <w:delText xml:space="preserve">BUSDOX </w:delText>
        </w:r>
      </w:del>
      <w:ins w:id="643" w:author="PH" w:date="2024-11-11T21:23:00Z" w16du:dateUtc="2024-11-11T20:23:00Z">
        <w:r w:rsidR="004C6F2E">
          <w:rPr>
            <w:lang w:eastAsia="nb-NO"/>
          </w:rPr>
          <w:t xml:space="preserve">The Peppol Network </w:t>
        </w:r>
      </w:ins>
      <w:r>
        <w:rPr>
          <w:lang w:eastAsia="nb-NO"/>
        </w:rPr>
        <w:t>functions by means of logical addresses for the metadata of services offered by a participant, of the form</w:t>
      </w:r>
      <w:ins w:id="644" w:author="PH" w:date="2024-11-27T18:54:00Z" w16du:dateUtc="2024-11-27T17:54:00Z">
        <w:r w:rsidR="00FB786F">
          <w:rPr>
            <w:lang w:eastAsia="nb-NO"/>
          </w:rPr>
          <w:t>s</w:t>
        </w:r>
      </w:ins>
      <w:del w:id="645" w:author="PH" w:date="2024-11-27T18:54:00Z" w16du:dateUtc="2024-11-27T17:54:00Z">
        <w:r w:rsidDel="00FB786F">
          <w:rPr>
            <w:lang w:eastAsia="nb-NO"/>
          </w:rPr>
          <w:delText>:</w:delText>
        </w:r>
      </w:del>
      <w:r>
        <w:rPr>
          <w:lang w:eastAsia="nb-NO"/>
        </w:rPr>
        <w:t xml:space="preserve"> </w:t>
      </w:r>
    </w:p>
    <w:p w14:paraId="167E46EF" w14:textId="36548D42" w:rsidR="0090238C" w:rsidRDefault="0090238C" w:rsidP="00C767FA">
      <w:pPr>
        <w:pStyle w:val="Code"/>
      </w:pPr>
      <w:del w:id="646" w:author="PH" w:date="2024-11-27T18:54:00Z" w16du:dateUtc="2024-11-27T17:54:00Z">
        <w:r w:rsidDel="00FB786F">
          <w:delText>http://</w:delText>
        </w:r>
      </w:del>
      <w:r>
        <w:t>&lt;hash over recipientID&gt;.&lt;schemeID&gt;.&lt;SML domain&gt;</w:t>
      </w:r>
      <w:del w:id="647" w:author="PH" w:date="2024-11-27T18:54:00Z" w16du:dateUtc="2024-11-27T17:54:00Z">
        <w:r w:rsidDel="00FB786F">
          <w:delText>/&lt;recipientID&gt;/services/&lt;documentType&gt;</w:delText>
        </w:r>
      </w:del>
    </w:p>
    <w:p w14:paraId="43C2B06B" w14:textId="1534D814" w:rsidR="00FB786F" w:rsidRDefault="009D42B2" w:rsidP="0090238C">
      <w:pPr>
        <w:pStyle w:val="PParagraph"/>
        <w:rPr>
          <w:ins w:id="648" w:author="PH" w:date="2024-11-27T18:54:00Z" w16du:dateUtc="2024-11-27T17:54:00Z"/>
          <w:lang w:eastAsia="nb-NO"/>
        </w:rPr>
      </w:pPr>
      <w:ins w:id="649" w:author="PH" w:date="2024-11-27T18:57:00Z" w16du:dateUtc="2024-11-27T17:57:00Z">
        <w:r>
          <w:rPr>
            <w:lang w:eastAsia="nb-NO"/>
          </w:rPr>
          <w:t>and after DNS resolution in the form</w:t>
        </w:r>
      </w:ins>
    </w:p>
    <w:p w14:paraId="292E7383" w14:textId="77777777" w:rsidR="00FB786F" w:rsidRPr="001B5D58" w:rsidRDefault="00FB786F" w:rsidP="00FB786F">
      <w:pPr>
        <w:pStyle w:val="Code"/>
        <w:rPr>
          <w:ins w:id="650" w:author="PH" w:date="2024-11-27T18:54:00Z" w16du:dateUtc="2024-11-27T17:54:00Z"/>
        </w:rPr>
      </w:pPr>
      <w:ins w:id="651" w:author="PH" w:date="2024-11-27T18:54:00Z" w16du:dateUtc="2024-11-27T17:54:00Z">
        <w:r w:rsidRPr="001B5D58">
          <w:t>http</w:t>
        </w:r>
        <w:r>
          <w:t>s</w:t>
        </w:r>
        <w:r w:rsidRPr="001B5D58">
          <w:t>://&lt;</w:t>
        </w:r>
        <w:r>
          <w:t>smpBaseUrlFromNaptrLookup</w:t>
        </w:r>
        <w:r w:rsidRPr="001B5D58">
          <w:t>&gt;/&lt;recip</w:t>
        </w:r>
        <w:r>
          <w:t>ientID&gt;/services/&lt;documentType&gt;</w:t>
        </w:r>
      </w:ins>
    </w:p>
    <w:p w14:paraId="057406AF" w14:textId="26A18E6C" w:rsidR="0090238C" w:rsidRDefault="0090238C" w:rsidP="0090238C">
      <w:pPr>
        <w:pStyle w:val="PParagraph"/>
        <w:rPr>
          <w:lang w:eastAsia="nb-NO"/>
        </w:rPr>
      </w:pPr>
      <w:del w:id="652" w:author="PH" w:date="2024-11-11T21:23:00Z" w16du:dateUtc="2024-11-11T20:23:00Z">
        <w:r w:rsidDel="004C6F2E">
          <w:rPr>
            <w:lang w:eastAsia="nb-NO"/>
          </w:rPr>
          <w:delText xml:space="preserve">BUSDOX </w:delText>
        </w:r>
      </w:del>
      <w:ins w:id="653" w:author="PH" w:date="2024-11-11T21:23:00Z" w16du:dateUtc="2024-11-11T20:23:00Z">
        <w:r w:rsidR="004C6F2E">
          <w:rPr>
            <w:lang w:eastAsia="nb-NO"/>
          </w:rPr>
          <w:t xml:space="preserve">Peppol </w:t>
        </w:r>
      </w:ins>
      <w:r>
        <w:rPr>
          <w:lang w:eastAsia="nb-NO"/>
        </w:rPr>
        <w:t xml:space="preserve">is flexible </w:t>
      </w:r>
      <w:r w:rsidR="00C767FA">
        <w:rPr>
          <w:lang w:eastAsia="nb-NO"/>
        </w:rPr>
        <w:t>regarding</w:t>
      </w:r>
      <w:r>
        <w:rPr>
          <w:lang w:eastAsia="nb-NO"/>
        </w:rPr>
        <w:t xml:space="preserve"> the use of any one of a wide range of schemes for the format of participant identifiers, represented by the </w:t>
      </w:r>
      <w:r w:rsidRPr="00786CF6">
        <w:rPr>
          <w:rStyle w:val="InlinecodeZchn"/>
          <w:rFonts w:eastAsiaTheme="minorHAnsi"/>
          <w:lang w:eastAsia="nb-NO"/>
        </w:rPr>
        <w:t>schemeID</w:t>
      </w:r>
      <w:r>
        <w:rPr>
          <w:lang w:eastAsia="nb-NO"/>
        </w:rPr>
        <w:t xml:space="preserve">. However, when using this form of HTTP Web address, which is resolved through the DNS system, the format of the </w:t>
      </w:r>
      <w:r w:rsidRPr="00786CF6">
        <w:rPr>
          <w:rStyle w:val="InlinecodeZchn"/>
          <w:rFonts w:eastAsiaTheme="minorHAnsi"/>
          <w:lang w:eastAsia="nb-NO"/>
        </w:rPr>
        <w:t>recipientID</w:t>
      </w:r>
      <w:r>
        <w:rPr>
          <w:lang w:eastAsia="nb-NO"/>
        </w:rPr>
        <w:t xml:space="preserve"> and the </w:t>
      </w:r>
      <w:r w:rsidRPr="00786CF6">
        <w:rPr>
          <w:rStyle w:val="InlinecodeZchn"/>
          <w:rFonts w:eastAsiaTheme="minorHAnsi"/>
          <w:lang w:eastAsia="nb-NO"/>
        </w:rPr>
        <w:t>schemeID</w:t>
      </w:r>
      <w:r>
        <w:rPr>
          <w:lang w:eastAsia="nb-NO"/>
        </w:rPr>
        <w:t xml:space="preserve"> is constrained by the requirements of the DNS system. This means that both the </w:t>
      </w:r>
      <w:r w:rsidRPr="00786CF6">
        <w:rPr>
          <w:rStyle w:val="InlinecodeZchn"/>
          <w:rFonts w:eastAsiaTheme="minorHAnsi"/>
          <w:lang w:eastAsia="nb-NO"/>
        </w:rPr>
        <w:t>recipientID</w:t>
      </w:r>
      <w:r>
        <w:rPr>
          <w:lang w:eastAsia="nb-NO"/>
        </w:rPr>
        <w:t xml:space="preserve"> and the </w:t>
      </w:r>
      <w:r w:rsidRPr="00786CF6">
        <w:rPr>
          <w:rStyle w:val="InlinecodeZchn"/>
          <w:rFonts w:eastAsiaTheme="minorHAnsi"/>
          <w:lang w:eastAsia="nb-NO"/>
        </w:rPr>
        <w:t>schemeID</w:t>
      </w:r>
      <w:r>
        <w:rPr>
          <w:lang w:eastAsia="nb-NO"/>
        </w:rPr>
        <w:t xml:space="preserve"> must be strings which use the ASCII alphanumeric characters only and which have to start with an </w:t>
      </w:r>
      <w:del w:id="654" w:author="PH" w:date="2024-11-27T18:55:00Z" w16du:dateUtc="2024-11-27T17:55:00Z">
        <w:r w:rsidDel="00DF114D">
          <w:rPr>
            <w:lang w:eastAsia="nb-NO"/>
          </w:rPr>
          <w:delText xml:space="preserve">alphabetic </w:delText>
        </w:r>
      </w:del>
      <w:ins w:id="655" w:author="PH" w:date="2024-11-27T18:55:00Z" w16du:dateUtc="2024-11-27T17:55:00Z">
        <w:r w:rsidR="00DF114D">
          <w:rPr>
            <w:lang w:eastAsia="nb-NO"/>
          </w:rPr>
          <w:t xml:space="preserve">alphanumeric </w:t>
        </w:r>
      </w:ins>
      <w:r>
        <w:rPr>
          <w:lang w:eastAsia="nb-NO"/>
        </w:rPr>
        <w:t>character.</w:t>
      </w:r>
    </w:p>
    <w:p w14:paraId="4F312278" w14:textId="096343FA" w:rsidR="0090238C" w:rsidRDefault="0090238C" w:rsidP="0090238C">
      <w:pPr>
        <w:pStyle w:val="PParagraph"/>
        <w:rPr>
          <w:lang w:eastAsia="nb-NO"/>
        </w:rPr>
      </w:pPr>
      <w:del w:id="656" w:author="PH" w:date="2024-11-11T21:23:00Z" w16du:dateUtc="2024-11-11T20:23:00Z">
        <w:r w:rsidDel="00EE6587">
          <w:rPr>
            <w:lang w:eastAsia="nb-NO"/>
          </w:rPr>
          <w:delText xml:space="preserve">BUSDOX </w:delText>
        </w:r>
      </w:del>
      <w:ins w:id="657" w:author="PH" w:date="2024-11-11T21:23:00Z" w16du:dateUtc="2024-11-11T20:23:00Z">
        <w:r w:rsidR="00EE6587">
          <w:rPr>
            <w:lang w:eastAsia="nb-NO"/>
          </w:rPr>
          <w:t xml:space="preserve">Peppol </w:t>
        </w:r>
      </w:ins>
      <w:r>
        <w:rPr>
          <w:lang w:eastAsia="nb-NO"/>
        </w:rPr>
        <w:t xml:space="preserve">allocates </w:t>
      </w:r>
      <w:r w:rsidRPr="00786CF6">
        <w:rPr>
          <w:rStyle w:val="InlinecodeZchn"/>
          <w:rFonts w:eastAsiaTheme="minorHAnsi"/>
          <w:lang w:eastAsia="nb-NO"/>
        </w:rPr>
        <w:t>schemeIDs</w:t>
      </w:r>
      <w:r>
        <w:rPr>
          <w:lang w:eastAsia="nb-NO"/>
        </w:rPr>
        <w:t xml:space="preserve"> to conform to this requirement. However, there is no guarantee that the participant IDs will conform to this requirement for any given scheme (remembering that in many cases the participant ID scheme will be a pre-existing scheme with its own format rules that might violate the requirements of a DNS name). Therefore</w:t>
      </w:r>
      <w:r w:rsidR="00C767FA">
        <w:rPr>
          <w:lang w:eastAsia="nb-NO"/>
        </w:rPr>
        <w:t>,</w:t>
      </w:r>
      <w:r>
        <w:rPr>
          <w:lang w:eastAsia="nb-NO"/>
        </w:rPr>
        <w:t xml:space="preserve"> a hash of the </w:t>
      </w:r>
      <w:ins w:id="658" w:author="PH" w:date="2024-11-11T21:26:00Z" w16du:dateUtc="2024-11-11T20:26:00Z">
        <w:r w:rsidR="005A1754">
          <w:rPr>
            <w:lang w:eastAsia="nb-NO"/>
          </w:rPr>
          <w:t xml:space="preserve">lowercased </w:t>
        </w:r>
      </w:ins>
      <w:r>
        <w:rPr>
          <w:lang w:eastAsia="nb-NO"/>
        </w:rPr>
        <w:t xml:space="preserve">participant ID is always used, using the </w:t>
      </w:r>
      <w:del w:id="659" w:author="PH" w:date="2024-11-11T21:24:00Z" w16du:dateUtc="2024-11-11T20:24:00Z">
        <w:r w:rsidDel="00704B0A">
          <w:rPr>
            <w:lang w:eastAsia="nb-NO"/>
          </w:rPr>
          <w:delText xml:space="preserve">MD5 </w:delText>
        </w:r>
      </w:del>
      <w:ins w:id="660" w:author="PH" w:date="2024-11-11T21:24:00Z" w16du:dateUtc="2024-11-11T20:24:00Z">
        <w:r w:rsidR="00704B0A">
          <w:rPr>
            <w:lang w:eastAsia="nb-NO"/>
          </w:rPr>
          <w:t xml:space="preserve">SHA-256 </w:t>
        </w:r>
      </w:ins>
      <w:r>
        <w:rPr>
          <w:lang w:eastAsia="nb-NO"/>
        </w:rPr>
        <w:t>hash algorithm</w:t>
      </w:r>
      <w:ins w:id="661" w:author="PH" w:date="2024-11-11T21:26:00Z" w16du:dateUtc="2024-11-11T20:26:00Z">
        <w:r w:rsidR="00273BFC">
          <w:rPr>
            <w:lang w:eastAsia="nb-NO"/>
          </w:rPr>
          <w:t xml:space="preserve"> (see [SHA256])</w:t>
        </w:r>
      </w:ins>
      <w:del w:id="662" w:author="PH" w:date="2024-11-11T21:24:00Z" w16du:dateUtc="2024-11-11T20:24:00Z">
        <w:r w:rsidDel="00704B0A">
          <w:rPr>
            <w:lang w:eastAsia="nb-NO"/>
          </w:rPr>
          <w:delText xml:space="preserve"> [MD5], and prefixed by "B-"</w:delText>
        </w:r>
      </w:del>
      <w:r>
        <w:rPr>
          <w:lang w:eastAsia="nb-NO"/>
        </w:rPr>
        <w:t>.</w:t>
      </w:r>
      <w:ins w:id="663" w:author="PH" w:date="2024-11-27T18:58:00Z" w16du:dateUtc="2024-11-27T17:58:00Z">
        <w:r w:rsidR="004269ED">
          <w:rPr>
            <w:lang w:eastAsia="nb-NO"/>
          </w:rPr>
          <w:t xml:space="preserve"> The obtained digest is Base32 encoded and any eventually trailing </w:t>
        </w:r>
        <w:r w:rsidR="004269ED" w:rsidRPr="004269ED">
          <w:rPr>
            <w:rStyle w:val="InlinecodeZchn"/>
            <w:rFonts w:eastAsiaTheme="minorHAnsi"/>
            <w:rPrChange w:id="664" w:author="PH" w:date="2024-11-27T18:58:00Z" w16du:dateUtc="2024-11-27T17:58:00Z">
              <w:rPr>
                <w:lang w:eastAsia="nb-NO"/>
              </w:rPr>
            </w:rPrChange>
          </w:rPr>
          <w:t>=</w:t>
        </w:r>
        <w:r w:rsidR="004269ED">
          <w:rPr>
            <w:lang w:eastAsia="nb-NO"/>
          </w:rPr>
          <w:t xml:space="preserve"> characters MUST be removed.</w:t>
        </w:r>
      </w:ins>
      <w:ins w:id="665" w:author="PH" w:date="2024-11-27T18:59:00Z" w16du:dateUtc="2024-11-27T17:59:00Z">
        <w:r w:rsidR="001E588D">
          <w:rPr>
            <w:lang w:eastAsia="nb-NO"/>
          </w:rPr>
          <w:t xml:space="preserve"> </w:t>
        </w:r>
      </w:ins>
      <w:moveToRangeStart w:id="666" w:author="PH" w:date="2024-11-27T18:59:00Z" w:name="move183626356"/>
      <w:moveTo w:id="667" w:author="PH" w:date="2024-11-27T18:59:00Z" w16du:dateUtc="2024-11-27T17:59:00Z">
        <w:r w:rsidR="001E588D">
          <w:rPr>
            <w:lang w:eastAsia="nb-NO"/>
          </w:rPr>
          <w:t>See POLICY 7 of the [PFUOI4] for details.</w:t>
        </w:r>
      </w:moveTo>
      <w:moveToRangeEnd w:id="666"/>
    </w:p>
    <w:p w14:paraId="7DE48993" w14:textId="74995A59" w:rsidR="006C5BE2" w:rsidRDefault="0090238C" w:rsidP="0090238C">
      <w:pPr>
        <w:pStyle w:val="PParagraph"/>
        <w:rPr>
          <w:lang w:eastAsia="nb-NO"/>
        </w:rPr>
      </w:pPr>
      <w:r>
        <w:rPr>
          <w:lang w:eastAsia="nb-NO"/>
        </w:rPr>
        <w:t xml:space="preserve">An example participant ID is </w:t>
      </w:r>
      <w:r w:rsidRPr="00786CF6">
        <w:rPr>
          <w:rStyle w:val="InlinecodeZchn"/>
          <w:rFonts w:eastAsiaTheme="minorHAnsi"/>
          <w:lang w:eastAsia="nb-NO"/>
        </w:rPr>
        <w:t>0010:5798000000001</w:t>
      </w:r>
      <w:r>
        <w:rPr>
          <w:lang w:eastAsia="nb-NO"/>
        </w:rPr>
        <w:t xml:space="preserve">, for which the </w:t>
      </w:r>
      <w:del w:id="668" w:author="PH" w:date="2024-11-11T21:26:00Z" w16du:dateUtc="2024-11-11T20:26:00Z">
        <w:r w:rsidDel="005A1754">
          <w:rPr>
            <w:lang w:eastAsia="nb-NO"/>
          </w:rPr>
          <w:delText xml:space="preserve">MD5 </w:delText>
        </w:r>
      </w:del>
      <w:ins w:id="669" w:author="PH" w:date="2024-11-11T21:26:00Z" w16du:dateUtc="2024-11-11T20:26:00Z">
        <w:r w:rsidR="005A1754">
          <w:rPr>
            <w:lang w:eastAsia="nb-NO"/>
          </w:rPr>
          <w:t xml:space="preserve">SHA-256 </w:t>
        </w:r>
      </w:ins>
      <w:r>
        <w:rPr>
          <w:lang w:eastAsia="nb-NO"/>
        </w:rPr>
        <w:t xml:space="preserve">hash is </w:t>
      </w:r>
      <w:ins w:id="670" w:author="PH" w:date="2024-11-11T21:28:00Z" w16du:dateUtc="2024-11-11T20:28:00Z">
        <w:r w:rsidR="008E7908" w:rsidRPr="008E7908">
          <w:rPr>
            <w:rStyle w:val="InlinecodeZchn"/>
            <w:rFonts w:eastAsiaTheme="minorHAnsi"/>
            <w:rPrChange w:id="671" w:author="PH" w:date="2024-11-11T21:28:00Z" w16du:dateUtc="2024-11-11T20:28:00Z">
              <w:rPr>
                <w:lang w:eastAsia="nb-NO"/>
              </w:rPr>
            </w:rPrChange>
          </w:rPr>
          <w:t>XUKHFQABQZIKI3YKVR2FHR4SNFA3PF5VPQ6K4TONV3LMVSY5ARVQ</w:t>
        </w:r>
      </w:ins>
      <w:del w:id="672" w:author="PH" w:date="2024-11-11T21:28:00Z" w16du:dateUtc="2024-11-11T20:28:00Z">
        <w:r w:rsidRPr="00786CF6" w:rsidDel="008E7908">
          <w:rPr>
            <w:rStyle w:val="InlinecodeZchn"/>
            <w:rFonts w:eastAsiaTheme="minorHAnsi"/>
            <w:lang w:eastAsia="nb-NO"/>
          </w:rPr>
          <w:delText>e49b223851f6e97cbfce4f72c3402aac</w:delText>
        </w:r>
      </w:del>
      <w:r>
        <w:rPr>
          <w:lang w:eastAsia="nb-NO"/>
        </w:rPr>
        <w:t xml:space="preserve">. </w:t>
      </w:r>
      <w:moveFromRangeStart w:id="673" w:author="PH" w:date="2024-11-27T18:59:00Z" w:name="move183626356"/>
      <w:moveFrom w:id="674" w:author="PH" w:date="2024-11-27T18:59:00Z" w16du:dateUtc="2024-11-27T17:59:00Z">
        <w:r w:rsidDel="001E588D">
          <w:rPr>
            <w:lang w:eastAsia="nb-NO"/>
          </w:rPr>
          <w:t>See POLICY 7 of the [PFUOI4] for details.</w:t>
        </w:r>
      </w:moveFrom>
      <w:moveFromRangeEnd w:id="673"/>
    </w:p>
    <w:p w14:paraId="2D78C4DB" w14:textId="77777777" w:rsidR="005B7FC3" w:rsidRPr="00851205" w:rsidRDefault="005B7FC3" w:rsidP="005B7FC3">
      <w:pPr>
        <w:pStyle w:val="PHeading3"/>
      </w:pPr>
      <w:bookmarkStart w:id="675" w:name="_Toc71821152"/>
      <w:bookmarkStart w:id="676" w:name="_Toc183626407"/>
      <w:r w:rsidRPr="00851205">
        <w:t>Manage</w:t>
      </w:r>
      <w:r>
        <w:t>Business</w:t>
      </w:r>
      <w:r w:rsidRPr="00851205">
        <w:t>Identifier interface</w:t>
      </w:r>
      <w:bookmarkEnd w:id="675"/>
      <w:bookmarkEnd w:id="676"/>
    </w:p>
    <w:p w14:paraId="0D24DDC1" w14:textId="4608B8D0" w:rsidR="005B7FC3" w:rsidRPr="00851205" w:rsidRDefault="005B7FC3" w:rsidP="005B7FC3">
      <w:pPr>
        <w:pStyle w:val="PParagraph"/>
      </w:pPr>
      <w:r w:rsidRPr="00851205">
        <w:t>The Manage</w:t>
      </w:r>
      <w:r>
        <w:t>Business</w:t>
      </w:r>
      <w:r w:rsidRPr="00851205">
        <w:t xml:space="preserve">Identifier interface allows </w:t>
      </w:r>
      <w:del w:id="677" w:author="PH" w:date="2024-11-11T21:29:00Z" w16du:dateUtc="2024-11-11T20:29:00Z">
        <w:r w:rsidRPr="00851205" w:rsidDel="00066B3D">
          <w:delText>Service Metadata Publishers</w:delText>
        </w:r>
      </w:del>
      <w:ins w:id="678" w:author="PH" w:date="2024-11-11T21:29:00Z" w16du:dateUtc="2024-11-11T20:29:00Z">
        <w:r w:rsidR="00066B3D">
          <w:t>SMPs</w:t>
        </w:r>
      </w:ins>
      <w:r w:rsidRPr="00851205">
        <w:t xml:space="preserve"> to manage the information in the </w:t>
      </w:r>
      <w:del w:id="679" w:author="PH" w:date="2024-11-11T21:29:00Z" w16du:dateUtc="2024-11-11T20:29:00Z">
        <w:r w:rsidRPr="00851205" w:rsidDel="00066B3D">
          <w:delText>Service Metadata Locator</w:delText>
        </w:r>
      </w:del>
      <w:ins w:id="680" w:author="PH" w:date="2024-11-11T21:29:00Z" w16du:dateUtc="2024-11-11T20:29:00Z">
        <w:r w:rsidR="00066B3D">
          <w:t>SML</w:t>
        </w:r>
      </w:ins>
      <w:r w:rsidRPr="00851205">
        <w:t xml:space="preserve"> Service relating to individual participant identifiers for which they ho</w:t>
      </w:r>
      <w:r>
        <w:t>ld metadata.</w:t>
      </w:r>
    </w:p>
    <w:p w14:paraId="5A5BE092" w14:textId="2FEA5D65" w:rsidR="005B7FC3" w:rsidRPr="00851205" w:rsidDel="00CE0C63" w:rsidRDefault="005B7FC3" w:rsidP="005B7FC3">
      <w:pPr>
        <w:pStyle w:val="PParagraph"/>
        <w:rPr>
          <w:del w:id="681" w:author="PH" w:date="2024-11-11T21:31:00Z" w16du:dateUtc="2024-11-11T20:31:00Z"/>
        </w:rPr>
      </w:pPr>
      <w:r w:rsidRPr="00851205">
        <w:t xml:space="preserve">This interface requires authentication of the </w:t>
      </w:r>
      <w:del w:id="682" w:author="PH" w:date="2024-11-11T21:29:00Z" w16du:dateUtc="2024-11-11T20:29:00Z">
        <w:r w:rsidRPr="00851205" w:rsidDel="00066B3D">
          <w:delText>Service Metadata Publisher</w:delText>
        </w:r>
      </w:del>
      <w:ins w:id="683" w:author="PH" w:date="2024-11-11T21:29:00Z" w16du:dateUtc="2024-11-11T20:29:00Z">
        <w:r w:rsidR="00066B3D">
          <w:t>SMP</w:t>
        </w:r>
      </w:ins>
      <w:r w:rsidRPr="00851205">
        <w:t xml:space="preserve">. The identity of the </w:t>
      </w:r>
      <w:del w:id="684" w:author="PH" w:date="2024-11-11T21:29:00Z" w16du:dateUtc="2024-11-11T20:29:00Z">
        <w:r w:rsidRPr="00851205" w:rsidDel="00066B3D">
          <w:delText>Service Metadata Publisher</w:delText>
        </w:r>
      </w:del>
      <w:ins w:id="685" w:author="PH" w:date="2024-11-11T21:29:00Z" w16du:dateUtc="2024-11-11T20:29:00Z">
        <w:r w:rsidR="00066B3D">
          <w:t>SMP</w:t>
        </w:r>
      </w:ins>
      <w:r w:rsidRPr="00851205">
        <w:t xml:space="preserve"> derived from the authentication process identifies the </w:t>
      </w:r>
      <w:del w:id="686" w:author="PH" w:date="2024-11-11T21:30:00Z" w16du:dateUtc="2024-11-11T20:30:00Z">
        <w:r w:rsidRPr="00851205" w:rsidDel="00066B3D">
          <w:delText>Service Metadata Publisher</w:delText>
        </w:r>
      </w:del>
      <w:ins w:id="687" w:author="PH" w:date="2024-11-11T21:30:00Z" w16du:dateUtc="2024-11-11T20:30:00Z">
        <w:r w:rsidR="00066B3D">
          <w:t>SMP</w:t>
        </w:r>
      </w:ins>
      <w:r w:rsidRPr="00851205">
        <w:t xml:space="preserve"> associated with the Participant Identifier(s) which </w:t>
      </w:r>
      <w:r>
        <w:t>are managed via this interface.</w:t>
      </w:r>
    </w:p>
    <w:p w14:paraId="11C3285E" w14:textId="2E3763E4" w:rsidR="005B7FC3" w:rsidRPr="00851205" w:rsidDel="00617514" w:rsidRDefault="005B7FC3" w:rsidP="005B7FC3">
      <w:pPr>
        <w:pStyle w:val="PParagraph"/>
        <w:rPr>
          <w:del w:id="688" w:author="PH" w:date="2024-11-11T21:30:00Z" w16du:dateUtc="2024-11-11T20:30:00Z"/>
        </w:rPr>
      </w:pPr>
      <w:del w:id="689" w:author="PH" w:date="2024-11-11T21:30:00Z" w16du:dateUtc="2024-11-11T20:30:00Z">
        <w:r w:rsidRPr="00851205" w:rsidDel="00617514">
          <w:delText xml:space="preserve">It is possible for a given </w:delText>
        </w:r>
        <w:r w:rsidRPr="00851205" w:rsidDel="009F7A91">
          <w:delText>Service Metadata Publisher</w:delText>
        </w:r>
        <w:r w:rsidRPr="00851205" w:rsidDel="00617514">
          <w:delText xml:space="preserve"> to provide the metadata for all participant identifiers belonging to a particular participant identifier scheme. If this is the case, then it corresponds to the concept of a "wildcard" CNAME reco</w:delText>
        </w:r>
        <w:r w:rsidDel="00617514">
          <w:delText>rd in the DNS, along the lines:</w:delText>
        </w:r>
      </w:del>
    </w:p>
    <w:p w14:paraId="06F06423" w14:textId="4BAE36AF" w:rsidR="005B7FC3" w:rsidRPr="00851205" w:rsidDel="00617514" w:rsidRDefault="005B7FC3" w:rsidP="005B7FC3">
      <w:pPr>
        <w:pStyle w:val="Code"/>
        <w:rPr>
          <w:del w:id="690" w:author="PH" w:date="2024-11-11T21:30:00Z" w16du:dateUtc="2024-11-11T20:30:00Z"/>
        </w:rPr>
      </w:pPr>
      <w:del w:id="691" w:author="PH" w:date="2024-11-11T21:30:00Z" w16du:dateUtc="2024-11-11T20:30:00Z">
        <w:r w:rsidRPr="00851205" w:rsidDel="00617514">
          <w:delText>*.&lt;schemeID&gt;.</w:delText>
        </w:r>
        <w:r w:rsidDel="00617514">
          <w:delText>&lt;SML domain&gt; CNAME &lt;SMP domain&gt;</w:delText>
        </w:r>
      </w:del>
    </w:p>
    <w:p w14:paraId="4F3E38DA" w14:textId="0FDE9FC2" w:rsidR="005B7FC3" w:rsidRPr="00851205" w:rsidDel="00617514" w:rsidRDefault="005B7FC3" w:rsidP="005B7FC3">
      <w:pPr>
        <w:pStyle w:val="PParagraph"/>
        <w:rPr>
          <w:del w:id="692" w:author="PH" w:date="2024-11-11T21:30:00Z" w16du:dateUtc="2024-11-11T20:30:00Z"/>
        </w:rPr>
      </w:pPr>
      <w:del w:id="693" w:author="PH" w:date="2024-11-11T21:30:00Z" w16du:dateUtc="2024-11-11T20:30:00Z">
        <w:r w:rsidRPr="008D2F04" w:rsidDel="00617514">
          <w:delText>&lt;SMP domain&gt;</w:delText>
        </w:r>
        <w:r w:rsidRPr="00851205" w:rsidDel="00617514">
          <w:delText xml:space="preserve"> may either be the domain name associated with the SMP, or an alias for it. </w:delText>
        </w:r>
      </w:del>
    </w:p>
    <w:p w14:paraId="2117EE7F" w14:textId="364D617F" w:rsidR="005B7FC3" w:rsidRPr="00851205" w:rsidRDefault="005B7FC3" w:rsidP="005B7FC3">
      <w:pPr>
        <w:pStyle w:val="PParagraph"/>
      </w:pPr>
      <w:del w:id="694" w:author="PH" w:date="2024-11-11T21:31:00Z" w16du:dateUtc="2024-11-11T20:31:00Z">
        <w:r w:rsidRPr="00851205" w:rsidDel="00CE0C63">
          <w:delText xml:space="preserve">This implies that all participant identifiers for that </w:delText>
        </w:r>
        <w:r w:rsidRPr="00C77DC7" w:rsidDel="00CE0C63">
          <w:rPr>
            <w:rStyle w:val="InlinecodeZchn"/>
            <w:rFonts w:eastAsiaTheme="minorHAnsi"/>
          </w:rPr>
          <w:delText>schemeID</w:delText>
        </w:r>
        <w:r w:rsidRPr="00851205" w:rsidDel="00CE0C63">
          <w:delText xml:space="preserve"> will have addresses that resolve to the single address of that one SMP - and that as result only one SMP can handle the metadata for all participant identifiers of that scheme. Wildcard records are indicated through the use of "</w:delText>
        </w:r>
        <w:r w:rsidRPr="00C77DC7" w:rsidDel="00CE0C63">
          <w:rPr>
            <w:rStyle w:val="InlinecodeZchn"/>
            <w:rFonts w:eastAsiaTheme="minorHAnsi"/>
          </w:rPr>
          <w:delText>*</w:delText>
        </w:r>
        <w:r w:rsidRPr="00851205" w:rsidDel="00CE0C63">
          <w:delText>" as the participant identifier in the operations of the Manage</w:delText>
        </w:r>
        <w:r w:rsidDel="00CE0C63">
          <w:delText>BusinessIdentifier interface.</w:delText>
        </w:r>
      </w:del>
    </w:p>
    <w:p w14:paraId="2E2535CF" w14:textId="77777777" w:rsidR="005B7FC3" w:rsidRPr="00851205" w:rsidRDefault="005B7FC3" w:rsidP="005B7FC3">
      <w:pPr>
        <w:pStyle w:val="PParagraph"/>
      </w:pPr>
      <w:r w:rsidRPr="00851205">
        <w:t>The Manage</w:t>
      </w:r>
      <w:r>
        <w:t>Business</w:t>
      </w:r>
      <w:r w:rsidRPr="00851205">
        <w:t>Identifier interfac</w:t>
      </w:r>
      <w:r>
        <w:t>e has the following operations:</w:t>
      </w:r>
    </w:p>
    <w:p w14:paraId="648E1E76" w14:textId="77777777" w:rsidR="005B7FC3" w:rsidRPr="00851205" w:rsidRDefault="005B7FC3" w:rsidP="005B7FC3">
      <w:pPr>
        <w:pStyle w:val="PParagraph"/>
        <w:numPr>
          <w:ilvl w:val="0"/>
          <w:numId w:val="32"/>
        </w:numPr>
      </w:pPr>
      <w:r>
        <w:t>Create</w:t>
      </w:r>
    </w:p>
    <w:p w14:paraId="3B339405" w14:textId="77777777" w:rsidR="005B7FC3" w:rsidRPr="00851205" w:rsidRDefault="005B7FC3" w:rsidP="005B7FC3">
      <w:pPr>
        <w:pStyle w:val="PParagraph"/>
        <w:numPr>
          <w:ilvl w:val="0"/>
          <w:numId w:val="32"/>
        </w:numPr>
      </w:pPr>
      <w:r>
        <w:t>CreateList</w:t>
      </w:r>
    </w:p>
    <w:p w14:paraId="44C26706" w14:textId="77777777" w:rsidR="005B7FC3" w:rsidRPr="00851205" w:rsidRDefault="005B7FC3" w:rsidP="005B7FC3">
      <w:pPr>
        <w:pStyle w:val="PParagraph"/>
        <w:numPr>
          <w:ilvl w:val="0"/>
          <w:numId w:val="32"/>
        </w:numPr>
      </w:pPr>
      <w:r w:rsidRPr="00851205">
        <w:t xml:space="preserve">Delete </w:t>
      </w:r>
    </w:p>
    <w:p w14:paraId="70F71789" w14:textId="77777777" w:rsidR="005B7FC3" w:rsidRPr="00851205" w:rsidRDefault="005B7FC3" w:rsidP="005B7FC3">
      <w:pPr>
        <w:pStyle w:val="PParagraph"/>
        <w:numPr>
          <w:ilvl w:val="0"/>
          <w:numId w:val="32"/>
        </w:numPr>
      </w:pPr>
      <w:r>
        <w:t>DeleteList</w:t>
      </w:r>
    </w:p>
    <w:p w14:paraId="524ED21D" w14:textId="77777777" w:rsidR="005B7FC3" w:rsidRPr="00851205" w:rsidRDefault="005B7FC3" w:rsidP="005B7FC3">
      <w:pPr>
        <w:pStyle w:val="PParagraph"/>
        <w:numPr>
          <w:ilvl w:val="0"/>
          <w:numId w:val="32"/>
        </w:numPr>
      </w:pPr>
      <w:r>
        <w:t>PrepareToMigrate</w:t>
      </w:r>
    </w:p>
    <w:p w14:paraId="34DF7961" w14:textId="77777777" w:rsidR="005B7FC3" w:rsidRPr="00851205" w:rsidRDefault="005B7FC3" w:rsidP="005B7FC3">
      <w:pPr>
        <w:pStyle w:val="PParagraph"/>
        <w:numPr>
          <w:ilvl w:val="0"/>
          <w:numId w:val="32"/>
        </w:numPr>
      </w:pPr>
      <w:r>
        <w:t>Migrate</w:t>
      </w:r>
    </w:p>
    <w:p w14:paraId="7C4045B7" w14:textId="77777777" w:rsidR="005B7FC3" w:rsidRPr="00851205" w:rsidRDefault="005B7FC3" w:rsidP="005B7FC3">
      <w:pPr>
        <w:pStyle w:val="PParagraph"/>
        <w:numPr>
          <w:ilvl w:val="0"/>
          <w:numId w:val="32"/>
        </w:numPr>
      </w:pPr>
      <w:r>
        <w:t>List</w:t>
      </w:r>
    </w:p>
    <w:p w14:paraId="2F4BDEE5" w14:textId="77777777" w:rsidR="005B7FC3" w:rsidRPr="00154AAE" w:rsidRDefault="005B7FC3" w:rsidP="005B7FC3">
      <w:pPr>
        <w:pStyle w:val="PHeading4"/>
      </w:pPr>
      <w:bookmarkStart w:id="695" w:name="_Toc183626408"/>
      <w:r w:rsidRPr="00154AAE">
        <w:t>Create()</w:t>
      </w:r>
      <w:bookmarkEnd w:id="695"/>
    </w:p>
    <w:p w14:paraId="0CB2C74B" w14:textId="08D71F38" w:rsidR="005B7FC3" w:rsidRPr="00851205" w:rsidRDefault="005B7FC3" w:rsidP="005B7FC3">
      <w:pPr>
        <w:pStyle w:val="PParagraph"/>
      </w:pPr>
      <w:r w:rsidRPr="00851205">
        <w:t xml:space="preserve">Creates an entry in the </w:t>
      </w:r>
      <w:del w:id="696" w:author="PH" w:date="2024-11-11T21:53:00Z" w16du:dateUtc="2024-11-11T20:53:00Z">
        <w:r w:rsidRPr="00851205" w:rsidDel="00E314DC">
          <w:delText>Service Metadata Locator</w:delText>
        </w:r>
      </w:del>
      <w:ins w:id="697" w:author="PH" w:date="2024-11-11T21:53:00Z" w16du:dateUtc="2024-11-11T20:53:00Z">
        <w:r w:rsidR="00E314DC">
          <w:t>SML</w:t>
        </w:r>
      </w:ins>
      <w:r w:rsidRPr="00851205">
        <w:t xml:space="preserve"> Service for information relating to a specific participant identifier. Regardless of the number of services a recipient exposes, only one record corresponding to the participant identifier is created in the </w:t>
      </w:r>
      <w:del w:id="698" w:author="PH" w:date="2024-11-11T21:53:00Z" w16du:dateUtc="2024-11-11T20:53:00Z">
        <w:r w:rsidRPr="00851205" w:rsidDel="00E314DC">
          <w:delText>Service Metadata Locator</w:delText>
        </w:r>
      </w:del>
      <w:ins w:id="699" w:author="PH" w:date="2024-11-11T21:53:00Z" w16du:dateUtc="2024-11-11T20:53:00Z">
        <w:r w:rsidR="00E314DC">
          <w:t>SML</w:t>
        </w:r>
      </w:ins>
      <w:r w:rsidRPr="00851205">
        <w:t xml:space="preserve"> Service by the </w:t>
      </w:r>
      <w:del w:id="700" w:author="PH" w:date="2024-11-11T21:49:00Z" w16du:dateUtc="2024-11-11T20:49:00Z">
        <w:r w:rsidRPr="00851205" w:rsidDel="00AF18C2">
          <w:delText>Service Metadata Publisher</w:delText>
        </w:r>
      </w:del>
      <w:ins w:id="701" w:author="PH" w:date="2024-11-11T21:49:00Z" w16du:dateUtc="2024-11-11T20:49:00Z">
        <w:r w:rsidR="00AF18C2">
          <w:t>SMP</w:t>
        </w:r>
      </w:ins>
      <w:r w:rsidRPr="00851205">
        <w:t xml:space="preserve"> which exposes the services for that participant. </w:t>
      </w:r>
    </w:p>
    <w:p w14:paraId="41944264" w14:textId="77777777" w:rsidR="005B7FC3" w:rsidRPr="00851205" w:rsidRDefault="005B7FC3" w:rsidP="005B7FC3">
      <w:pPr>
        <w:pStyle w:val="PParagraph"/>
        <w:numPr>
          <w:ilvl w:val="0"/>
          <w:numId w:val="45"/>
        </w:numPr>
      </w:pPr>
      <w:r w:rsidRPr="005B7FC3">
        <w:rPr>
          <w:rStyle w:val="InlinecodeZchn"/>
          <w:rFonts w:eastAsiaTheme="minorHAnsi"/>
        </w:rPr>
        <w:t>Input CreateParticipantIdentifier: ServiceMetadataPublisherServiceForParticipantType</w:t>
      </w:r>
      <w:r w:rsidRPr="005B7FC3">
        <w:br/>
      </w:r>
      <w:r w:rsidRPr="00851205">
        <w:t xml:space="preserve">contains the Participant Identifier for a given participant and the identifier of the SMP which holds its data </w:t>
      </w:r>
    </w:p>
    <w:p w14:paraId="6FC3CE5E" w14:textId="77777777" w:rsidR="005B7FC3" w:rsidRPr="00851205" w:rsidRDefault="005B7FC3" w:rsidP="005B7FC3">
      <w:pPr>
        <w:pStyle w:val="PParagraph"/>
        <w:numPr>
          <w:ilvl w:val="0"/>
          <w:numId w:val="45"/>
        </w:numPr>
      </w:pPr>
      <w:r w:rsidRPr="005B7FC3">
        <w:rPr>
          <w:rStyle w:val="InlinecodeZchn"/>
          <w:rFonts w:eastAsiaTheme="minorHAnsi"/>
        </w:rPr>
        <w:t>Fault: notFoundFault</w:t>
      </w:r>
      <w:r w:rsidRPr="005B7FC3">
        <w:br/>
      </w:r>
      <w:r w:rsidRPr="00851205">
        <w:t>returned if the identifie</w:t>
      </w:r>
      <w:r>
        <w:t>r of the SMP could not be found</w:t>
      </w:r>
    </w:p>
    <w:p w14:paraId="45D0D666" w14:textId="77777777" w:rsidR="005B7FC3" w:rsidRPr="00851205" w:rsidRDefault="005B7FC3" w:rsidP="005B7FC3">
      <w:pPr>
        <w:pStyle w:val="PParagraph"/>
        <w:numPr>
          <w:ilvl w:val="0"/>
          <w:numId w:val="45"/>
        </w:numPr>
      </w:pPr>
      <w:r w:rsidRPr="000F5393">
        <w:rPr>
          <w:rStyle w:val="InlinecodeZchn"/>
          <w:rFonts w:eastAsiaTheme="minorHAnsi"/>
        </w:rPr>
        <w:t>Fault: unauthorizedFault</w:t>
      </w:r>
      <w:r w:rsidRPr="000F5393">
        <w:br/>
      </w:r>
      <w:r w:rsidRPr="00851205">
        <w:t xml:space="preserve">returned if the caller is not authorized to invoke the </w:t>
      </w:r>
      <w:r w:rsidRPr="000F5393">
        <w:rPr>
          <w:rStyle w:val="InlinecodeZchn"/>
          <w:rFonts w:eastAsiaTheme="minorHAnsi"/>
        </w:rPr>
        <w:t>Create</w:t>
      </w:r>
      <w:r w:rsidRPr="00851205">
        <w:t xml:space="preserve"> </w:t>
      </w:r>
      <w:r>
        <w:t>operation</w:t>
      </w:r>
    </w:p>
    <w:p w14:paraId="77BDD068" w14:textId="77777777" w:rsidR="005B7FC3" w:rsidRDefault="005B7FC3" w:rsidP="000F5393">
      <w:pPr>
        <w:pStyle w:val="PParagraph"/>
        <w:numPr>
          <w:ilvl w:val="0"/>
          <w:numId w:val="45"/>
        </w:numPr>
      </w:pPr>
      <w:r w:rsidRPr="000F5393">
        <w:rPr>
          <w:rStyle w:val="InlinecodeZchn"/>
          <w:rFonts w:eastAsiaTheme="minorHAnsi"/>
        </w:rPr>
        <w:t>Fault: badRequestFault</w:t>
      </w:r>
      <w:r w:rsidRPr="000F5393">
        <w:br/>
      </w:r>
      <w:r>
        <w:t>r</w:t>
      </w:r>
      <w:r w:rsidRPr="00851205">
        <w:t xml:space="preserve">eturned if the supplied </w:t>
      </w:r>
      <w:r w:rsidRPr="000F5393">
        <w:rPr>
          <w:rStyle w:val="InlinecodeZchn"/>
          <w:rFonts w:eastAsiaTheme="minorHAnsi"/>
        </w:rPr>
        <w:t>CreateParticipantIdentifier</w:t>
      </w:r>
      <w:r w:rsidRPr="00851205">
        <w:t xml:space="preserve"> d</w:t>
      </w:r>
      <w:r>
        <w:t>oes not contain consistent data</w:t>
      </w:r>
    </w:p>
    <w:p w14:paraId="47F11F51" w14:textId="77777777" w:rsidR="005B7FC3" w:rsidRPr="00851205" w:rsidRDefault="005B7FC3" w:rsidP="000F5393">
      <w:pPr>
        <w:pStyle w:val="PParagraph"/>
        <w:numPr>
          <w:ilvl w:val="0"/>
          <w:numId w:val="45"/>
        </w:numPr>
      </w:pPr>
      <w:r w:rsidRPr="000F5393">
        <w:rPr>
          <w:rStyle w:val="InlinecodeZchn"/>
          <w:rFonts w:eastAsiaTheme="minorHAnsi"/>
        </w:rPr>
        <w:t>Fault: internalErrorFault</w:t>
      </w:r>
      <w:r w:rsidRPr="000F5393">
        <w:br/>
      </w:r>
      <w:r w:rsidRPr="00851205">
        <w:t>returned if the SML service is unable to pro</w:t>
      </w:r>
      <w:r>
        <w:t>cess the request for any reason</w:t>
      </w:r>
    </w:p>
    <w:p w14:paraId="084B31E2" w14:textId="77777777" w:rsidR="005B7FC3" w:rsidRPr="00154AAE" w:rsidRDefault="005B7FC3" w:rsidP="000F5393">
      <w:pPr>
        <w:pStyle w:val="PHeading4"/>
      </w:pPr>
      <w:bookmarkStart w:id="702" w:name="_Toc183626409"/>
      <w:r w:rsidRPr="00154AAE">
        <w:t>CreateList()</w:t>
      </w:r>
      <w:bookmarkEnd w:id="702"/>
    </w:p>
    <w:p w14:paraId="47C55B35" w14:textId="3B822F80" w:rsidR="005B7FC3" w:rsidRPr="00851205" w:rsidRDefault="005B7FC3" w:rsidP="000F5393">
      <w:pPr>
        <w:pStyle w:val="PParagraph"/>
      </w:pPr>
      <w:r w:rsidRPr="00851205">
        <w:t xml:space="preserve">Creates a set of entries in the </w:t>
      </w:r>
      <w:del w:id="703" w:author="PH" w:date="2024-11-11T21:53:00Z" w16du:dateUtc="2024-11-11T20:53:00Z">
        <w:r w:rsidRPr="00851205" w:rsidDel="006E16EC">
          <w:delText>Service Metadata Locator</w:delText>
        </w:r>
      </w:del>
      <w:ins w:id="704" w:author="PH" w:date="2024-11-11T21:53:00Z" w16du:dateUtc="2024-11-11T20:53:00Z">
        <w:r w:rsidR="006E16EC">
          <w:t>SML</w:t>
        </w:r>
      </w:ins>
      <w:r w:rsidRPr="00851205">
        <w:t xml:space="preserve"> Service for information relating to a list of participant identifiers. Regardless of the number of services a recipient exposes, only one record corresponding to each participant identifier is created in the </w:t>
      </w:r>
      <w:del w:id="705" w:author="PH" w:date="2024-11-11T21:54:00Z" w16du:dateUtc="2024-11-11T20:54:00Z">
        <w:r w:rsidRPr="00851205" w:rsidDel="006E16EC">
          <w:delText>Service Metadata Locator</w:delText>
        </w:r>
      </w:del>
      <w:ins w:id="706" w:author="PH" w:date="2024-11-11T21:54:00Z" w16du:dateUtc="2024-11-11T20:54:00Z">
        <w:r w:rsidR="006E16EC">
          <w:t>SML</w:t>
        </w:r>
      </w:ins>
      <w:r w:rsidRPr="00851205">
        <w:t xml:space="preserve"> Service by the </w:t>
      </w:r>
      <w:del w:id="707" w:author="PH" w:date="2024-11-11T21:49:00Z" w16du:dateUtc="2024-11-11T20:49:00Z">
        <w:r w:rsidRPr="00851205" w:rsidDel="00FF77F8">
          <w:delText>Service Metadata Publisher</w:delText>
        </w:r>
      </w:del>
      <w:ins w:id="708" w:author="PH" w:date="2024-11-11T21:49:00Z" w16du:dateUtc="2024-11-11T20:49:00Z">
        <w:r w:rsidR="00FF77F8">
          <w:t>SMP</w:t>
        </w:r>
      </w:ins>
      <w:r w:rsidRPr="00851205">
        <w:t xml:space="preserve"> which exposes the</w:t>
      </w:r>
      <w:r>
        <w:t xml:space="preserve"> services for that participant.</w:t>
      </w:r>
    </w:p>
    <w:p w14:paraId="7948CB41" w14:textId="2762F34B" w:rsidR="005B7FC3" w:rsidRPr="00851205" w:rsidRDefault="005B7FC3" w:rsidP="005F6662">
      <w:pPr>
        <w:pStyle w:val="PParagraph"/>
        <w:numPr>
          <w:ilvl w:val="0"/>
          <w:numId w:val="48"/>
        </w:numPr>
      </w:pPr>
      <w:r w:rsidRPr="000F5393">
        <w:rPr>
          <w:rStyle w:val="InlinecodeZchn"/>
          <w:rFonts w:eastAsiaTheme="minorHAnsi"/>
        </w:rPr>
        <w:t>Input CreateList: ParticipantIdentifierPage</w:t>
      </w:r>
      <w:r w:rsidRPr="000F5393">
        <w:br/>
      </w:r>
      <w:r w:rsidRPr="00851205">
        <w:t xml:space="preserve">contains the list of Participant Identifiers for the participants which are added to the </w:t>
      </w:r>
      <w:del w:id="709" w:author="PH" w:date="2024-11-11T21:54:00Z" w16du:dateUtc="2024-11-11T20:54:00Z">
        <w:r w:rsidRPr="00851205" w:rsidDel="00FE26A1">
          <w:delText>Service Metadata Locator</w:delText>
        </w:r>
      </w:del>
      <w:ins w:id="710" w:author="PH" w:date="2024-11-11T21:54:00Z" w16du:dateUtc="2024-11-11T20:54:00Z">
        <w:r w:rsidR="00FE26A1">
          <w:t>SML</w:t>
        </w:r>
      </w:ins>
      <w:r w:rsidRPr="00851205">
        <w:t xml:space="preserve"> Service. The </w:t>
      </w:r>
      <w:r w:rsidRPr="008F4D80">
        <w:rPr>
          <w:rStyle w:val="InlinecodeZchn"/>
          <w:rFonts w:eastAsiaTheme="minorHAnsi"/>
        </w:rPr>
        <w:t>NextPageIdentifier</w:t>
      </w:r>
      <w:r w:rsidRPr="00851205">
        <w:t xml:space="preserve"> elem</w:t>
      </w:r>
      <w:r>
        <w:t>ent is absent.</w:t>
      </w:r>
    </w:p>
    <w:p w14:paraId="78AA75FE" w14:textId="77777777" w:rsidR="005B7FC3" w:rsidRPr="00851205" w:rsidRDefault="005B7FC3" w:rsidP="005F6662">
      <w:pPr>
        <w:pStyle w:val="PParagraph"/>
        <w:numPr>
          <w:ilvl w:val="0"/>
          <w:numId w:val="48"/>
        </w:numPr>
      </w:pPr>
      <w:r w:rsidRPr="000F5393">
        <w:rPr>
          <w:rStyle w:val="InlinecodeZchn"/>
          <w:rFonts w:eastAsiaTheme="minorHAnsi"/>
        </w:rPr>
        <w:t>Fault: notFoundFault</w:t>
      </w:r>
      <w:r w:rsidRPr="000F5393">
        <w:br/>
      </w:r>
      <w:r w:rsidRPr="00851205">
        <w:t>returned if the identifie</w:t>
      </w:r>
      <w:r>
        <w:t>r of the SMP could not be found</w:t>
      </w:r>
    </w:p>
    <w:p w14:paraId="3E7D9B5E" w14:textId="77777777" w:rsidR="005B7FC3" w:rsidRPr="00851205" w:rsidRDefault="005B7FC3" w:rsidP="005F6662">
      <w:pPr>
        <w:pStyle w:val="PParagraph"/>
        <w:numPr>
          <w:ilvl w:val="0"/>
          <w:numId w:val="48"/>
        </w:numPr>
      </w:pPr>
      <w:r w:rsidRPr="000F5393">
        <w:rPr>
          <w:rStyle w:val="InlinecodeZchn"/>
          <w:rFonts w:eastAsiaTheme="minorHAnsi"/>
        </w:rPr>
        <w:t>Fault: unauthorizedFault</w:t>
      </w:r>
      <w:r w:rsidRPr="000F5393">
        <w:br/>
      </w:r>
      <w:r w:rsidRPr="00851205">
        <w:t xml:space="preserve">returned if the caller is not authorized to invoke the </w:t>
      </w:r>
      <w:r w:rsidRPr="008F4D80">
        <w:rPr>
          <w:rStyle w:val="InlinecodeZchn"/>
          <w:rFonts w:eastAsiaTheme="minorHAnsi"/>
        </w:rPr>
        <w:t>CreateList</w:t>
      </w:r>
      <w:r w:rsidRPr="00851205">
        <w:t xml:space="preserve"> </w:t>
      </w:r>
      <w:r>
        <w:t>operation</w:t>
      </w:r>
    </w:p>
    <w:p w14:paraId="73BE35FE" w14:textId="77777777" w:rsidR="005B7FC3" w:rsidRPr="00851205" w:rsidRDefault="005B7FC3" w:rsidP="005F6662">
      <w:pPr>
        <w:pStyle w:val="PParagraph"/>
        <w:numPr>
          <w:ilvl w:val="0"/>
          <w:numId w:val="48"/>
        </w:numPr>
      </w:pPr>
      <w:r w:rsidRPr="000F5393">
        <w:rPr>
          <w:rStyle w:val="InlinecodeZchn"/>
          <w:rFonts w:eastAsiaTheme="minorHAnsi"/>
        </w:rPr>
        <w:t>Fault: badRequestFault</w:t>
      </w:r>
      <w:r w:rsidRPr="000F5393">
        <w:br/>
      </w:r>
      <w:r w:rsidRPr="00851205">
        <w:t xml:space="preserve">returned if the supplied </w:t>
      </w:r>
      <w:r w:rsidRPr="008F4D80">
        <w:rPr>
          <w:rStyle w:val="InlinecodeZchn"/>
          <w:rFonts w:eastAsiaTheme="minorHAnsi"/>
        </w:rPr>
        <w:t>CreateList</w:t>
      </w:r>
      <w:r w:rsidRPr="00851205">
        <w:t xml:space="preserve"> d</w:t>
      </w:r>
      <w:r>
        <w:t>oes not contain consistent data</w:t>
      </w:r>
    </w:p>
    <w:p w14:paraId="632A5119" w14:textId="77777777" w:rsidR="005B7FC3" w:rsidRPr="00851205" w:rsidRDefault="005B7FC3" w:rsidP="005F6662">
      <w:pPr>
        <w:pStyle w:val="PParagraph"/>
        <w:numPr>
          <w:ilvl w:val="0"/>
          <w:numId w:val="48"/>
        </w:numPr>
      </w:pPr>
      <w:r w:rsidRPr="000F5393">
        <w:rPr>
          <w:rStyle w:val="InlinecodeZchn"/>
          <w:rFonts w:eastAsiaTheme="minorHAnsi"/>
        </w:rPr>
        <w:t>Fault: internalErrorFault</w:t>
      </w:r>
      <w:r w:rsidRPr="000F5393">
        <w:br/>
      </w:r>
      <w:r w:rsidRPr="00851205">
        <w:t>returned if the SML service is unable to pro</w:t>
      </w:r>
      <w:r>
        <w:t>cess the request for any reason</w:t>
      </w:r>
    </w:p>
    <w:p w14:paraId="697627C9" w14:textId="77777777" w:rsidR="005B7FC3" w:rsidRPr="00154AAE" w:rsidRDefault="005B7FC3" w:rsidP="002D5774">
      <w:pPr>
        <w:pStyle w:val="PHeading4"/>
      </w:pPr>
      <w:bookmarkStart w:id="711" w:name="_Toc183626410"/>
      <w:r w:rsidRPr="00154AAE">
        <w:t>Delete()</w:t>
      </w:r>
      <w:bookmarkEnd w:id="711"/>
    </w:p>
    <w:p w14:paraId="74E145F3" w14:textId="77777777" w:rsidR="005B7FC3" w:rsidRPr="00851205" w:rsidRDefault="005B7FC3" w:rsidP="002D5774">
      <w:pPr>
        <w:pStyle w:val="PParagraph"/>
      </w:pPr>
      <w:r w:rsidRPr="00851205">
        <w:t>Deletes the information that the SML Service holds for a s</w:t>
      </w:r>
      <w:r>
        <w:t>pecific Participant Identifier.</w:t>
      </w:r>
    </w:p>
    <w:p w14:paraId="014565C1" w14:textId="77777777" w:rsidR="005B7FC3" w:rsidRPr="00851205" w:rsidRDefault="005B7FC3" w:rsidP="002D5774">
      <w:pPr>
        <w:pStyle w:val="PParagraph"/>
        <w:numPr>
          <w:ilvl w:val="0"/>
          <w:numId w:val="46"/>
        </w:numPr>
      </w:pPr>
      <w:r w:rsidRPr="002D5774">
        <w:rPr>
          <w:rStyle w:val="InlinecodeZchn"/>
          <w:rFonts w:eastAsiaTheme="minorHAnsi"/>
        </w:rPr>
        <w:t>Input DeleteParticipantIdentifier: ServiceMetadataPublisherServiceForParticipantType</w:t>
      </w:r>
      <w:r w:rsidRPr="002D5774">
        <w:br/>
      </w:r>
      <w:r w:rsidRPr="00851205">
        <w:t xml:space="preserve">contains the Participant Identifier for a given participant and the identifier of the SMP that publishes its metadata </w:t>
      </w:r>
    </w:p>
    <w:p w14:paraId="5E5D54EF" w14:textId="77777777" w:rsidR="005B7FC3" w:rsidRPr="00851205" w:rsidRDefault="005B7FC3" w:rsidP="002D5774">
      <w:pPr>
        <w:pStyle w:val="PParagraph"/>
        <w:numPr>
          <w:ilvl w:val="0"/>
          <w:numId w:val="46"/>
        </w:numPr>
      </w:pPr>
      <w:r w:rsidRPr="002D5774">
        <w:rPr>
          <w:rStyle w:val="InlinecodeZchn"/>
          <w:rFonts w:eastAsiaTheme="minorHAnsi"/>
        </w:rPr>
        <w:t>Fault: notFoundFault</w:t>
      </w:r>
      <w:r w:rsidRPr="002D5774">
        <w:br/>
      </w:r>
      <w:r w:rsidRPr="00851205">
        <w:t xml:space="preserve">returned if the participant identifier or the identifier of the SMP could not be found </w:t>
      </w:r>
    </w:p>
    <w:p w14:paraId="3D903B07" w14:textId="77777777" w:rsidR="005B7FC3" w:rsidRPr="00851205" w:rsidRDefault="005B7FC3" w:rsidP="002D5774">
      <w:pPr>
        <w:pStyle w:val="PParagraph"/>
        <w:numPr>
          <w:ilvl w:val="0"/>
          <w:numId w:val="46"/>
        </w:numPr>
      </w:pPr>
      <w:r w:rsidRPr="002D5774">
        <w:rPr>
          <w:rStyle w:val="InlinecodeZchn"/>
          <w:rFonts w:eastAsiaTheme="minorHAnsi"/>
        </w:rPr>
        <w:t>Fault: unauthorizedFault</w:t>
      </w:r>
      <w:r w:rsidRPr="002D5774">
        <w:br/>
      </w:r>
      <w:r w:rsidRPr="00851205">
        <w:t xml:space="preserve">returned if the caller is not authorized to invoke the </w:t>
      </w:r>
      <w:r w:rsidRPr="008F4D80">
        <w:rPr>
          <w:rStyle w:val="InlinecodeZchn"/>
          <w:rFonts w:eastAsiaTheme="minorHAnsi"/>
        </w:rPr>
        <w:t>Delete</w:t>
      </w:r>
      <w:r w:rsidRPr="00851205">
        <w:t xml:space="preserve"> operation </w:t>
      </w:r>
    </w:p>
    <w:p w14:paraId="6135578E" w14:textId="77777777" w:rsidR="005B7FC3" w:rsidRPr="00851205" w:rsidRDefault="005B7FC3" w:rsidP="002D5774">
      <w:pPr>
        <w:pStyle w:val="PParagraph"/>
        <w:numPr>
          <w:ilvl w:val="0"/>
          <w:numId w:val="46"/>
        </w:numPr>
      </w:pPr>
      <w:r w:rsidRPr="002D5774">
        <w:rPr>
          <w:rStyle w:val="InlinecodeZchn"/>
          <w:rFonts w:eastAsiaTheme="minorHAnsi"/>
        </w:rPr>
        <w:t>Fault: badRequestFault</w:t>
      </w:r>
      <w:r w:rsidRPr="002D5774">
        <w:br/>
      </w:r>
      <w:r w:rsidRPr="00851205">
        <w:t xml:space="preserve">returned if the supplied </w:t>
      </w:r>
      <w:r w:rsidRPr="008F4D80">
        <w:rPr>
          <w:rStyle w:val="InlinecodeZchn"/>
          <w:rFonts w:eastAsiaTheme="minorHAnsi"/>
        </w:rPr>
        <w:t>DeleteParticipantIdentifier</w:t>
      </w:r>
      <w:r w:rsidRPr="00851205">
        <w:t xml:space="preserve"> does not contain consistent data </w:t>
      </w:r>
    </w:p>
    <w:p w14:paraId="566CBE86" w14:textId="77777777" w:rsidR="005B7FC3" w:rsidRPr="00851205" w:rsidRDefault="005B7FC3" w:rsidP="002D5774">
      <w:pPr>
        <w:pStyle w:val="PParagraph"/>
        <w:numPr>
          <w:ilvl w:val="0"/>
          <w:numId w:val="46"/>
        </w:numPr>
      </w:pPr>
      <w:r w:rsidRPr="002D5774">
        <w:rPr>
          <w:rStyle w:val="InlinecodeZchn"/>
          <w:rFonts w:eastAsiaTheme="minorHAnsi"/>
        </w:rPr>
        <w:t>Fault: internalErrorFault</w:t>
      </w:r>
      <w:r w:rsidRPr="002D5774">
        <w:br/>
      </w:r>
      <w:r w:rsidRPr="00851205">
        <w:t xml:space="preserve">returned if the SML service is unable to process the request for any reason </w:t>
      </w:r>
    </w:p>
    <w:p w14:paraId="24D5EFA6" w14:textId="77777777" w:rsidR="005B7FC3" w:rsidRPr="00154AAE" w:rsidRDefault="005B7FC3" w:rsidP="002D5774">
      <w:pPr>
        <w:pStyle w:val="PHeading4"/>
      </w:pPr>
      <w:bookmarkStart w:id="712" w:name="_Toc183626411"/>
      <w:r w:rsidRPr="00154AAE">
        <w:t>DeleteList()</w:t>
      </w:r>
      <w:bookmarkEnd w:id="712"/>
    </w:p>
    <w:p w14:paraId="3E578C65" w14:textId="77777777" w:rsidR="005B7FC3" w:rsidRPr="00851205" w:rsidRDefault="005B7FC3" w:rsidP="002D5774">
      <w:pPr>
        <w:pStyle w:val="PParagraph"/>
      </w:pPr>
      <w:r w:rsidRPr="00851205">
        <w:t>Deletes the information that the SML Service holds for a l</w:t>
      </w:r>
      <w:r>
        <w:t>ist of Participant Identifiers.</w:t>
      </w:r>
    </w:p>
    <w:p w14:paraId="3FB1D768" w14:textId="556AC20C" w:rsidR="005B7FC3" w:rsidRPr="00851205" w:rsidRDefault="005B7FC3" w:rsidP="000D52EA">
      <w:pPr>
        <w:pStyle w:val="PParagraph"/>
        <w:numPr>
          <w:ilvl w:val="0"/>
          <w:numId w:val="47"/>
        </w:numPr>
      </w:pPr>
      <w:r w:rsidRPr="002D5774">
        <w:rPr>
          <w:rStyle w:val="InlinecodeZchn"/>
          <w:rFonts w:eastAsiaTheme="minorHAnsi"/>
        </w:rPr>
        <w:t>Input DeleteList: ParticipantIdentifier</w:t>
      </w:r>
      <w:r w:rsidRPr="002D5774">
        <w:br/>
      </w:r>
      <w:r w:rsidRPr="00851205">
        <w:t xml:space="preserve">contains the list of Participant Identifiers for the participants which are removed from the </w:t>
      </w:r>
      <w:del w:id="713" w:author="PH" w:date="2024-11-11T21:54:00Z" w16du:dateUtc="2024-11-11T20:54:00Z">
        <w:r w:rsidRPr="00851205" w:rsidDel="00681703">
          <w:delText>Service Metadata Locator</w:delText>
        </w:r>
      </w:del>
      <w:ins w:id="714" w:author="PH" w:date="2024-11-11T21:54:00Z" w16du:dateUtc="2024-11-11T20:54:00Z">
        <w:r w:rsidR="00681703">
          <w:t>SML</w:t>
        </w:r>
      </w:ins>
      <w:r w:rsidRPr="00851205">
        <w:t xml:space="preserve"> Service. The </w:t>
      </w:r>
      <w:r w:rsidRPr="008F4D80">
        <w:rPr>
          <w:rStyle w:val="InlinecodeZchn"/>
          <w:rFonts w:eastAsiaTheme="minorHAnsi"/>
        </w:rPr>
        <w:t>NextPageIdentifier</w:t>
      </w:r>
      <w:r>
        <w:t xml:space="preserve"> element is absent.</w:t>
      </w:r>
    </w:p>
    <w:p w14:paraId="24A18D05" w14:textId="77777777" w:rsidR="005B7FC3" w:rsidRPr="00851205" w:rsidRDefault="005B7FC3" w:rsidP="000D52EA">
      <w:pPr>
        <w:pStyle w:val="PParagraph"/>
        <w:numPr>
          <w:ilvl w:val="0"/>
          <w:numId w:val="47"/>
        </w:numPr>
      </w:pPr>
      <w:r w:rsidRPr="002D5774">
        <w:rPr>
          <w:rStyle w:val="InlinecodeZchn"/>
          <w:rFonts w:eastAsiaTheme="minorHAnsi"/>
        </w:rPr>
        <w:t>Fault: notFoundFault</w:t>
      </w:r>
      <w:r w:rsidRPr="002D5774">
        <w:br/>
      </w:r>
      <w:r w:rsidRPr="00851205">
        <w:t>returned if one or more participant identifiers or the identifie</w:t>
      </w:r>
      <w:r>
        <w:t>r of the SMP could not be found</w:t>
      </w:r>
    </w:p>
    <w:p w14:paraId="64ABC34B" w14:textId="77777777" w:rsidR="005B7FC3" w:rsidRPr="00851205" w:rsidRDefault="005B7FC3" w:rsidP="000D52EA">
      <w:pPr>
        <w:pStyle w:val="PParagraph"/>
        <w:numPr>
          <w:ilvl w:val="0"/>
          <w:numId w:val="47"/>
        </w:numPr>
      </w:pPr>
      <w:r w:rsidRPr="002D5774">
        <w:rPr>
          <w:rStyle w:val="InlinecodeZchn"/>
          <w:rFonts w:eastAsiaTheme="minorHAnsi"/>
        </w:rPr>
        <w:t>Fault: unauthorizedFault</w:t>
      </w:r>
      <w:r w:rsidRPr="002D5774">
        <w:br/>
      </w:r>
      <w:r w:rsidRPr="00851205">
        <w:t xml:space="preserve">returned if the caller is not authorized to </w:t>
      </w:r>
      <w:r>
        <w:t xml:space="preserve">invoke the </w:t>
      </w:r>
      <w:r w:rsidRPr="008F4D80">
        <w:rPr>
          <w:rStyle w:val="InlinecodeZchn"/>
          <w:rFonts w:eastAsiaTheme="minorHAnsi"/>
        </w:rPr>
        <w:t>DeleteList</w:t>
      </w:r>
      <w:r>
        <w:t xml:space="preserve"> operation</w:t>
      </w:r>
    </w:p>
    <w:p w14:paraId="2C700337" w14:textId="77777777" w:rsidR="005B7FC3" w:rsidRPr="00851205" w:rsidRDefault="005B7FC3" w:rsidP="000D52EA">
      <w:pPr>
        <w:pStyle w:val="PParagraph"/>
        <w:numPr>
          <w:ilvl w:val="0"/>
          <w:numId w:val="47"/>
        </w:numPr>
      </w:pPr>
      <w:r w:rsidRPr="002D5774">
        <w:rPr>
          <w:rStyle w:val="InlinecodeZchn"/>
          <w:rFonts w:eastAsiaTheme="minorHAnsi"/>
        </w:rPr>
        <w:t>Fault: badRequestFault</w:t>
      </w:r>
      <w:r w:rsidRPr="002D5774">
        <w:br/>
      </w:r>
      <w:r w:rsidRPr="00851205">
        <w:t xml:space="preserve">returned if the supplied </w:t>
      </w:r>
      <w:r w:rsidRPr="008F4D80">
        <w:rPr>
          <w:rStyle w:val="InlinecodeZchn"/>
          <w:rFonts w:eastAsiaTheme="minorHAnsi"/>
        </w:rPr>
        <w:t>DeleteList</w:t>
      </w:r>
      <w:r w:rsidRPr="00851205">
        <w:t xml:space="preserve"> d</w:t>
      </w:r>
      <w:r>
        <w:t>oes not contain consistent data</w:t>
      </w:r>
    </w:p>
    <w:p w14:paraId="60382F31" w14:textId="77777777" w:rsidR="005B7FC3" w:rsidRPr="00851205" w:rsidRDefault="005B7FC3" w:rsidP="000D52EA">
      <w:pPr>
        <w:pStyle w:val="PParagraph"/>
        <w:numPr>
          <w:ilvl w:val="0"/>
          <w:numId w:val="47"/>
        </w:numPr>
      </w:pPr>
      <w:r w:rsidRPr="002D5774">
        <w:rPr>
          <w:rStyle w:val="InlinecodeZchn"/>
          <w:rFonts w:eastAsiaTheme="minorHAnsi"/>
        </w:rPr>
        <w:t>Fault: internalErrorFault</w:t>
      </w:r>
      <w:r w:rsidRPr="002D5774">
        <w:br/>
      </w:r>
      <w:r w:rsidRPr="00851205">
        <w:t>returned if the SML service is unable to pro</w:t>
      </w:r>
      <w:r>
        <w:t>cess the request for any reason</w:t>
      </w:r>
    </w:p>
    <w:p w14:paraId="66775F50" w14:textId="77777777" w:rsidR="005B7FC3" w:rsidRPr="00154AAE" w:rsidRDefault="005B7FC3" w:rsidP="002D5774">
      <w:pPr>
        <w:pStyle w:val="PHeading4"/>
      </w:pPr>
      <w:bookmarkStart w:id="715" w:name="_Toc183626412"/>
      <w:r w:rsidRPr="00154AAE">
        <w:t>PrepareToMigrate()</w:t>
      </w:r>
      <w:bookmarkEnd w:id="715"/>
    </w:p>
    <w:p w14:paraId="0C906B37" w14:textId="49413842" w:rsidR="005B7FC3" w:rsidRPr="00851205" w:rsidRDefault="005B7FC3" w:rsidP="00336DEA">
      <w:pPr>
        <w:pStyle w:val="PParagraph"/>
      </w:pPr>
      <w:r w:rsidRPr="00851205">
        <w:t>Prepares a Participant Identifier for migration to a</w:t>
      </w:r>
      <w:del w:id="716" w:author="PH" w:date="2024-11-11T21:49:00Z" w16du:dateUtc="2024-11-11T20:49:00Z">
        <w:r w:rsidRPr="00851205" w:rsidDel="008C0AC6">
          <w:delText xml:space="preserve"> new</w:delText>
        </w:r>
      </w:del>
      <w:ins w:id="717" w:author="PH" w:date="2024-11-11T21:49:00Z" w16du:dateUtc="2024-11-11T20:49:00Z">
        <w:r w:rsidR="008C0AC6">
          <w:t>nother</w:t>
        </w:r>
      </w:ins>
      <w:r w:rsidRPr="00851205">
        <w:t xml:space="preserve"> </w:t>
      </w:r>
      <w:del w:id="718" w:author="PH" w:date="2024-11-11T21:49:00Z" w16du:dateUtc="2024-11-11T20:49:00Z">
        <w:r w:rsidRPr="00851205" w:rsidDel="008C0AC6">
          <w:delText>Service Metadata Publisher</w:delText>
        </w:r>
      </w:del>
      <w:ins w:id="719" w:author="PH" w:date="2024-11-11T21:49:00Z" w16du:dateUtc="2024-11-11T20:49:00Z">
        <w:r w:rsidR="008C0AC6">
          <w:t>SMP</w:t>
        </w:r>
      </w:ins>
      <w:r w:rsidRPr="00851205">
        <w:t xml:space="preserve">. This operation is called by the </w:t>
      </w:r>
      <w:del w:id="720" w:author="PH" w:date="2024-11-11T21:50:00Z" w16du:dateUtc="2024-11-11T20:50:00Z">
        <w:r w:rsidRPr="00851205" w:rsidDel="008C0AC6">
          <w:delText>Service Metadata Publisher</w:delText>
        </w:r>
      </w:del>
      <w:ins w:id="721" w:author="PH" w:date="2024-11-11T21:50:00Z" w16du:dateUtc="2024-11-11T20:50:00Z">
        <w:r w:rsidR="008C0AC6">
          <w:t>SMP</w:t>
        </w:r>
      </w:ins>
      <w:r w:rsidRPr="00851205">
        <w:t xml:space="preserve"> which currently publishes the metadata for the Participant Identifier. The </w:t>
      </w:r>
      <w:del w:id="722" w:author="PH" w:date="2024-11-11T21:50:00Z" w16du:dateUtc="2024-11-11T20:50:00Z">
        <w:r w:rsidRPr="00851205" w:rsidDel="008C0AC6">
          <w:delText>Service Metadata Publisher</w:delText>
        </w:r>
      </w:del>
      <w:ins w:id="723" w:author="PH" w:date="2024-11-11T21:50:00Z" w16du:dateUtc="2024-11-11T20:50:00Z">
        <w:r w:rsidR="008C0AC6">
          <w:t>SMP</w:t>
        </w:r>
      </w:ins>
      <w:r w:rsidRPr="00851205">
        <w:t xml:space="preserve"> supplies a Migration Code which is used to control the migration process. The Migration Code must be passed (out of band) to the </w:t>
      </w:r>
      <w:del w:id="724" w:author="PH" w:date="2024-11-11T21:50:00Z" w16du:dateUtc="2024-11-11T20:50:00Z">
        <w:r w:rsidRPr="00851205" w:rsidDel="008C0AC6">
          <w:delText>Service Metadata Publisher</w:delText>
        </w:r>
      </w:del>
      <w:ins w:id="725" w:author="PH" w:date="2024-11-11T21:50:00Z" w16du:dateUtc="2024-11-11T20:50:00Z">
        <w:r w:rsidR="008C0AC6">
          <w:t>SMP</w:t>
        </w:r>
      </w:ins>
      <w:r w:rsidRPr="00851205">
        <w:t xml:space="preserve"> which is taking over the publishing of the metadata for the Participant Identifier and which MUST be used on the invocation of the </w:t>
      </w:r>
      <w:r w:rsidRPr="00715955">
        <w:rPr>
          <w:rStyle w:val="InlinecodeZchn"/>
          <w:rFonts w:eastAsiaTheme="minorHAnsi"/>
        </w:rPr>
        <w:t>Migrate()</w:t>
      </w:r>
      <w:r>
        <w:t xml:space="preserve"> operation.</w:t>
      </w:r>
    </w:p>
    <w:p w14:paraId="1B6DC6B8" w14:textId="2CE6B1D4" w:rsidR="005B7FC3" w:rsidRPr="00851205" w:rsidRDefault="005B7FC3" w:rsidP="00336DEA">
      <w:pPr>
        <w:pStyle w:val="PParagraph"/>
      </w:pPr>
      <w:r w:rsidRPr="00851205">
        <w:t xml:space="preserve">This operation can only be invoked by the </w:t>
      </w:r>
      <w:del w:id="726" w:author="PH" w:date="2024-11-11T21:50:00Z" w16du:dateUtc="2024-11-11T20:50:00Z">
        <w:r w:rsidRPr="00851205" w:rsidDel="00021C7B">
          <w:delText>Service Metadata Publisher</w:delText>
        </w:r>
      </w:del>
      <w:ins w:id="727" w:author="PH" w:date="2024-11-11T21:50:00Z" w16du:dateUtc="2024-11-11T20:50:00Z">
        <w:r w:rsidR="00021C7B">
          <w:t>SMP</w:t>
        </w:r>
      </w:ins>
      <w:r w:rsidRPr="00851205">
        <w:t xml:space="preserve"> which currently publishes the metadata for the sp</w:t>
      </w:r>
      <w:r>
        <w:t>ecified Participant Identifier.</w:t>
      </w:r>
    </w:p>
    <w:p w14:paraId="5D6D3AFD" w14:textId="51448896" w:rsidR="005B7FC3" w:rsidRPr="00851205" w:rsidRDefault="005B7FC3" w:rsidP="00336DEA">
      <w:pPr>
        <w:pStyle w:val="PParagraph"/>
        <w:numPr>
          <w:ilvl w:val="0"/>
          <w:numId w:val="49"/>
        </w:numPr>
      </w:pPr>
      <w:r w:rsidRPr="00336DEA">
        <w:rPr>
          <w:rStyle w:val="InlinecodeZchn"/>
          <w:rFonts w:eastAsiaTheme="minorHAnsi"/>
        </w:rPr>
        <w:t>Input PrepareMigrationRecord: MigrationRecordType</w:t>
      </w:r>
      <w:r w:rsidRPr="00336DEA">
        <w:rPr>
          <w:rStyle w:val="InlinecodeZchn"/>
          <w:rFonts w:eastAsiaTheme="minorHAnsi"/>
        </w:rPr>
        <w:br/>
      </w:r>
      <w:r w:rsidRPr="00851205">
        <w:t xml:space="preserve">contains the Migration Key and the Participant Identifier which is about to be migrated from one </w:t>
      </w:r>
      <w:del w:id="728" w:author="PH" w:date="2024-11-11T21:50:00Z" w16du:dateUtc="2024-11-11T20:50:00Z">
        <w:r w:rsidRPr="00851205" w:rsidDel="0018731B">
          <w:delText>Service Metadata Publisher</w:delText>
        </w:r>
      </w:del>
      <w:ins w:id="729" w:author="PH" w:date="2024-11-11T21:50:00Z" w16du:dateUtc="2024-11-11T20:50:00Z">
        <w:r w:rsidR="0018731B">
          <w:t>SMP</w:t>
        </w:r>
      </w:ins>
      <w:r w:rsidRPr="00851205">
        <w:t xml:space="preserve"> to another. </w:t>
      </w:r>
    </w:p>
    <w:p w14:paraId="427CD3F3" w14:textId="75C6105D" w:rsidR="005B7FC3" w:rsidRPr="00851205" w:rsidRDefault="005B7FC3" w:rsidP="00336DEA">
      <w:pPr>
        <w:pStyle w:val="PParagraph"/>
        <w:numPr>
          <w:ilvl w:val="0"/>
          <w:numId w:val="49"/>
        </w:numPr>
      </w:pPr>
      <w:r w:rsidRPr="00336DEA">
        <w:rPr>
          <w:rStyle w:val="InlinecodeZchn"/>
          <w:rFonts w:eastAsiaTheme="minorHAnsi"/>
        </w:rPr>
        <w:t>Fault: notFoundFault</w:t>
      </w:r>
      <w:r w:rsidRPr="00336DEA">
        <w:rPr>
          <w:rStyle w:val="InlinecodeZchn"/>
          <w:rFonts w:eastAsiaTheme="minorHAnsi"/>
        </w:rPr>
        <w:br/>
      </w:r>
      <w:r w:rsidRPr="00851205">
        <w:t>returned if the participant identifier or the identifier of the SMP could not be found</w:t>
      </w:r>
    </w:p>
    <w:p w14:paraId="49DBFB86" w14:textId="14CE1067" w:rsidR="005B7FC3" w:rsidRPr="00851205" w:rsidRDefault="005B7FC3" w:rsidP="00336DEA">
      <w:pPr>
        <w:pStyle w:val="PParagraph"/>
        <w:numPr>
          <w:ilvl w:val="0"/>
          <w:numId w:val="49"/>
        </w:numPr>
      </w:pPr>
      <w:r w:rsidRPr="00336DEA">
        <w:rPr>
          <w:rStyle w:val="InlinecodeZchn"/>
          <w:rFonts w:eastAsiaTheme="minorHAnsi"/>
        </w:rPr>
        <w:t>Fault: unauthorizedFault</w:t>
      </w:r>
      <w:r w:rsidRPr="00336DEA">
        <w:rPr>
          <w:rStyle w:val="InlinecodeZchn"/>
          <w:rFonts w:eastAsiaTheme="minorHAnsi"/>
        </w:rPr>
        <w:br/>
      </w:r>
      <w:r w:rsidRPr="00851205">
        <w:t xml:space="preserve">returned if the caller is not authorized to invoke the </w:t>
      </w:r>
      <w:r w:rsidRPr="00336DEA">
        <w:rPr>
          <w:rStyle w:val="InlinecodeZchn"/>
          <w:rFonts w:eastAsiaTheme="minorHAnsi"/>
        </w:rPr>
        <w:t>PrepareToMigrate</w:t>
      </w:r>
      <w:r w:rsidRPr="00851205">
        <w:t xml:space="preserve"> operation</w:t>
      </w:r>
    </w:p>
    <w:p w14:paraId="174D3340" w14:textId="2247D30A" w:rsidR="005B7FC3" w:rsidRPr="00851205" w:rsidRDefault="005B7FC3" w:rsidP="00336DEA">
      <w:pPr>
        <w:pStyle w:val="PParagraph"/>
        <w:numPr>
          <w:ilvl w:val="0"/>
          <w:numId w:val="49"/>
        </w:numPr>
      </w:pPr>
      <w:r w:rsidRPr="00336DEA">
        <w:rPr>
          <w:rStyle w:val="InlinecodeZchn"/>
          <w:rFonts w:eastAsiaTheme="minorHAnsi"/>
        </w:rPr>
        <w:t>Fault: badRequestFault</w:t>
      </w:r>
      <w:r w:rsidRPr="00336DEA">
        <w:rPr>
          <w:rStyle w:val="InlinecodeZchn"/>
          <w:rFonts w:eastAsiaTheme="minorHAnsi"/>
        </w:rPr>
        <w:br/>
      </w:r>
      <w:r w:rsidRPr="00851205">
        <w:t xml:space="preserve">returned if the supplied </w:t>
      </w:r>
      <w:r w:rsidRPr="00336DEA">
        <w:rPr>
          <w:rStyle w:val="InlinecodeZchn"/>
          <w:rFonts w:eastAsiaTheme="minorHAnsi"/>
        </w:rPr>
        <w:t>PrepateMigrationRecord</w:t>
      </w:r>
      <w:r w:rsidRPr="00851205">
        <w:t xml:space="preserve"> does not contain consistent data</w:t>
      </w:r>
    </w:p>
    <w:p w14:paraId="07B3E37D" w14:textId="2F373676" w:rsidR="005B7FC3" w:rsidRPr="00851205" w:rsidRDefault="005B7FC3" w:rsidP="00336DEA">
      <w:pPr>
        <w:pStyle w:val="PParagraph"/>
        <w:numPr>
          <w:ilvl w:val="0"/>
          <w:numId w:val="49"/>
        </w:numPr>
      </w:pPr>
      <w:r w:rsidRPr="00336DEA">
        <w:rPr>
          <w:rStyle w:val="InlinecodeZchn"/>
          <w:rFonts w:eastAsiaTheme="minorHAnsi"/>
        </w:rPr>
        <w:t>Fault: internalErrorFault</w:t>
      </w:r>
      <w:r w:rsidRPr="00336DEA">
        <w:rPr>
          <w:rStyle w:val="InlinecodeZchn"/>
          <w:rFonts w:eastAsiaTheme="minorHAnsi"/>
        </w:rPr>
        <w:br/>
      </w:r>
      <w:r w:rsidRPr="00851205">
        <w:t>returned if the SML service is unable to process the request for any reason</w:t>
      </w:r>
    </w:p>
    <w:p w14:paraId="1B2ADF98" w14:textId="77777777" w:rsidR="005B7FC3" w:rsidRPr="00154AAE" w:rsidRDefault="005B7FC3" w:rsidP="00336DEA">
      <w:pPr>
        <w:pStyle w:val="PHeading4"/>
      </w:pPr>
      <w:bookmarkStart w:id="730" w:name="_Toc183626413"/>
      <w:r w:rsidRPr="00154AAE">
        <w:t>Migrate()</w:t>
      </w:r>
      <w:bookmarkEnd w:id="730"/>
    </w:p>
    <w:p w14:paraId="56D09200" w14:textId="2C3CE804" w:rsidR="005B7FC3" w:rsidRPr="00851205" w:rsidRDefault="005B7FC3" w:rsidP="00336DEA">
      <w:pPr>
        <w:pStyle w:val="PParagraph"/>
      </w:pPr>
      <w:r w:rsidRPr="00851205">
        <w:t xml:space="preserve">Migrates a Participant Identifier already held by the </w:t>
      </w:r>
      <w:del w:id="731" w:author="PH" w:date="2024-11-11T21:50:00Z" w16du:dateUtc="2024-11-11T20:50:00Z">
        <w:r w:rsidRPr="00851205" w:rsidDel="00AF7234">
          <w:delText>Service Metadata Locator</w:delText>
        </w:r>
      </w:del>
      <w:ins w:id="732" w:author="PH" w:date="2024-11-11T21:50:00Z" w16du:dateUtc="2024-11-11T20:50:00Z">
        <w:r w:rsidR="00AF7234">
          <w:t>SML</w:t>
        </w:r>
      </w:ins>
      <w:r w:rsidRPr="00851205">
        <w:t xml:space="preserve"> Service to target a new </w:t>
      </w:r>
      <w:del w:id="733" w:author="PH" w:date="2024-11-11T21:50:00Z" w16du:dateUtc="2024-11-11T20:50:00Z">
        <w:r w:rsidRPr="00851205" w:rsidDel="00AF7234">
          <w:delText>Service Metadata Publisher</w:delText>
        </w:r>
      </w:del>
      <w:ins w:id="734" w:author="PH" w:date="2024-11-11T21:50:00Z" w16du:dateUtc="2024-11-11T20:50:00Z">
        <w:r w:rsidR="00AF7234">
          <w:t>SMP</w:t>
        </w:r>
      </w:ins>
      <w:r w:rsidRPr="00851205">
        <w:t xml:space="preserve">. This operation is called by the </w:t>
      </w:r>
      <w:del w:id="735" w:author="PH" w:date="2024-11-11T21:50:00Z" w16du:dateUtc="2024-11-11T20:50:00Z">
        <w:r w:rsidRPr="00851205" w:rsidDel="00AF7234">
          <w:delText>Service Metadata Publisher</w:delText>
        </w:r>
      </w:del>
      <w:ins w:id="736" w:author="PH" w:date="2024-11-11T21:50:00Z" w16du:dateUtc="2024-11-11T20:50:00Z">
        <w:r w:rsidR="00AF7234">
          <w:t>SMP</w:t>
        </w:r>
      </w:ins>
      <w:r w:rsidRPr="00851205">
        <w:t xml:space="preserve"> which is taking over the publishing for the Participant Identifier. The operation requires the new </w:t>
      </w:r>
      <w:del w:id="737" w:author="PH" w:date="2024-11-11T21:50:00Z" w16du:dateUtc="2024-11-11T20:50:00Z">
        <w:r w:rsidRPr="00851205" w:rsidDel="00AF7234">
          <w:delText>Service Metadata Publisher</w:delText>
        </w:r>
      </w:del>
      <w:ins w:id="738" w:author="PH" w:date="2024-11-11T21:50:00Z" w16du:dateUtc="2024-11-11T20:50:00Z">
        <w:r w:rsidR="00AF7234">
          <w:t>SMP</w:t>
        </w:r>
      </w:ins>
      <w:r w:rsidRPr="00851205">
        <w:t xml:space="preserve"> to provide a migration code which was originally obtained from the </w:t>
      </w:r>
      <w:r>
        <w:t xml:space="preserve">old </w:t>
      </w:r>
      <w:del w:id="739" w:author="PH" w:date="2024-11-11T21:50:00Z" w16du:dateUtc="2024-11-11T20:50:00Z">
        <w:r w:rsidDel="00AF7234">
          <w:delText>Service Metadata Publisher</w:delText>
        </w:r>
      </w:del>
      <w:ins w:id="740" w:author="PH" w:date="2024-11-11T21:50:00Z" w16du:dateUtc="2024-11-11T20:50:00Z">
        <w:r w:rsidR="00AF7234">
          <w:t>SMP</w:t>
        </w:r>
      </w:ins>
      <w:r>
        <w:t>.</w:t>
      </w:r>
    </w:p>
    <w:p w14:paraId="1A7DE44B" w14:textId="77777777" w:rsidR="005B7FC3" w:rsidRPr="00851205" w:rsidRDefault="005B7FC3" w:rsidP="00336DEA">
      <w:pPr>
        <w:pStyle w:val="PParagraph"/>
      </w:pPr>
      <w:r w:rsidRPr="00851205">
        <w:t xml:space="preserve">The </w:t>
      </w:r>
      <w:r w:rsidRPr="00715955">
        <w:rPr>
          <w:rStyle w:val="InlinecodeZchn"/>
          <w:rFonts w:eastAsiaTheme="minorHAnsi"/>
        </w:rPr>
        <w:t>PrepareToMigrate</w:t>
      </w:r>
      <w:r>
        <w:rPr>
          <w:rStyle w:val="InlinecodeZchn"/>
          <w:rFonts w:eastAsiaTheme="minorHAnsi"/>
        </w:rPr>
        <w:t>()</w:t>
      </w:r>
      <w:r w:rsidRPr="00851205">
        <w:t xml:space="preserve"> operation MUST have been previously invoked for the supplied Participant Identifier, using the same </w:t>
      </w:r>
      <w:r w:rsidRPr="00336DEA">
        <w:rPr>
          <w:rStyle w:val="InlinecodeZchn"/>
          <w:rFonts w:eastAsiaTheme="minorHAnsi"/>
        </w:rPr>
        <w:t>MigrationCode</w:t>
      </w:r>
      <w:r w:rsidRPr="00851205">
        <w:t xml:space="preserve">, otherwise the </w:t>
      </w:r>
      <w:r w:rsidRPr="00715955">
        <w:rPr>
          <w:rStyle w:val="InlinecodeZchn"/>
          <w:rFonts w:eastAsiaTheme="minorHAnsi"/>
        </w:rPr>
        <w:t>Migrate()</w:t>
      </w:r>
      <w:r w:rsidRPr="00851205">
        <w:t xml:space="preserve"> operation fails. </w:t>
      </w:r>
    </w:p>
    <w:p w14:paraId="6AABC000" w14:textId="314B41AD" w:rsidR="005B7FC3" w:rsidRPr="00851205" w:rsidRDefault="005B7FC3" w:rsidP="00336DEA">
      <w:pPr>
        <w:pStyle w:val="PParagraph"/>
      </w:pPr>
      <w:r w:rsidRPr="00851205">
        <w:t xml:space="preserve">Following the successful invocation of this operation, the lookup of the metadata for the service endpoints relating to a particular Participant Identifier will resolve (via DNS) to the new </w:t>
      </w:r>
      <w:del w:id="741" w:author="PH" w:date="2024-11-11T21:50:00Z" w16du:dateUtc="2024-11-11T20:50:00Z">
        <w:r w:rsidRPr="00851205" w:rsidDel="00F64B6C">
          <w:delText>Service Metadata Publisher</w:delText>
        </w:r>
      </w:del>
      <w:ins w:id="742" w:author="PH" w:date="2024-11-11T21:50:00Z" w16du:dateUtc="2024-11-11T20:50:00Z">
        <w:r w:rsidR="00F64B6C">
          <w:t>SMP</w:t>
        </w:r>
      </w:ins>
      <w:r w:rsidRPr="00851205">
        <w:t>.</w:t>
      </w:r>
    </w:p>
    <w:p w14:paraId="59F1A706" w14:textId="12F7D0DA" w:rsidR="005B7FC3" w:rsidRPr="00851205" w:rsidRDefault="005B7FC3" w:rsidP="00336DEA">
      <w:pPr>
        <w:pStyle w:val="PParagraph"/>
        <w:numPr>
          <w:ilvl w:val="0"/>
          <w:numId w:val="50"/>
        </w:numPr>
      </w:pPr>
      <w:r w:rsidRPr="00336DEA">
        <w:rPr>
          <w:rStyle w:val="InlinecodeZchn"/>
          <w:rFonts w:eastAsiaTheme="minorHAnsi"/>
        </w:rPr>
        <w:t>Input CompleteMigrationRecord: MigrationRecordType</w:t>
      </w:r>
      <w:r w:rsidRPr="00336DEA">
        <w:rPr>
          <w:rStyle w:val="InlinecodeZchn"/>
          <w:rFonts w:eastAsiaTheme="minorHAnsi"/>
        </w:rPr>
        <w:br/>
      </w:r>
      <w:r w:rsidRPr="00851205">
        <w:t xml:space="preserve">contains the Migration Key and the Participant Identifier which is to be migrated from one </w:t>
      </w:r>
      <w:del w:id="743" w:author="PH" w:date="2024-11-11T21:51:00Z" w16du:dateUtc="2024-11-11T20:51:00Z">
        <w:r w:rsidRPr="00851205" w:rsidDel="003838C2">
          <w:delText>Service Metadata Publisher</w:delText>
        </w:r>
      </w:del>
      <w:ins w:id="744" w:author="PH" w:date="2024-11-11T21:51:00Z" w16du:dateUtc="2024-11-11T20:51:00Z">
        <w:r w:rsidR="003838C2">
          <w:t>SMP</w:t>
        </w:r>
      </w:ins>
      <w:r w:rsidRPr="00851205">
        <w:t xml:space="preserve"> to another.</w:t>
      </w:r>
    </w:p>
    <w:p w14:paraId="26A18805" w14:textId="4A8FDA5E" w:rsidR="005B7FC3" w:rsidRPr="00851205" w:rsidRDefault="005B7FC3" w:rsidP="00336DEA">
      <w:pPr>
        <w:pStyle w:val="PParagraph"/>
        <w:numPr>
          <w:ilvl w:val="0"/>
          <w:numId w:val="50"/>
        </w:numPr>
      </w:pPr>
      <w:r w:rsidRPr="00336DEA">
        <w:rPr>
          <w:rStyle w:val="InlinecodeZchn"/>
          <w:rFonts w:eastAsiaTheme="minorHAnsi"/>
        </w:rPr>
        <w:t>Fault: notFoundFault</w:t>
      </w:r>
      <w:r w:rsidRPr="00336DEA">
        <w:rPr>
          <w:rStyle w:val="InlinecodeZchn"/>
          <w:rFonts w:eastAsiaTheme="minorHAnsi"/>
        </w:rPr>
        <w:br/>
      </w:r>
      <w:r w:rsidRPr="00851205">
        <w:t>returned if the migration key or the identifier of the SMP could not be found</w:t>
      </w:r>
    </w:p>
    <w:p w14:paraId="1DEBDE71" w14:textId="29F5BEF6" w:rsidR="005B7FC3" w:rsidRPr="00851205" w:rsidRDefault="005B7FC3" w:rsidP="00336DEA">
      <w:pPr>
        <w:pStyle w:val="PParagraph"/>
        <w:numPr>
          <w:ilvl w:val="0"/>
          <w:numId w:val="50"/>
        </w:numPr>
      </w:pPr>
      <w:r w:rsidRPr="00336DEA">
        <w:rPr>
          <w:rStyle w:val="InlinecodeZchn"/>
          <w:rFonts w:eastAsiaTheme="minorHAnsi"/>
        </w:rPr>
        <w:t>Fault: unauthorizedFault</w:t>
      </w:r>
      <w:r w:rsidRPr="00336DEA">
        <w:rPr>
          <w:rStyle w:val="InlinecodeZchn"/>
          <w:rFonts w:eastAsiaTheme="minorHAnsi"/>
        </w:rPr>
        <w:br/>
      </w:r>
      <w:r w:rsidRPr="00851205">
        <w:t xml:space="preserve">returned if the caller is not authorized to invoke the </w:t>
      </w:r>
      <w:r w:rsidRPr="00336DEA">
        <w:rPr>
          <w:rStyle w:val="InlinecodeZchn"/>
          <w:rFonts w:eastAsiaTheme="minorHAnsi"/>
        </w:rPr>
        <w:t>Migrate</w:t>
      </w:r>
      <w:r w:rsidRPr="00851205">
        <w:t xml:space="preserve"> operation</w:t>
      </w:r>
    </w:p>
    <w:p w14:paraId="7CC1587C" w14:textId="028AC4A0" w:rsidR="005B7FC3" w:rsidRPr="00851205" w:rsidRDefault="005B7FC3" w:rsidP="00336DEA">
      <w:pPr>
        <w:pStyle w:val="PParagraph"/>
        <w:numPr>
          <w:ilvl w:val="0"/>
          <w:numId w:val="50"/>
        </w:numPr>
      </w:pPr>
      <w:r w:rsidRPr="00336DEA">
        <w:rPr>
          <w:rStyle w:val="InlinecodeZchn"/>
          <w:rFonts w:eastAsiaTheme="minorHAnsi"/>
        </w:rPr>
        <w:t>Fault: badRequestFault</w:t>
      </w:r>
      <w:r w:rsidRPr="00336DEA">
        <w:rPr>
          <w:rStyle w:val="InlinecodeZchn"/>
          <w:rFonts w:eastAsiaTheme="minorHAnsi"/>
        </w:rPr>
        <w:br/>
      </w:r>
      <w:r w:rsidRPr="00851205">
        <w:t xml:space="preserve">returned if the supplied </w:t>
      </w:r>
      <w:r w:rsidRPr="00336DEA">
        <w:rPr>
          <w:rStyle w:val="InlinecodeZchn"/>
          <w:rFonts w:eastAsiaTheme="minorHAnsi"/>
        </w:rPr>
        <w:t>CompleteMigrationRecord</w:t>
      </w:r>
      <w:r w:rsidRPr="00851205">
        <w:t xml:space="preserve"> does not contain consistent data</w:t>
      </w:r>
    </w:p>
    <w:p w14:paraId="206C792C" w14:textId="5A0E256F" w:rsidR="005B7FC3" w:rsidRPr="00851205" w:rsidRDefault="005B7FC3" w:rsidP="00336DEA">
      <w:pPr>
        <w:pStyle w:val="PParagraph"/>
        <w:numPr>
          <w:ilvl w:val="0"/>
          <w:numId w:val="50"/>
        </w:numPr>
      </w:pPr>
      <w:r w:rsidRPr="00336DEA">
        <w:rPr>
          <w:rStyle w:val="InlinecodeZchn"/>
          <w:rFonts w:eastAsiaTheme="minorHAnsi"/>
        </w:rPr>
        <w:t>Fault: internalErrorFault</w:t>
      </w:r>
      <w:r w:rsidRPr="00336DEA">
        <w:rPr>
          <w:rStyle w:val="InlinecodeZchn"/>
          <w:rFonts w:eastAsiaTheme="minorHAnsi"/>
        </w:rPr>
        <w:br/>
      </w:r>
      <w:r w:rsidRPr="00851205">
        <w:t>returned if the SML service is unable to process the request for any reason</w:t>
      </w:r>
    </w:p>
    <w:p w14:paraId="7C7144A7" w14:textId="77777777" w:rsidR="005B7FC3" w:rsidRPr="00154AAE" w:rsidRDefault="005B7FC3" w:rsidP="008F4D80">
      <w:pPr>
        <w:pStyle w:val="PHeading4"/>
      </w:pPr>
      <w:bookmarkStart w:id="745" w:name="_Toc183626414"/>
      <w:r w:rsidRPr="00154AAE">
        <w:t>List()</w:t>
      </w:r>
      <w:bookmarkEnd w:id="745"/>
    </w:p>
    <w:p w14:paraId="2063B94D" w14:textId="3AA1BC26" w:rsidR="005B7FC3" w:rsidRPr="00851205" w:rsidRDefault="005B7FC3" w:rsidP="008F4D80">
      <w:pPr>
        <w:pStyle w:val="PParagraph"/>
      </w:pPr>
      <w:r w:rsidRPr="008F4D80">
        <w:rPr>
          <w:rStyle w:val="InlinecodeZchn"/>
          <w:rFonts w:eastAsiaTheme="minorHAnsi"/>
        </w:rPr>
        <w:t>List()</w:t>
      </w:r>
      <w:r w:rsidRPr="00851205">
        <w:t xml:space="preserve"> is used to retrieve a list of all participant identifiers associated with a single </w:t>
      </w:r>
      <w:del w:id="746" w:author="PH" w:date="2024-11-11T21:51:00Z" w16du:dateUtc="2024-11-11T20:51:00Z">
        <w:r w:rsidRPr="00851205" w:rsidDel="003838C2">
          <w:delText>Service Metadata Publisher</w:delText>
        </w:r>
      </w:del>
      <w:ins w:id="747" w:author="PH" w:date="2024-11-11T21:51:00Z" w16du:dateUtc="2024-11-11T20:51:00Z">
        <w:r w:rsidR="003838C2">
          <w:t>SMP</w:t>
        </w:r>
      </w:ins>
      <w:r w:rsidRPr="00851205">
        <w:t xml:space="preserve">, for synchronization purposes. Since this list may be large, it is returned as pages of data, with each page being linked from the previous page. </w:t>
      </w:r>
    </w:p>
    <w:p w14:paraId="2CC8718D" w14:textId="77777777" w:rsidR="005B7FC3" w:rsidRPr="00851205" w:rsidRDefault="005B7FC3" w:rsidP="008F4D80">
      <w:pPr>
        <w:pStyle w:val="PParagraph"/>
        <w:numPr>
          <w:ilvl w:val="0"/>
          <w:numId w:val="51"/>
        </w:numPr>
      </w:pPr>
      <w:r w:rsidRPr="008F4D80">
        <w:rPr>
          <w:rStyle w:val="InlinecodeZchn"/>
          <w:rFonts w:eastAsiaTheme="minorHAnsi"/>
        </w:rPr>
        <w:t>Input Page: PageRequest</w:t>
      </w:r>
      <w:r w:rsidRPr="008F4D80">
        <w:rPr>
          <w:rStyle w:val="InlinecodeZchn"/>
          <w:rFonts w:eastAsiaTheme="minorHAnsi"/>
        </w:rPr>
        <w:br/>
      </w:r>
      <w:r w:rsidRPr="00851205">
        <w:t xml:space="preserve">contains a </w:t>
      </w:r>
      <w:r w:rsidRPr="008F4D80">
        <w:rPr>
          <w:rStyle w:val="InlinecodeZchn"/>
          <w:rFonts w:eastAsiaTheme="minorHAnsi"/>
        </w:rPr>
        <w:t>PageRequest</w:t>
      </w:r>
      <w:r w:rsidRPr="00851205">
        <w:t xml:space="preserve"> containing the </w:t>
      </w:r>
      <w:r w:rsidRPr="008F4D80">
        <w:rPr>
          <w:rStyle w:val="InlinecodeZchn"/>
          <w:rFonts w:eastAsiaTheme="minorHAnsi"/>
        </w:rPr>
        <w:t>ServiceMetadataPublisherID</w:t>
      </w:r>
      <w:r w:rsidRPr="00851205">
        <w:t xml:space="preserve"> of the SMP and (if required) an identifier representing the next page of data to retrieve. If the </w:t>
      </w:r>
      <w:r w:rsidRPr="008F4D80">
        <w:rPr>
          <w:rStyle w:val="InlinecodeZchn"/>
          <w:rFonts w:eastAsiaTheme="minorHAnsi"/>
        </w:rPr>
        <w:t>NextPageIdentifier</w:t>
      </w:r>
      <w:r w:rsidRPr="00851205">
        <w:t xml:space="preserve"> is absent, the first page is returned. </w:t>
      </w:r>
    </w:p>
    <w:p w14:paraId="20B8F901" w14:textId="0AD55E58" w:rsidR="005B7FC3" w:rsidRPr="00851205" w:rsidRDefault="005B7FC3" w:rsidP="008F4D80">
      <w:pPr>
        <w:pStyle w:val="PParagraph"/>
        <w:numPr>
          <w:ilvl w:val="0"/>
          <w:numId w:val="51"/>
        </w:numPr>
      </w:pPr>
      <w:r w:rsidRPr="008F4D80">
        <w:rPr>
          <w:rStyle w:val="InlinecodeZchn"/>
          <w:rFonts w:eastAsiaTheme="minorHAnsi"/>
        </w:rPr>
        <w:t>Output: ParticipantIdentifierPage</w:t>
      </w:r>
      <w:r>
        <w:br/>
      </w:r>
      <w:r w:rsidRPr="00851205">
        <w:t xml:space="preserve">a page of Participant Identifier entries associated with the </w:t>
      </w:r>
      <w:del w:id="748" w:author="PH" w:date="2024-11-11T21:51:00Z" w16du:dateUtc="2024-11-11T20:51:00Z">
        <w:r w:rsidRPr="00851205" w:rsidDel="003838C2">
          <w:delText>Service Metadata Publisher</w:delText>
        </w:r>
      </w:del>
      <w:ins w:id="749" w:author="PH" w:date="2024-11-11T21:51:00Z" w16du:dateUtc="2024-11-11T20:51:00Z">
        <w:r w:rsidR="003838C2">
          <w:t>SMP</w:t>
        </w:r>
      </w:ins>
      <w:r w:rsidRPr="00851205">
        <w:t xml:space="preserve">, also containing a </w:t>
      </w:r>
      <w:r w:rsidRPr="008F4D80">
        <w:rPr>
          <w:rStyle w:val="InlinecodeZchn"/>
          <w:rFonts w:eastAsiaTheme="minorHAnsi"/>
        </w:rPr>
        <w:t>&lt;Page/&gt;</w:t>
      </w:r>
      <w:r w:rsidRPr="00851205">
        <w:t xml:space="preserve"> element containing the identifier that represents the next page, if any. </w:t>
      </w:r>
    </w:p>
    <w:p w14:paraId="7335597A" w14:textId="77777777" w:rsidR="005B7FC3" w:rsidRPr="00851205" w:rsidRDefault="005B7FC3" w:rsidP="008F4D80">
      <w:pPr>
        <w:pStyle w:val="PParagraph"/>
        <w:numPr>
          <w:ilvl w:val="0"/>
          <w:numId w:val="51"/>
        </w:numPr>
      </w:pPr>
      <w:r w:rsidRPr="008F4D80">
        <w:rPr>
          <w:rStyle w:val="InlinecodeZchn"/>
          <w:rFonts w:eastAsiaTheme="minorHAnsi"/>
        </w:rPr>
        <w:t>Fault: notFoundFault</w:t>
      </w:r>
      <w:r>
        <w:br/>
      </w:r>
      <w:r w:rsidRPr="00851205">
        <w:t xml:space="preserve">returned if the next page or the identifier of the SMP could not be found </w:t>
      </w:r>
    </w:p>
    <w:p w14:paraId="60B68D69" w14:textId="77777777" w:rsidR="005B7FC3" w:rsidRPr="00851205" w:rsidRDefault="005B7FC3" w:rsidP="008F4D80">
      <w:pPr>
        <w:pStyle w:val="PParagraph"/>
        <w:numPr>
          <w:ilvl w:val="0"/>
          <w:numId w:val="51"/>
        </w:numPr>
      </w:pPr>
      <w:r w:rsidRPr="008F4D80">
        <w:rPr>
          <w:rStyle w:val="InlinecodeZchn"/>
          <w:rFonts w:eastAsiaTheme="minorHAnsi"/>
        </w:rPr>
        <w:t>Fault: unauthorizedFault</w:t>
      </w:r>
      <w:r>
        <w:br/>
      </w:r>
      <w:r w:rsidRPr="00851205">
        <w:t xml:space="preserve">returned if the caller is not authorized to invoke the </w:t>
      </w:r>
      <w:r w:rsidRPr="008F4D80">
        <w:rPr>
          <w:rStyle w:val="InlinecodeZchn"/>
          <w:rFonts w:eastAsiaTheme="minorHAnsi"/>
        </w:rPr>
        <w:t>List</w:t>
      </w:r>
      <w:r w:rsidRPr="00851205">
        <w:t xml:space="preserve"> operation </w:t>
      </w:r>
    </w:p>
    <w:p w14:paraId="565BEB28" w14:textId="77777777" w:rsidR="005B7FC3" w:rsidRPr="00851205" w:rsidRDefault="005B7FC3" w:rsidP="008F4D80">
      <w:pPr>
        <w:pStyle w:val="PParagraph"/>
        <w:numPr>
          <w:ilvl w:val="0"/>
          <w:numId w:val="51"/>
        </w:numPr>
      </w:pPr>
      <w:r w:rsidRPr="008F4D80">
        <w:rPr>
          <w:rStyle w:val="InlinecodeZchn"/>
          <w:rFonts w:eastAsiaTheme="minorHAnsi"/>
        </w:rPr>
        <w:t>Fault: badRequestFault</w:t>
      </w:r>
      <w:r>
        <w:br/>
      </w:r>
      <w:r w:rsidRPr="00851205">
        <w:t xml:space="preserve">returned if the supplied </w:t>
      </w:r>
      <w:r w:rsidRPr="008F4D80">
        <w:rPr>
          <w:rStyle w:val="InlinecodeZchn"/>
          <w:rFonts w:eastAsiaTheme="minorHAnsi"/>
        </w:rPr>
        <w:t>NextPage</w:t>
      </w:r>
      <w:r w:rsidRPr="00851205">
        <w:t xml:space="preserve"> does not contain consistent data </w:t>
      </w:r>
    </w:p>
    <w:p w14:paraId="1F593A98" w14:textId="77777777" w:rsidR="005B7FC3" w:rsidRPr="00851205" w:rsidRDefault="005B7FC3" w:rsidP="008F4D80">
      <w:pPr>
        <w:pStyle w:val="PParagraph"/>
        <w:numPr>
          <w:ilvl w:val="0"/>
          <w:numId w:val="51"/>
        </w:numPr>
      </w:pPr>
      <w:r w:rsidRPr="008F4D80">
        <w:rPr>
          <w:rStyle w:val="InlinecodeZchn"/>
          <w:rFonts w:eastAsiaTheme="minorHAnsi"/>
        </w:rPr>
        <w:t>Fault: internalErrorFault</w:t>
      </w:r>
      <w:r>
        <w:br/>
      </w:r>
      <w:r w:rsidRPr="00851205">
        <w:t xml:space="preserve">returned if the SML service is unable to process the request for any reason </w:t>
      </w:r>
    </w:p>
    <w:p w14:paraId="3D29A39F" w14:textId="77777777" w:rsidR="005B7FC3" w:rsidRDefault="005B7FC3" w:rsidP="008F4D80">
      <w:pPr>
        <w:pStyle w:val="PParagraph"/>
      </w:pPr>
      <w:r w:rsidRPr="00851205">
        <w:t xml:space="preserve">Note that the underlying data may be updated between one invocation of </w:t>
      </w:r>
      <w:r w:rsidRPr="008F4D80">
        <w:rPr>
          <w:rStyle w:val="InlinecodeZchn"/>
          <w:rFonts w:eastAsiaTheme="minorHAnsi"/>
        </w:rPr>
        <w:t>List()</w:t>
      </w:r>
      <w:r w:rsidRPr="00851205">
        <w:t xml:space="preserve"> and a subsequent invocation of </w:t>
      </w:r>
      <w:r w:rsidRPr="008F4D80">
        <w:rPr>
          <w:rStyle w:val="InlinecodeZchn"/>
          <w:rFonts w:eastAsiaTheme="minorHAnsi"/>
        </w:rPr>
        <w:t>List()</w:t>
      </w:r>
      <w:r w:rsidRPr="00851205">
        <w:t>, so that a set of retrieved pages of participant identifiers may not represent a consistent set of data.</w:t>
      </w:r>
    </w:p>
    <w:p w14:paraId="0176F2C4" w14:textId="77777777" w:rsidR="005B7FC3" w:rsidRPr="00C9669F" w:rsidRDefault="005B7FC3" w:rsidP="008F4D80">
      <w:pPr>
        <w:pStyle w:val="PHeading3"/>
      </w:pPr>
      <w:bookmarkStart w:id="750" w:name="_Toc71821153"/>
      <w:bookmarkStart w:id="751" w:name="_Toc183626415"/>
      <w:r w:rsidRPr="00C9669F">
        <w:t>ManageServiceMetadata interface</w:t>
      </w:r>
      <w:bookmarkEnd w:id="750"/>
      <w:bookmarkEnd w:id="751"/>
      <w:r w:rsidRPr="00C9669F">
        <w:t xml:space="preserve"> </w:t>
      </w:r>
    </w:p>
    <w:p w14:paraId="4B4C012D" w14:textId="18E99736" w:rsidR="005B7FC3" w:rsidRPr="00C9669F" w:rsidRDefault="005B7FC3" w:rsidP="008F4D80">
      <w:pPr>
        <w:pStyle w:val="PParagraph"/>
      </w:pPr>
      <w:r w:rsidRPr="00C9669F">
        <w:t xml:space="preserve">The ManageServiceMetadata interface allows </w:t>
      </w:r>
      <w:del w:id="752" w:author="PH" w:date="2024-11-11T21:32:00Z" w16du:dateUtc="2024-11-11T20:32:00Z">
        <w:r w:rsidRPr="00C9669F" w:rsidDel="003113D3">
          <w:delText>Service Metadata Publishers</w:delText>
        </w:r>
      </w:del>
      <w:ins w:id="753" w:author="PH" w:date="2024-11-11T21:32:00Z" w16du:dateUtc="2024-11-11T20:32:00Z">
        <w:r w:rsidR="003113D3">
          <w:t>SMPs</w:t>
        </w:r>
      </w:ins>
      <w:r w:rsidRPr="00C9669F">
        <w:t xml:space="preserve"> to manage the metadata held in the </w:t>
      </w:r>
      <w:del w:id="754" w:author="PH" w:date="2024-11-11T21:32:00Z" w16du:dateUtc="2024-11-11T20:32:00Z">
        <w:r w:rsidRPr="00C9669F" w:rsidDel="003113D3">
          <w:delText>Service Metadata Locator</w:delText>
        </w:r>
      </w:del>
      <w:ins w:id="755" w:author="PH" w:date="2024-11-11T21:32:00Z" w16du:dateUtc="2024-11-11T20:32:00Z">
        <w:r w:rsidR="003113D3">
          <w:t>SML</w:t>
        </w:r>
      </w:ins>
      <w:r w:rsidRPr="00C9669F">
        <w:t xml:space="preserve"> Service about their </w:t>
      </w:r>
      <w:del w:id="756" w:author="PH" w:date="2024-11-11T21:32:00Z" w16du:dateUtc="2024-11-11T20:32:00Z">
        <w:r w:rsidRPr="00C9669F" w:rsidDel="003113D3">
          <w:delText>service metadata publisher</w:delText>
        </w:r>
      </w:del>
      <w:ins w:id="757" w:author="PH" w:date="2024-11-11T21:32:00Z" w16du:dateUtc="2024-11-11T20:32:00Z">
        <w:r w:rsidR="003113D3">
          <w:t>SMP</w:t>
        </w:r>
      </w:ins>
      <w:r w:rsidRPr="00C9669F">
        <w:t xml:space="preserve"> services, e.g. binding, interface profile and key information.</w:t>
      </w:r>
    </w:p>
    <w:p w14:paraId="3DD5E920" w14:textId="50257575" w:rsidR="005B7FC3" w:rsidRPr="00C9669F" w:rsidRDefault="005B7FC3" w:rsidP="008F4D80">
      <w:pPr>
        <w:pStyle w:val="PParagraph"/>
      </w:pPr>
      <w:r w:rsidRPr="00C9669F">
        <w:t xml:space="preserve">This interface requires authentication of the user. The identity of the user derived from the authentication process identifies the </w:t>
      </w:r>
      <w:del w:id="758" w:author="PH" w:date="2024-11-11T21:32:00Z" w16du:dateUtc="2024-11-11T20:32:00Z">
        <w:r w:rsidRPr="00C9669F" w:rsidDel="00126A26">
          <w:delText>Service Metadata Publisher</w:delText>
        </w:r>
      </w:del>
      <w:ins w:id="759" w:author="PH" w:date="2024-11-11T21:32:00Z" w16du:dateUtc="2024-11-11T20:32:00Z">
        <w:r w:rsidR="00126A26">
          <w:t>SMP</w:t>
        </w:r>
      </w:ins>
      <w:r w:rsidRPr="00C9669F">
        <w:t xml:space="preserve"> associated with the service metadata which</w:t>
      </w:r>
      <w:r>
        <w:t xml:space="preserve"> is managed via this interface.</w:t>
      </w:r>
    </w:p>
    <w:p w14:paraId="525D4465" w14:textId="77777777" w:rsidR="005B7FC3" w:rsidRPr="00C9669F" w:rsidRDefault="005B7FC3" w:rsidP="008F4D80">
      <w:pPr>
        <w:pStyle w:val="PParagraph"/>
      </w:pPr>
      <w:r w:rsidRPr="00C9669F">
        <w:t>The ManageServiceMetadata interface has the followin</w:t>
      </w:r>
      <w:r>
        <w:t>g operations:</w:t>
      </w:r>
    </w:p>
    <w:p w14:paraId="5F15B360" w14:textId="77777777" w:rsidR="005B7FC3" w:rsidRPr="00C9669F" w:rsidRDefault="005B7FC3" w:rsidP="008F4D80">
      <w:pPr>
        <w:pStyle w:val="PParagraph"/>
        <w:numPr>
          <w:ilvl w:val="0"/>
          <w:numId w:val="52"/>
        </w:numPr>
      </w:pPr>
      <w:r>
        <w:t>Create</w:t>
      </w:r>
    </w:p>
    <w:p w14:paraId="5E8F5E2A" w14:textId="77777777" w:rsidR="005B7FC3" w:rsidRPr="00C9669F" w:rsidRDefault="005B7FC3" w:rsidP="008F4D80">
      <w:pPr>
        <w:pStyle w:val="PParagraph"/>
        <w:numPr>
          <w:ilvl w:val="0"/>
          <w:numId w:val="52"/>
        </w:numPr>
      </w:pPr>
      <w:r>
        <w:t>Read</w:t>
      </w:r>
    </w:p>
    <w:p w14:paraId="3D1C4780" w14:textId="77777777" w:rsidR="005B7FC3" w:rsidRPr="00C9669F" w:rsidRDefault="005B7FC3" w:rsidP="008F4D80">
      <w:pPr>
        <w:pStyle w:val="PParagraph"/>
        <w:numPr>
          <w:ilvl w:val="0"/>
          <w:numId w:val="52"/>
        </w:numPr>
      </w:pPr>
      <w:r>
        <w:t>Update</w:t>
      </w:r>
    </w:p>
    <w:p w14:paraId="00EFD5F7" w14:textId="77777777" w:rsidR="005B7FC3" w:rsidRPr="00C9669F" w:rsidRDefault="005B7FC3" w:rsidP="008F4D80">
      <w:pPr>
        <w:pStyle w:val="PParagraph"/>
        <w:numPr>
          <w:ilvl w:val="0"/>
          <w:numId w:val="52"/>
        </w:numPr>
      </w:pPr>
      <w:r>
        <w:t>Delete</w:t>
      </w:r>
    </w:p>
    <w:p w14:paraId="0BF01DC1" w14:textId="77777777" w:rsidR="005B7FC3" w:rsidRPr="00154AAE" w:rsidRDefault="005B7FC3" w:rsidP="008F4D80">
      <w:pPr>
        <w:pStyle w:val="PHeading4"/>
      </w:pPr>
      <w:bookmarkStart w:id="760" w:name="_Toc183626416"/>
      <w:r w:rsidRPr="00154AAE">
        <w:t>Create()</w:t>
      </w:r>
      <w:bookmarkEnd w:id="760"/>
    </w:p>
    <w:p w14:paraId="15B2315C" w14:textId="1ACDA656" w:rsidR="005B7FC3" w:rsidRPr="00C9669F" w:rsidRDefault="005B7FC3" w:rsidP="008F4D80">
      <w:pPr>
        <w:pStyle w:val="PParagraph"/>
      </w:pPr>
      <w:r w:rsidRPr="00C9669F">
        <w:t xml:space="preserve">Establishes a </w:t>
      </w:r>
      <w:del w:id="761" w:author="PH" w:date="2024-11-11T21:51:00Z" w16du:dateUtc="2024-11-11T20:51:00Z">
        <w:r w:rsidRPr="00C9669F" w:rsidDel="00CD5695">
          <w:delText>Service Metadata Publisher</w:delText>
        </w:r>
      </w:del>
      <w:ins w:id="762" w:author="PH" w:date="2024-11-11T21:51:00Z" w16du:dateUtc="2024-11-11T20:51:00Z">
        <w:r w:rsidR="00CD5695">
          <w:t>SMP</w:t>
        </w:r>
      </w:ins>
      <w:r w:rsidRPr="00C9669F">
        <w:t xml:space="preserve"> metadata record, containing the metadata about the </w:t>
      </w:r>
      <w:del w:id="763" w:author="PH" w:date="2024-11-11T21:51:00Z" w16du:dateUtc="2024-11-11T20:51:00Z">
        <w:r w:rsidRPr="00C9669F" w:rsidDel="00CD5695">
          <w:delText>Service Metadata Publisher</w:delText>
        </w:r>
      </w:del>
      <w:ins w:id="764" w:author="PH" w:date="2024-11-11T21:51:00Z" w16du:dateUtc="2024-11-11T20:51:00Z">
        <w:r w:rsidR="00CD5695">
          <w:t>SMP</w:t>
        </w:r>
      </w:ins>
      <w:r w:rsidRPr="00C9669F">
        <w:t xml:space="preserve">, as outlined in the </w:t>
      </w:r>
      <w:r w:rsidRPr="008F4D80">
        <w:rPr>
          <w:rStyle w:val="InlinecodeZchn"/>
          <w:rFonts w:eastAsiaTheme="minorHAnsi"/>
        </w:rPr>
        <w:t>ServiceMetadataPublisherService</w:t>
      </w:r>
      <w:r w:rsidRPr="00C9669F">
        <w:t xml:space="preserve"> data type. </w:t>
      </w:r>
    </w:p>
    <w:p w14:paraId="701C56E5" w14:textId="356EB5FC" w:rsidR="005B7FC3" w:rsidRPr="00C9669F" w:rsidRDefault="005B7FC3" w:rsidP="008F4D80">
      <w:pPr>
        <w:pStyle w:val="PParagraph"/>
        <w:numPr>
          <w:ilvl w:val="0"/>
          <w:numId w:val="53"/>
        </w:numPr>
      </w:pPr>
      <w:r w:rsidRPr="008F4D80">
        <w:rPr>
          <w:rStyle w:val="InlinecodeZchn"/>
          <w:rFonts w:eastAsiaTheme="minorHAnsi"/>
        </w:rPr>
        <w:t>Input CreateServiceMetadataPublisherService: ServiceMetadataPublisherService</w:t>
      </w:r>
      <w:r w:rsidRPr="008F4D80">
        <w:rPr>
          <w:rStyle w:val="InlinecodeZchn"/>
          <w:rFonts w:eastAsiaTheme="minorHAnsi"/>
        </w:rPr>
        <w:br/>
      </w:r>
      <w:r w:rsidRPr="00C9669F">
        <w:t xml:space="preserve">contains the </w:t>
      </w:r>
      <w:del w:id="765" w:author="PH" w:date="2024-11-11T21:51:00Z" w16du:dateUtc="2024-11-11T20:51:00Z">
        <w:r w:rsidRPr="00C9669F" w:rsidDel="00CD5695">
          <w:delText>service metadata publisher</w:delText>
        </w:r>
      </w:del>
      <w:ins w:id="766" w:author="PH" w:date="2024-11-11T21:51:00Z" w16du:dateUtc="2024-11-11T20:51:00Z">
        <w:r w:rsidR="00CD5695">
          <w:t>SMP</w:t>
        </w:r>
      </w:ins>
      <w:r w:rsidRPr="00C9669F">
        <w:t xml:space="preserve"> information, which includes the logical and physical addresses for the SMP (Domain name and IP address). It is assumed that the </w:t>
      </w:r>
      <w:r w:rsidRPr="008F4D80">
        <w:rPr>
          <w:rStyle w:val="InlinecodeZchn"/>
          <w:rFonts w:eastAsiaTheme="minorHAnsi"/>
        </w:rPr>
        <w:t>ServiceMetadataPublisherID</w:t>
      </w:r>
      <w:r w:rsidRPr="00C9669F">
        <w:t xml:space="preserve"> has been assigned to the calling user out-of-bands. </w:t>
      </w:r>
    </w:p>
    <w:p w14:paraId="0A3E87CB" w14:textId="77777777" w:rsidR="005B7FC3" w:rsidRPr="00C9669F" w:rsidRDefault="005B7FC3" w:rsidP="008F4D80">
      <w:pPr>
        <w:pStyle w:val="PParagraph"/>
        <w:numPr>
          <w:ilvl w:val="0"/>
          <w:numId w:val="53"/>
        </w:numPr>
      </w:pPr>
      <w:r w:rsidRPr="008F4D80">
        <w:rPr>
          <w:rStyle w:val="InlinecodeZchn"/>
          <w:rFonts w:eastAsiaTheme="minorHAnsi"/>
        </w:rPr>
        <w:t>Fault: unauthorizedFault</w:t>
      </w:r>
      <w:r w:rsidRPr="008F4D80">
        <w:rPr>
          <w:rStyle w:val="InlinecodeZchn"/>
          <w:rFonts w:eastAsiaTheme="minorHAnsi"/>
        </w:rPr>
        <w:br/>
      </w:r>
      <w:r w:rsidRPr="00C9669F">
        <w:t xml:space="preserve">returned if the caller is not authorized to invoke the </w:t>
      </w:r>
      <w:r w:rsidRPr="008F4D80">
        <w:rPr>
          <w:rStyle w:val="InlinecodeZchn"/>
          <w:rFonts w:eastAsiaTheme="minorHAnsi"/>
        </w:rPr>
        <w:t>Create</w:t>
      </w:r>
      <w:r w:rsidRPr="00C9669F">
        <w:t xml:space="preserve"> operation </w:t>
      </w:r>
    </w:p>
    <w:p w14:paraId="1BEC2488" w14:textId="77777777" w:rsidR="005B7FC3" w:rsidRPr="00C9669F" w:rsidRDefault="005B7FC3" w:rsidP="008F4D80">
      <w:pPr>
        <w:pStyle w:val="PParagraph"/>
        <w:numPr>
          <w:ilvl w:val="0"/>
          <w:numId w:val="53"/>
        </w:numPr>
      </w:pPr>
      <w:r w:rsidRPr="008F4D80">
        <w:rPr>
          <w:rStyle w:val="InlinecodeZchn"/>
          <w:rFonts w:eastAsiaTheme="minorHAnsi"/>
        </w:rPr>
        <w:t>Fault: badRequestFault</w:t>
      </w:r>
      <w:r w:rsidRPr="008F4D80">
        <w:rPr>
          <w:rStyle w:val="InlinecodeZchn"/>
          <w:rFonts w:eastAsiaTheme="minorHAnsi"/>
        </w:rPr>
        <w:br/>
      </w:r>
      <w:r w:rsidRPr="00C9669F">
        <w:t xml:space="preserve">returned if the supplied </w:t>
      </w:r>
      <w:r w:rsidRPr="008F4D80">
        <w:rPr>
          <w:rStyle w:val="InlinecodeZchn"/>
          <w:rFonts w:eastAsiaTheme="minorHAnsi"/>
        </w:rPr>
        <w:t>CreateServiceMetadataPublisherService</w:t>
      </w:r>
      <w:r w:rsidRPr="00C9669F">
        <w:t xml:space="preserve"> does not contain consistent data </w:t>
      </w:r>
    </w:p>
    <w:p w14:paraId="4D422835" w14:textId="77777777" w:rsidR="005B7FC3" w:rsidRPr="00C9669F" w:rsidRDefault="005B7FC3" w:rsidP="008F4D80">
      <w:pPr>
        <w:pStyle w:val="PParagraph"/>
        <w:numPr>
          <w:ilvl w:val="0"/>
          <w:numId w:val="53"/>
        </w:numPr>
      </w:pPr>
      <w:r w:rsidRPr="008F4D80">
        <w:rPr>
          <w:rStyle w:val="InlinecodeZchn"/>
          <w:rFonts w:eastAsiaTheme="minorHAnsi"/>
        </w:rPr>
        <w:t>Fault: internalErrorFault</w:t>
      </w:r>
      <w:r>
        <w:br/>
      </w:r>
      <w:r w:rsidRPr="00C9669F">
        <w:t xml:space="preserve">returned if the SML service is unable to process the request for any reason </w:t>
      </w:r>
    </w:p>
    <w:p w14:paraId="7E0D58EF" w14:textId="77777777" w:rsidR="005B7FC3" w:rsidRPr="00154AAE" w:rsidRDefault="005B7FC3" w:rsidP="008F4D80">
      <w:pPr>
        <w:pStyle w:val="PHeading4"/>
      </w:pPr>
      <w:bookmarkStart w:id="767" w:name="_Toc183626417"/>
      <w:r w:rsidRPr="00154AAE">
        <w:t>Read()</w:t>
      </w:r>
      <w:bookmarkEnd w:id="767"/>
    </w:p>
    <w:p w14:paraId="6119C74D" w14:textId="140D185C" w:rsidR="005B7FC3" w:rsidRPr="00C9669F" w:rsidRDefault="005B7FC3" w:rsidP="008F4D80">
      <w:pPr>
        <w:pStyle w:val="PParagraph"/>
      </w:pPr>
      <w:r w:rsidRPr="00C9669F">
        <w:t xml:space="preserve">Retrieves the </w:t>
      </w:r>
      <w:del w:id="768" w:author="PH" w:date="2024-11-11T21:51:00Z" w16du:dateUtc="2024-11-11T20:51:00Z">
        <w:r w:rsidRPr="00C9669F" w:rsidDel="00CC1E44">
          <w:delText>Service Metadata Publisher</w:delText>
        </w:r>
      </w:del>
      <w:ins w:id="769" w:author="PH" w:date="2024-11-11T21:51:00Z" w16du:dateUtc="2024-11-11T20:51:00Z">
        <w:r w:rsidR="00CC1E44">
          <w:t>SMP</w:t>
        </w:r>
      </w:ins>
      <w:r w:rsidRPr="00C9669F">
        <w:t xml:space="preserve"> record for </w:t>
      </w:r>
      <w:r>
        <w:t xml:space="preserve">the </w:t>
      </w:r>
      <w:del w:id="770" w:author="PH" w:date="2024-11-11T21:51:00Z" w16du:dateUtc="2024-11-11T20:51:00Z">
        <w:r w:rsidDel="00CC1E44">
          <w:delText>Service Metadata Publisher</w:delText>
        </w:r>
      </w:del>
      <w:ins w:id="771" w:author="PH" w:date="2024-11-11T21:51:00Z" w16du:dateUtc="2024-11-11T20:51:00Z">
        <w:r w:rsidR="00CC1E44">
          <w:t>SMP</w:t>
        </w:r>
      </w:ins>
      <w:r>
        <w:t>.</w:t>
      </w:r>
    </w:p>
    <w:p w14:paraId="34FFC631" w14:textId="08648EF7" w:rsidR="005B7FC3" w:rsidRPr="00C9669F" w:rsidRDefault="005B7FC3" w:rsidP="008F4D80">
      <w:pPr>
        <w:pStyle w:val="PParagraph"/>
        <w:numPr>
          <w:ilvl w:val="0"/>
          <w:numId w:val="54"/>
        </w:numPr>
      </w:pPr>
      <w:r w:rsidRPr="008F4D80">
        <w:rPr>
          <w:rStyle w:val="InlinecodeZchn"/>
          <w:rFonts w:eastAsiaTheme="minorHAnsi"/>
        </w:rPr>
        <w:t>Input ReadServiceMetadataPublisherService: ServiceMetadataPublisherID</w:t>
      </w:r>
      <w:r>
        <w:br/>
      </w:r>
      <w:r w:rsidRPr="00C9669F">
        <w:t xml:space="preserve">the unique ID of the </w:t>
      </w:r>
      <w:del w:id="772" w:author="PH" w:date="2024-11-11T21:51:00Z" w16du:dateUtc="2024-11-11T20:51:00Z">
        <w:r w:rsidRPr="00C9669F" w:rsidDel="00CC1E44">
          <w:delText>Service Metadata Publisher</w:delText>
        </w:r>
      </w:del>
      <w:ins w:id="773" w:author="PH" w:date="2024-11-11T21:51:00Z" w16du:dateUtc="2024-11-11T20:51:00Z">
        <w:r w:rsidR="00CC1E44">
          <w:t>SMP</w:t>
        </w:r>
      </w:ins>
      <w:r w:rsidRPr="00C9669F">
        <w:t xml:space="preserve"> for which the record is required</w:t>
      </w:r>
    </w:p>
    <w:p w14:paraId="53630AE2" w14:textId="2021BE6E" w:rsidR="005B7FC3" w:rsidRPr="00C9669F" w:rsidRDefault="005B7FC3" w:rsidP="008F4D80">
      <w:pPr>
        <w:pStyle w:val="PParagraph"/>
        <w:numPr>
          <w:ilvl w:val="0"/>
          <w:numId w:val="54"/>
        </w:numPr>
      </w:pPr>
      <w:r w:rsidRPr="008F4D80">
        <w:rPr>
          <w:rStyle w:val="InlinecodeZchn"/>
          <w:rFonts w:eastAsiaTheme="minorHAnsi"/>
        </w:rPr>
        <w:t>Output: ServiceMetadataPublisherService</w:t>
      </w:r>
      <w:r>
        <w:br/>
      </w:r>
      <w:r w:rsidRPr="00C9669F">
        <w:t xml:space="preserve">the </w:t>
      </w:r>
      <w:del w:id="774" w:author="PH" w:date="2024-11-11T21:51:00Z" w16du:dateUtc="2024-11-11T20:51:00Z">
        <w:r w:rsidRPr="00C9669F" w:rsidDel="00CC1E44">
          <w:delText>service metadata publisher</w:delText>
        </w:r>
      </w:del>
      <w:ins w:id="775" w:author="PH" w:date="2024-11-11T21:51:00Z" w16du:dateUtc="2024-11-11T20:51:00Z">
        <w:r w:rsidR="00CC1E44">
          <w:t>SMP</w:t>
        </w:r>
      </w:ins>
      <w:r w:rsidRPr="00C9669F">
        <w:t xml:space="preserve"> record, in the form of a </w:t>
      </w:r>
      <w:r w:rsidRPr="008F4D80">
        <w:rPr>
          <w:rStyle w:val="InlinecodeZchn"/>
          <w:rFonts w:eastAsiaTheme="minorHAnsi"/>
        </w:rPr>
        <w:t>ServiceMetadataPublisherService</w:t>
      </w:r>
      <w:r w:rsidRPr="00C9669F">
        <w:t xml:space="preserve"> data type</w:t>
      </w:r>
    </w:p>
    <w:p w14:paraId="19A56C13" w14:textId="19BE75EA" w:rsidR="005B7FC3" w:rsidRPr="00C9669F" w:rsidRDefault="005B7FC3" w:rsidP="008F4D80">
      <w:pPr>
        <w:pStyle w:val="PParagraph"/>
        <w:numPr>
          <w:ilvl w:val="0"/>
          <w:numId w:val="54"/>
        </w:numPr>
      </w:pPr>
      <w:r w:rsidRPr="008F4D80">
        <w:rPr>
          <w:rStyle w:val="InlinecodeZchn"/>
          <w:rFonts w:eastAsiaTheme="minorHAnsi"/>
        </w:rPr>
        <w:t>Fault: notFoundFault</w:t>
      </w:r>
      <w:r>
        <w:br/>
      </w:r>
      <w:r w:rsidRPr="00C9669F">
        <w:t>returned if the identifier of the SMP could not be found</w:t>
      </w:r>
    </w:p>
    <w:p w14:paraId="7A2FE4EC" w14:textId="15E353D6" w:rsidR="005B7FC3" w:rsidRPr="00C9669F" w:rsidRDefault="005B7FC3" w:rsidP="008F4D80">
      <w:pPr>
        <w:pStyle w:val="PParagraph"/>
        <w:numPr>
          <w:ilvl w:val="0"/>
          <w:numId w:val="54"/>
        </w:numPr>
      </w:pPr>
      <w:r w:rsidRPr="008F4D80">
        <w:rPr>
          <w:rStyle w:val="InlinecodeZchn"/>
          <w:rFonts w:eastAsiaTheme="minorHAnsi"/>
        </w:rPr>
        <w:t>Fault: unauthorizedFault</w:t>
      </w:r>
      <w:r w:rsidRPr="008F4D80">
        <w:rPr>
          <w:rStyle w:val="InlinecodeZchn"/>
          <w:rFonts w:eastAsiaTheme="minorHAnsi"/>
        </w:rPr>
        <w:br/>
      </w:r>
      <w:r w:rsidRPr="00C9669F">
        <w:t xml:space="preserve">returned if the caller is not authorized to invoke the </w:t>
      </w:r>
      <w:r w:rsidRPr="008F4D80">
        <w:rPr>
          <w:rStyle w:val="InlinecodeZchn"/>
          <w:rFonts w:eastAsiaTheme="minorHAnsi"/>
        </w:rPr>
        <w:t>Read</w:t>
      </w:r>
      <w:r w:rsidRPr="00C9669F">
        <w:t xml:space="preserve"> operation</w:t>
      </w:r>
    </w:p>
    <w:p w14:paraId="1A6E31A4" w14:textId="4C6BC80E" w:rsidR="005B7FC3" w:rsidRPr="00C9669F" w:rsidRDefault="005B7FC3" w:rsidP="008F4D80">
      <w:pPr>
        <w:pStyle w:val="PParagraph"/>
        <w:numPr>
          <w:ilvl w:val="0"/>
          <w:numId w:val="54"/>
        </w:numPr>
      </w:pPr>
      <w:r w:rsidRPr="008F4D80">
        <w:rPr>
          <w:rStyle w:val="InlinecodeZchn"/>
          <w:rFonts w:eastAsiaTheme="minorHAnsi"/>
        </w:rPr>
        <w:t>Fault: badRequestFault</w:t>
      </w:r>
      <w:r w:rsidRPr="008F4D80">
        <w:rPr>
          <w:rStyle w:val="InlinecodeZchn"/>
          <w:rFonts w:eastAsiaTheme="minorHAnsi"/>
        </w:rPr>
        <w:br/>
      </w:r>
      <w:r w:rsidRPr="00C9669F">
        <w:t>returned if the supplied parameter does not contain consistent data</w:t>
      </w:r>
    </w:p>
    <w:p w14:paraId="10731674" w14:textId="075AB486" w:rsidR="005B7FC3" w:rsidRPr="00C9669F" w:rsidRDefault="005B7FC3" w:rsidP="008F4D80">
      <w:pPr>
        <w:pStyle w:val="PParagraph"/>
        <w:numPr>
          <w:ilvl w:val="0"/>
          <w:numId w:val="54"/>
        </w:numPr>
      </w:pPr>
      <w:r w:rsidRPr="008F4D80">
        <w:rPr>
          <w:rStyle w:val="InlinecodeZchn"/>
          <w:rFonts w:eastAsiaTheme="minorHAnsi"/>
        </w:rPr>
        <w:t>Fault: internalErrorFault</w:t>
      </w:r>
      <w:r w:rsidRPr="008F4D80">
        <w:rPr>
          <w:rStyle w:val="InlinecodeZchn"/>
          <w:rFonts w:eastAsiaTheme="minorHAnsi"/>
        </w:rPr>
        <w:br/>
      </w:r>
      <w:r w:rsidRPr="00C9669F">
        <w:t>returned if the SML service is unable to process the request for any reason</w:t>
      </w:r>
    </w:p>
    <w:p w14:paraId="2A312A9F" w14:textId="77777777" w:rsidR="005B7FC3" w:rsidRPr="00154AAE" w:rsidRDefault="005B7FC3" w:rsidP="008F4D80">
      <w:pPr>
        <w:pStyle w:val="PHeading4"/>
      </w:pPr>
      <w:bookmarkStart w:id="776" w:name="_Toc183626418"/>
      <w:r w:rsidRPr="00154AAE">
        <w:t>Update()</w:t>
      </w:r>
      <w:bookmarkEnd w:id="776"/>
    </w:p>
    <w:p w14:paraId="3B3CDE5E" w14:textId="32E285CC" w:rsidR="005B7FC3" w:rsidRPr="00C9669F" w:rsidRDefault="005B7FC3" w:rsidP="008F4D80">
      <w:pPr>
        <w:pStyle w:val="PParagraph"/>
      </w:pPr>
      <w:r w:rsidRPr="00C9669F">
        <w:t xml:space="preserve">Updates the </w:t>
      </w:r>
      <w:del w:id="777" w:author="PH" w:date="2024-11-11T21:51:00Z" w16du:dateUtc="2024-11-11T20:51:00Z">
        <w:r w:rsidRPr="00C9669F" w:rsidDel="00527960">
          <w:delText>Service Metadata Publisher</w:delText>
        </w:r>
      </w:del>
      <w:ins w:id="778" w:author="PH" w:date="2024-11-11T21:51:00Z" w16du:dateUtc="2024-11-11T20:51:00Z">
        <w:r w:rsidR="00527960">
          <w:t>SMP</w:t>
        </w:r>
      </w:ins>
      <w:r w:rsidRPr="00C9669F">
        <w:t xml:space="preserve"> record for the </w:t>
      </w:r>
      <w:del w:id="779" w:author="PH" w:date="2024-11-11T21:51:00Z" w16du:dateUtc="2024-11-11T20:51:00Z">
        <w:r w:rsidDel="00527960">
          <w:delText>S</w:delText>
        </w:r>
        <w:r w:rsidRPr="00C9669F" w:rsidDel="00527960">
          <w:delText xml:space="preserve">ervice </w:delText>
        </w:r>
        <w:r w:rsidDel="00527960">
          <w:delText>M</w:delText>
        </w:r>
        <w:r w:rsidRPr="00C9669F" w:rsidDel="00527960">
          <w:delText xml:space="preserve">etadata </w:delText>
        </w:r>
        <w:r w:rsidDel="00527960">
          <w:delText>P</w:delText>
        </w:r>
        <w:r w:rsidRPr="00C9669F" w:rsidDel="00527960">
          <w:delText xml:space="preserve">ublisher </w:delText>
        </w:r>
      </w:del>
      <w:ins w:id="780" w:author="PH" w:date="2024-11-11T21:51:00Z" w16du:dateUtc="2024-11-11T20:51:00Z">
        <w:r w:rsidR="00527960">
          <w:t>SMP</w:t>
        </w:r>
      </w:ins>
    </w:p>
    <w:p w14:paraId="292B965D" w14:textId="25632214" w:rsidR="005B7FC3" w:rsidRPr="00C9669F" w:rsidRDefault="005B7FC3" w:rsidP="008F4D80">
      <w:pPr>
        <w:pStyle w:val="PParagraph"/>
        <w:numPr>
          <w:ilvl w:val="0"/>
          <w:numId w:val="55"/>
        </w:numPr>
      </w:pPr>
      <w:r w:rsidRPr="008F4D80">
        <w:rPr>
          <w:rStyle w:val="InlinecodeZchn"/>
          <w:rFonts w:eastAsiaTheme="minorHAnsi"/>
        </w:rPr>
        <w:t>Input UpdateServiceMetadataPublisheServicer: ServiceMetadataPublisherService</w:t>
      </w:r>
      <w:r>
        <w:br/>
      </w:r>
      <w:r w:rsidRPr="00C9669F">
        <w:t xml:space="preserve">contains the service metadata for the </w:t>
      </w:r>
      <w:del w:id="781" w:author="PH" w:date="2024-11-11T21:52:00Z" w16du:dateUtc="2024-11-11T20:52:00Z">
        <w:r w:rsidRPr="00C9669F" w:rsidDel="006C026D">
          <w:delText>service metadata publisher</w:delText>
        </w:r>
      </w:del>
      <w:ins w:id="782" w:author="PH" w:date="2024-11-11T21:52:00Z" w16du:dateUtc="2024-11-11T20:52:00Z">
        <w:r w:rsidR="006C026D">
          <w:t>SMP</w:t>
        </w:r>
      </w:ins>
      <w:r w:rsidRPr="00C9669F">
        <w:t xml:space="preserve">, which includes the logical and physical addresses for the SMP (Domain name and IP address) </w:t>
      </w:r>
    </w:p>
    <w:p w14:paraId="08343BF0" w14:textId="77777777" w:rsidR="005B7FC3" w:rsidRPr="00C9669F" w:rsidRDefault="005B7FC3" w:rsidP="008F4D80">
      <w:pPr>
        <w:pStyle w:val="PParagraph"/>
        <w:numPr>
          <w:ilvl w:val="0"/>
          <w:numId w:val="55"/>
        </w:numPr>
      </w:pPr>
      <w:r w:rsidRPr="008F4D80">
        <w:rPr>
          <w:rStyle w:val="InlinecodeZchn"/>
          <w:rFonts w:eastAsiaTheme="minorHAnsi"/>
        </w:rPr>
        <w:t>Fault: notFoundFault</w:t>
      </w:r>
      <w:r w:rsidRPr="008F4D80">
        <w:rPr>
          <w:rStyle w:val="InlinecodeZchn"/>
          <w:rFonts w:eastAsiaTheme="minorHAnsi"/>
        </w:rPr>
        <w:br/>
      </w:r>
      <w:r w:rsidRPr="00C9669F">
        <w:t xml:space="preserve">returned if the identifier of the SMP could not be found </w:t>
      </w:r>
    </w:p>
    <w:p w14:paraId="56EC2AF8" w14:textId="77777777" w:rsidR="005B7FC3" w:rsidRPr="00C9669F" w:rsidRDefault="005B7FC3" w:rsidP="008F4D80">
      <w:pPr>
        <w:pStyle w:val="PParagraph"/>
        <w:numPr>
          <w:ilvl w:val="0"/>
          <w:numId w:val="55"/>
        </w:numPr>
      </w:pPr>
      <w:r w:rsidRPr="008F4D80">
        <w:rPr>
          <w:rStyle w:val="InlinecodeZchn"/>
          <w:rFonts w:eastAsiaTheme="minorHAnsi"/>
        </w:rPr>
        <w:t>Fault: unauthorizedFault</w:t>
      </w:r>
      <w:r>
        <w:br/>
      </w:r>
      <w:r w:rsidRPr="00C9669F">
        <w:t xml:space="preserve">returned if the caller is not authorized to invoke the </w:t>
      </w:r>
      <w:r w:rsidRPr="008F4D80">
        <w:rPr>
          <w:rStyle w:val="InlinecodeZchn"/>
          <w:rFonts w:eastAsiaTheme="minorHAnsi"/>
        </w:rPr>
        <w:t>Update</w:t>
      </w:r>
      <w:r w:rsidRPr="00C9669F">
        <w:t xml:space="preserve"> operation </w:t>
      </w:r>
    </w:p>
    <w:p w14:paraId="3D39628E" w14:textId="77777777" w:rsidR="005B7FC3" w:rsidRPr="00C9669F" w:rsidRDefault="005B7FC3" w:rsidP="008F4D80">
      <w:pPr>
        <w:pStyle w:val="PParagraph"/>
        <w:numPr>
          <w:ilvl w:val="0"/>
          <w:numId w:val="55"/>
        </w:numPr>
      </w:pPr>
      <w:r w:rsidRPr="008F4D80">
        <w:rPr>
          <w:rStyle w:val="InlinecodeZchn"/>
          <w:rFonts w:eastAsiaTheme="minorHAnsi"/>
        </w:rPr>
        <w:t>Fault: badRequestFault</w:t>
      </w:r>
      <w:r w:rsidRPr="008F4D80">
        <w:rPr>
          <w:rStyle w:val="InlinecodeZchn"/>
          <w:rFonts w:eastAsiaTheme="minorHAnsi"/>
        </w:rPr>
        <w:br/>
      </w:r>
      <w:r w:rsidRPr="00C9669F">
        <w:t xml:space="preserve">returned if the supplied </w:t>
      </w:r>
      <w:r w:rsidRPr="008F4D80">
        <w:rPr>
          <w:rStyle w:val="InlinecodeZchn"/>
          <w:rFonts w:eastAsiaTheme="minorHAnsi"/>
        </w:rPr>
        <w:t>UpdateServiceMetadataPublisheServicer</w:t>
      </w:r>
      <w:r w:rsidRPr="00C9669F">
        <w:t xml:space="preserve"> does not contain consistent data </w:t>
      </w:r>
    </w:p>
    <w:p w14:paraId="5D86C218" w14:textId="77777777" w:rsidR="005B7FC3" w:rsidRPr="00C9669F" w:rsidRDefault="005B7FC3" w:rsidP="008F4D80">
      <w:pPr>
        <w:pStyle w:val="PParagraph"/>
        <w:numPr>
          <w:ilvl w:val="0"/>
          <w:numId w:val="55"/>
        </w:numPr>
      </w:pPr>
      <w:r w:rsidRPr="008F4D80">
        <w:rPr>
          <w:rStyle w:val="InlinecodeZchn"/>
          <w:rFonts w:eastAsiaTheme="minorHAnsi"/>
        </w:rPr>
        <w:t>Fault: internalErrorFault</w:t>
      </w:r>
      <w:r w:rsidRPr="008F4D80">
        <w:rPr>
          <w:rStyle w:val="InlinecodeZchn"/>
          <w:rFonts w:eastAsiaTheme="minorHAnsi"/>
        </w:rPr>
        <w:br/>
      </w:r>
      <w:r w:rsidRPr="00C9669F">
        <w:t xml:space="preserve">returned if the SML service is unable to process the request for any reason </w:t>
      </w:r>
    </w:p>
    <w:p w14:paraId="15D0EAC3" w14:textId="77777777" w:rsidR="005B7FC3" w:rsidRPr="00154AAE" w:rsidRDefault="005B7FC3" w:rsidP="008F4D80">
      <w:pPr>
        <w:pStyle w:val="PHeading4"/>
      </w:pPr>
      <w:bookmarkStart w:id="783" w:name="_Toc183626419"/>
      <w:r w:rsidRPr="00154AAE">
        <w:t>Delete()</w:t>
      </w:r>
      <w:bookmarkEnd w:id="783"/>
    </w:p>
    <w:p w14:paraId="0ACAFEBA" w14:textId="49E1A96F" w:rsidR="005B7FC3" w:rsidRPr="00C9669F" w:rsidRDefault="005B7FC3" w:rsidP="008F4D80">
      <w:pPr>
        <w:pStyle w:val="PParagraph"/>
      </w:pPr>
      <w:r w:rsidRPr="00C9669F">
        <w:t xml:space="preserve">Deletes the </w:t>
      </w:r>
      <w:del w:id="784" w:author="PH" w:date="2024-11-11T21:52:00Z" w16du:dateUtc="2024-11-11T20:52:00Z">
        <w:r w:rsidRPr="00C9669F" w:rsidDel="00666784">
          <w:delText>Service Met</w:delText>
        </w:r>
        <w:r w:rsidDel="00666784">
          <w:delText>adata Publisher</w:delText>
        </w:r>
      </w:del>
      <w:ins w:id="785" w:author="PH" w:date="2024-11-11T21:52:00Z" w16du:dateUtc="2024-11-11T20:52:00Z">
        <w:r w:rsidR="00666784">
          <w:t>SMP</w:t>
        </w:r>
      </w:ins>
      <w:r>
        <w:t xml:space="preserve"> record for the </w:t>
      </w:r>
      <w:del w:id="786" w:author="PH" w:date="2024-11-11T21:52:00Z" w16du:dateUtc="2024-11-11T20:52:00Z">
        <w:r w:rsidDel="00666784">
          <w:delText>S</w:delText>
        </w:r>
        <w:r w:rsidRPr="00C9669F" w:rsidDel="00666784">
          <w:delText xml:space="preserve">ervice </w:delText>
        </w:r>
        <w:r w:rsidDel="00666784">
          <w:delText>M</w:delText>
        </w:r>
        <w:r w:rsidRPr="00C9669F" w:rsidDel="00666784">
          <w:delText xml:space="preserve">etadata </w:delText>
        </w:r>
        <w:r w:rsidDel="00666784">
          <w:delText>P</w:delText>
        </w:r>
        <w:r w:rsidRPr="00C9669F" w:rsidDel="00666784">
          <w:delText xml:space="preserve">ublisher </w:delText>
        </w:r>
      </w:del>
      <w:ins w:id="787" w:author="PH" w:date="2024-11-11T21:52:00Z" w16du:dateUtc="2024-11-11T20:52:00Z">
        <w:r w:rsidR="00666784">
          <w:t>SMP</w:t>
        </w:r>
      </w:ins>
    </w:p>
    <w:p w14:paraId="289AEEC7" w14:textId="25751E3F" w:rsidR="005B7FC3" w:rsidRPr="00C9669F" w:rsidRDefault="005B7FC3" w:rsidP="008F4D80">
      <w:pPr>
        <w:pStyle w:val="PParagraph"/>
        <w:numPr>
          <w:ilvl w:val="0"/>
          <w:numId w:val="56"/>
        </w:numPr>
      </w:pPr>
      <w:r w:rsidRPr="008F4D80">
        <w:rPr>
          <w:rStyle w:val="InlinecodeZchn"/>
          <w:rFonts w:eastAsiaTheme="minorHAnsi"/>
        </w:rPr>
        <w:t>Input DeleteServiceMetadataPublisherService: ServiceMetadataPublisherID</w:t>
      </w:r>
      <w:r w:rsidRPr="008F4D80">
        <w:rPr>
          <w:rStyle w:val="InlinecodeZchn"/>
          <w:rFonts w:eastAsiaTheme="minorHAnsi"/>
        </w:rPr>
        <w:br/>
      </w:r>
      <w:r w:rsidRPr="00C9669F">
        <w:t xml:space="preserve">the unique ID of the </w:t>
      </w:r>
      <w:del w:id="788" w:author="PH" w:date="2024-11-11T21:52:00Z" w16du:dateUtc="2024-11-11T20:52:00Z">
        <w:r w:rsidRPr="00C9669F" w:rsidDel="00666784">
          <w:delText>Service Metadata Publisher</w:delText>
        </w:r>
      </w:del>
      <w:ins w:id="789" w:author="PH" w:date="2024-11-11T21:52:00Z" w16du:dateUtc="2024-11-11T20:52:00Z">
        <w:r w:rsidR="00666784">
          <w:t>SMP</w:t>
        </w:r>
      </w:ins>
      <w:r w:rsidRPr="00C9669F">
        <w:t xml:space="preserve"> to delete </w:t>
      </w:r>
    </w:p>
    <w:p w14:paraId="5AC70D87" w14:textId="77777777" w:rsidR="005B7FC3" w:rsidRPr="00C9669F" w:rsidRDefault="005B7FC3" w:rsidP="008F4D80">
      <w:pPr>
        <w:pStyle w:val="PParagraph"/>
        <w:numPr>
          <w:ilvl w:val="0"/>
          <w:numId w:val="56"/>
        </w:numPr>
      </w:pPr>
      <w:r w:rsidRPr="008F4D80">
        <w:rPr>
          <w:rStyle w:val="InlinecodeZchn"/>
          <w:rFonts w:eastAsiaTheme="minorHAnsi"/>
        </w:rPr>
        <w:t>Fault: notFoundFault</w:t>
      </w:r>
      <w:r w:rsidRPr="008F4D80">
        <w:rPr>
          <w:rStyle w:val="InlinecodeZchn"/>
          <w:rFonts w:eastAsiaTheme="minorHAnsi"/>
        </w:rPr>
        <w:br/>
      </w:r>
      <w:r w:rsidRPr="00C9669F">
        <w:t xml:space="preserve">returned if the identifier of the SMP could not be found </w:t>
      </w:r>
    </w:p>
    <w:p w14:paraId="215EC797" w14:textId="77777777" w:rsidR="005B7FC3" w:rsidRPr="00C9669F" w:rsidRDefault="005B7FC3" w:rsidP="008F4D80">
      <w:pPr>
        <w:pStyle w:val="PParagraph"/>
        <w:numPr>
          <w:ilvl w:val="0"/>
          <w:numId w:val="56"/>
        </w:numPr>
      </w:pPr>
      <w:r w:rsidRPr="008F4D80">
        <w:rPr>
          <w:rStyle w:val="InlinecodeZchn"/>
          <w:rFonts w:eastAsiaTheme="minorHAnsi"/>
        </w:rPr>
        <w:t>Fault: unauthorizedFault</w:t>
      </w:r>
      <w:r>
        <w:br/>
      </w:r>
      <w:r w:rsidRPr="00C9669F">
        <w:t xml:space="preserve">returned if the caller is not authorized to invoke the </w:t>
      </w:r>
      <w:r w:rsidRPr="008F4D80">
        <w:rPr>
          <w:rStyle w:val="InlinecodeZchn"/>
          <w:rFonts w:eastAsiaTheme="minorHAnsi"/>
        </w:rPr>
        <w:t>Delete</w:t>
      </w:r>
      <w:r w:rsidRPr="00C9669F">
        <w:t xml:space="preserve"> operation </w:t>
      </w:r>
    </w:p>
    <w:p w14:paraId="4C1BB3A3" w14:textId="77777777" w:rsidR="005B7FC3" w:rsidRPr="00C9669F" w:rsidRDefault="005B7FC3" w:rsidP="008F4D80">
      <w:pPr>
        <w:pStyle w:val="PParagraph"/>
        <w:numPr>
          <w:ilvl w:val="0"/>
          <w:numId w:val="56"/>
        </w:numPr>
      </w:pPr>
      <w:r w:rsidRPr="008F4D80">
        <w:rPr>
          <w:rStyle w:val="InlinecodeZchn"/>
          <w:rFonts w:eastAsiaTheme="minorHAnsi"/>
        </w:rPr>
        <w:t>Fault: badRequestFault</w:t>
      </w:r>
      <w:r>
        <w:br/>
      </w:r>
      <w:r w:rsidRPr="00C9669F">
        <w:t xml:space="preserve">returned if the supplied </w:t>
      </w:r>
      <w:r w:rsidRPr="008F4D80">
        <w:rPr>
          <w:rStyle w:val="InlinecodeZchn"/>
          <w:rFonts w:eastAsiaTheme="minorHAnsi"/>
        </w:rPr>
        <w:t>DeleteServiceMetadataPublisherService</w:t>
      </w:r>
      <w:r w:rsidRPr="00C9669F">
        <w:t xml:space="preserve"> does not contain consistent data </w:t>
      </w:r>
    </w:p>
    <w:p w14:paraId="0E391ED6" w14:textId="5DC74E80" w:rsidR="005B7FC3" w:rsidRDefault="005B7FC3" w:rsidP="008F4D80">
      <w:pPr>
        <w:pStyle w:val="PParagraph"/>
        <w:numPr>
          <w:ilvl w:val="0"/>
          <w:numId w:val="56"/>
        </w:numPr>
      </w:pPr>
      <w:r w:rsidRPr="008F4D80">
        <w:rPr>
          <w:rStyle w:val="InlinecodeZchn"/>
          <w:rFonts w:eastAsiaTheme="minorHAnsi"/>
        </w:rPr>
        <w:t>Fault: internalErrorFault</w:t>
      </w:r>
      <w:r>
        <w:br/>
      </w:r>
      <w:r w:rsidRPr="00C9669F">
        <w:t>returned if the SML service is unable to process the request for any reason</w:t>
      </w:r>
    </w:p>
    <w:p w14:paraId="206148A4" w14:textId="77777777" w:rsidR="00DF618B" w:rsidRPr="00C9669F" w:rsidRDefault="00DF618B" w:rsidP="00DF618B">
      <w:pPr>
        <w:pStyle w:val="PHeading3"/>
      </w:pPr>
      <w:bookmarkStart w:id="790" w:name="_Toc71821154"/>
      <w:bookmarkStart w:id="791" w:name="_Toc183626420"/>
      <w:r w:rsidRPr="00C9669F">
        <w:t>Fault Descriptions</w:t>
      </w:r>
      <w:bookmarkEnd w:id="790"/>
      <w:bookmarkEnd w:id="791"/>
    </w:p>
    <w:p w14:paraId="4F2C80BD" w14:textId="77777777" w:rsidR="00DF618B" w:rsidRPr="00B44A1F" w:rsidRDefault="00DF618B">
      <w:pPr>
        <w:pStyle w:val="PHeading4"/>
        <w:rPr>
          <w:rStyle w:val="Fett"/>
          <w:b/>
          <w:bCs w:val="0"/>
          <w:sz w:val="26"/>
          <w:szCs w:val="26"/>
        </w:rPr>
        <w:pPrChange w:id="792" w:author="PH" w:date="2024-11-25T22:47:00Z" w16du:dateUtc="2024-11-25T21:47:00Z">
          <w:pPr>
            <w:pStyle w:val="PParagraph"/>
          </w:pPr>
        </w:pPrChange>
      </w:pPr>
      <w:bookmarkStart w:id="793" w:name="_Toc183626421"/>
      <w:r w:rsidRPr="00B44A1F">
        <w:rPr>
          <w:rStyle w:val="Fett"/>
          <w:b/>
          <w:bCs w:val="0"/>
        </w:rPr>
        <w:t>SMP Not Found Fault</w:t>
      </w:r>
      <w:bookmarkEnd w:id="793"/>
    </w:p>
    <w:tbl>
      <w:tblPr>
        <w:tblStyle w:val="Tabellenraster"/>
        <w:tblW w:w="0" w:type="auto"/>
        <w:tblLook w:val="04A0" w:firstRow="1" w:lastRow="0" w:firstColumn="1" w:lastColumn="0" w:noHBand="0" w:noVBand="1"/>
      </w:tblPr>
      <w:tblGrid>
        <w:gridCol w:w="1442"/>
        <w:gridCol w:w="6921"/>
      </w:tblGrid>
      <w:tr w:rsidR="00DF618B" w:rsidRPr="001356F8" w14:paraId="53B246CD" w14:textId="77777777" w:rsidTr="00443B82">
        <w:tc>
          <w:tcPr>
            <w:tcW w:w="0" w:type="auto"/>
          </w:tcPr>
          <w:p w14:paraId="79539F3C" w14:textId="77777777" w:rsidR="00DF618B" w:rsidRPr="001356F8" w:rsidRDefault="00DF618B" w:rsidP="00DF618B">
            <w:pPr>
              <w:pStyle w:val="PParagraph"/>
            </w:pPr>
            <w:r w:rsidRPr="001356F8">
              <w:t>[action]</w:t>
            </w:r>
          </w:p>
        </w:tc>
        <w:tc>
          <w:tcPr>
            <w:tcW w:w="0" w:type="auto"/>
          </w:tcPr>
          <w:p w14:paraId="1810B311" w14:textId="77777777" w:rsidR="00DF618B" w:rsidRPr="001356F8" w:rsidRDefault="00DF618B" w:rsidP="00DF618B">
            <w:pPr>
              <w:pStyle w:val="PParagraph"/>
            </w:pPr>
            <w:r w:rsidRPr="001356F8">
              <w:t>http://busdox.org/2010/02/locator/fault</w:t>
            </w:r>
          </w:p>
        </w:tc>
      </w:tr>
      <w:tr w:rsidR="00DF618B" w:rsidRPr="001356F8" w14:paraId="5618B557" w14:textId="77777777" w:rsidTr="00443B82">
        <w:tc>
          <w:tcPr>
            <w:tcW w:w="0" w:type="auto"/>
          </w:tcPr>
          <w:p w14:paraId="79530614" w14:textId="77777777" w:rsidR="00DF618B" w:rsidRPr="001356F8" w:rsidRDefault="00DF618B" w:rsidP="00DF618B">
            <w:pPr>
              <w:pStyle w:val="PParagraph"/>
            </w:pPr>
            <w:r w:rsidRPr="001356F8">
              <w:t>Code</w:t>
            </w:r>
          </w:p>
        </w:tc>
        <w:tc>
          <w:tcPr>
            <w:tcW w:w="0" w:type="auto"/>
          </w:tcPr>
          <w:p w14:paraId="011D24C8" w14:textId="77777777" w:rsidR="00DF618B" w:rsidRPr="001356F8" w:rsidRDefault="00DF618B" w:rsidP="00DF618B">
            <w:pPr>
              <w:pStyle w:val="PParagraph"/>
            </w:pPr>
            <w:r w:rsidRPr="001356F8">
              <w:t>Sender</w:t>
            </w:r>
          </w:p>
        </w:tc>
      </w:tr>
      <w:tr w:rsidR="00DF618B" w:rsidRPr="001356F8" w14:paraId="75943B47" w14:textId="77777777" w:rsidTr="00443B82">
        <w:tc>
          <w:tcPr>
            <w:tcW w:w="0" w:type="auto"/>
          </w:tcPr>
          <w:p w14:paraId="0CF1BCA7" w14:textId="77777777" w:rsidR="00DF618B" w:rsidRPr="001356F8" w:rsidRDefault="00DF618B" w:rsidP="00DF618B">
            <w:pPr>
              <w:pStyle w:val="PParagraph"/>
            </w:pPr>
            <w:r w:rsidRPr="001356F8">
              <w:t>Subcode</w:t>
            </w:r>
          </w:p>
        </w:tc>
        <w:tc>
          <w:tcPr>
            <w:tcW w:w="0" w:type="auto"/>
          </w:tcPr>
          <w:p w14:paraId="30DEFCC7" w14:textId="77777777" w:rsidR="00DF618B" w:rsidRPr="001356F8" w:rsidRDefault="00DF618B" w:rsidP="00DF618B">
            <w:pPr>
              <w:pStyle w:val="PParagraph"/>
            </w:pPr>
            <w:r w:rsidRPr="001356F8">
              <w:t>notFoundFault</w:t>
            </w:r>
          </w:p>
        </w:tc>
      </w:tr>
      <w:tr w:rsidR="00DF618B" w:rsidRPr="001356F8" w14:paraId="54780CC8" w14:textId="77777777" w:rsidTr="00443B82">
        <w:tc>
          <w:tcPr>
            <w:tcW w:w="0" w:type="auto"/>
          </w:tcPr>
          <w:p w14:paraId="52B2FC97" w14:textId="77777777" w:rsidR="00DF618B" w:rsidRPr="001356F8" w:rsidRDefault="00DF618B" w:rsidP="00DF618B">
            <w:pPr>
              <w:pStyle w:val="PParagraph"/>
            </w:pPr>
            <w:r w:rsidRPr="001356F8">
              <w:t>Reason</w:t>
            </w:r>
          </w:p>
        </w:tc>
        <w:tc>
          <w:tcPr>
            <w:tcW w:w="0" w:type="auto"/>
          </w:tcPr>
          <w:p w14:paraId="379118FA" w14:textId="77777777" w:rsidR="00DF618B" w:rsidRPr="001356F8" w:rsidRDefault="00DF618B" w:rsidP="00DF618B">
            <w:pPr>
              <w:pStyle w:val="PParagraph"/>
            </w:pPr>
            <w:r w:rsidRPr="001356F8">
              <w:t>The identifier of the SMP supplied could not be found by the SML</w:t>
            </w:r>
          </w:p>
        </w:tc>
      </w:tr>
      <w:tr w:rsidR="00DF618B" w:rsidRPr="001356F8" w14:paraId="07F9AA0F" w14:textId="77777777" w:rsidTr="00443B82">
        <w:tc>
          <w:tcPr>
            <w:tcW w:w="0" w:type="auto"/>
          </w:tcPr>
          <w:p w14:paraId="1C8F25F5" w14:textId="77777777" w:rsidR="00DF618B" w:rsidRPr="001356F8" w:rsidRDefault="00DF618B" w:rsidP="00DF618B">
            <w:pPr>
              <w:pStyle w:val="PParagraph"/>
            </w:pPr>
            <w:r w:rsidRPr="001356F8">
              <w:t>Detail</w:t>
            </w:r>
          </w:p>
        </w:tc>
        <w:tc>
          <w:tcPr>
            <w:tcW w:w="0" w:type="auto"/>
          </w:tcPr>
          <w:p w14:paraId="3AAFDE8D" w14:textId="77777777" w:rsidR="00DF618B" w:rsidRPr="001356F8" w:rsidRDefault="00DF618B" w:rsidP="00DF618B">
            <w:pPr>
              <w:pStyle w:val="PParagraph"/>
            </w:pPr>
            <w:r w:rsidRPr="001356F8">
              <w:t>As detailed by the SML</w:t>
            </w:r>
          </w:p>
        </w:tc>
      </w:tr>
    </w:tbl>
    <w:p w14:paraId="0FFDA4F8" w14:textId="77777777" w:rsidR="00DF618B" w:rsidRPr="00DF618B" w:rsidRDefault="00DF618B">
      <w:pPr>
        <w:pStyle w:val="PHeading4"/>
        <w:pPrChange w:id="794" w:author="PH" w:date="2024-11-25T22:47:00Z" w16du:dateUtc="2024-11-25T21:47:00Z">
          <w:pPr>
            <w:pStyle w:val="PParagraph"/>
          </w:pPr>
        </w:pPrChange>
      </w:pPr>
      <w:bookmarkStart w:id="795" w:name="_Toc183626422"/>
      <w:r w:rsidRPr="00DF618B">
        <w:t>Unauthorized Fault</w:t>
      </w:r>
      <w:bookmarkEnd w:id="795"/>
    </w:p>
    <w:tbl>
      <w:tblPr>
        <w:tblStyle w:val="Tabellenraster"/>
        <w:tblW w:w="0" w:type="auto"/>
        <w:tblLook w:val="04A0" w:firstRow="1" w:lastRow="0" w:firstColumn="1" w:lastColumn="0" w:noHBand="0" w:noVBand="1"/>
      </w:tblPr>
      <w:tblGrid>
        <w:gridCol w:w="1442"/>
        <w:gridCol w:w="6664"/>
      </w:tblGrid>
      <w:tr w:rsidR="00DF618B" w:rsidRPr="001356F8" w14:paraId="5853310A" w14:textId="77777777" w:rsidTr="00443B82">
        <w:tc>
          <w:tcPr>
            <w:tcW w:w="0" w:type="auto"/>
          </w:tcPr>
          <w:p w14:paraId="10AE7552" w14:textId="77777777" w:rsidR="00DF618B" w:rsidRPr="001356F8" w:rsidRDefault="00DF618B" w:rsidP="00DF618B">
            <w:pPr>
              <w:pStyle w:val="PParagraph"/>
            </w:pPr>
            <w:r w:rsidRPr="001356F8">
              <w:t>[action]</w:t>
            </w:r>
          </w:p>
        </w:tc>
        <w:tc>
          <w:tcPr>
            <w:tcW w:w="0" w:type="auto"/>
          </w:tcPr>
          <w:p w14:paraId="0FD7793F" w14:textId="77777777" w:rsidR="00DF618B" w:rsidRPr="001356F8" w:rsidRDefault="00DF618B" w:rsidP="00DF618B">
            <w:pPr>
              <w:pStyle w:val="PParagraph"/>
            </w:pPr>
            <w:r w:rsidRPr="001356F8">
              <w:t>http://busdox.org/2010/02/locator/fault</w:t>
            </w:r>
          </w:p>
        </w:tc>
      </w:tr>
      <w:tr w:rsidR="00DF618B" w:rsidRPr="001356F8" w14:paraId="5177627D" w14:textId="77777777" w:rsidTr="00443B82">
        <w:tc>
          <w:tcPr>
            <w:tcW w:w="0" w:type="auto"/>
          </w:tcPr>
          <w:p w14:paraId="0A8D2D98" w14:textId="77777777" w:rsidR="00DF618B" w:rsidRPr="001356F8" w:rsidRDefault="00DF618B" w:rsidP="00DF618B">
            <w:pPr>
              <w:pStyle w:val="PParagraph"/>
            </w:pPr>
            <w:r w:rsidRPr="001356F8">
              <w:t>Code</w:t>
            </w:r>
          </w:p>
        </w:tc>
        <w:tc>
          <w:tcPr>
            <w:tcW w:w="0" w:type="auto"/>
          </w:tcPr>
          <w:p w14:paraId="651AD557" w14:textId="77777777" w:rsidR="00DF618B" w:rsidRPr="001356F8" w:rsidRDefault="00DF618B" w:rsidP="00DF618B">
            <w:pPr>
              <w:pStyle w:val="PParagraph"/>
            </w:pPr>
            <w:r w:rsidRPr="001356F8">
              <w:t>Sender</w:t>
            </w:r>
          </w:p>
        </w:tc>
      </w:tr>
      <w:tr w:rsidR="00DF618B" w:rsidRPr="001356F8" w14:paraId="077A434A" w14:textId="77777777" w:rsidTr="00443B82">
        <w:tc>
          <w:tcPr>
            <w:tcW w:w="0" w:type="auto"/>
          </w:tcPr>
          <w:p w14:paraId="6C0A4739" w14:textId="77777777" w:rsidR="00DF618B" w:rsidRPr="001356F8" w:rsidRDefault="00DF618B" w:rsidP="00DF618B">
            <w:pPr>
              <w:pStyle w:val="PParagraph"/>
            </w:pPr>
            <w:r w:rsidRPr="001356F8">
              <w:t>Subcode</w:t>
            </w:r>
          </w:p>
        </w:tc>
        <w:tc>
          <w:tcPr>
            <w:tcW w:w="0" w:type="auto"/>
          </w:tcPr>
          <w:p w14:paraId="615B5289" w14:textId="77777777" w:rsidR="00DF618B" w:rsidRPr="001356F8" w:rsidRDefault="00DF618B" w:rsidP="00DF618B">
            <w:pPr>
              <w:pStyle w:val="PParagraph"/>
            </w:pPr>
            <w:r w:rsidRPr="001356F8">
              <w:t>unauthorizedFault</w:t>
            </w:r>
          </w:p>
        </w:tc>
      </w:tr>
      <w:tr w:rsidR="00DF618B" w:rsidRPr="001356F8" w14:paraId="4168F5CC" w14:textId="77777777" w:rsidTr="00443B82">
        <w:tc>
          <w:tcPr>
            <w:tcW w:w="0" w:type="auto"/>
          </w:tcPr>
          <w:p w14:paraId="78742879" w14:textId="77777777" w:rsidR="00DF618B" w:rsidRPr="001356F8" w:rsidRDefault="00DF618B" w:rsidP="00DF618B">
            <w:pPr>
              <w:pStyle w:val="PParagraph"/>
            </w:pPr>
            <w:r w:rsidRPr="001356F8">
              <w:t>Reason</w:t>
            </w:r>
          </w:p>
        </w:tc>
        <w:tc>
          <w:tcPr>
            <w:tcW w:w="0" w:type="auto"/>
          </w:tcPr>
          <w:p w14:paraId="1B41ABCF" w14:textId="77777777" w:rsidR="00DF618B" w:rsidRPr="001356F8" w:rsidRDefault="00DF618B" w:rsidP="00DF618B">
            <w:pPr>
              <w:pStyle w:val="PParagraph"/>
            </w:pPr>
            <w:r w:rsidRPr="001356F8">
              <w:t>The caller is not authorized to perform the operation requested</w:t>
            </w:r>
          </w:p>
        </w:tc>
      </w:tr>
      <w:tr w:rsidR="00DF618B" w:rsidRPr="001356F8" w14:paraId="13258B92" w14:textId="77777777" w:rsidTr="00443B82">
        <w:tc>
          <w:tcPr>
            <w:tcW w:w="0" w:type="auto"/>
          </w:tcPr>
          <w:p w14:paraId="72AA6587" w14:textId="77777777" w:rsidR="00DF618B" w:rsidRPr="001356F8" w:rsidRDefault="00DF618B" w:rsidP="00DF618B">
            <w:pPr>
              <w:pStyle w:val="PParagraph"/>
            </w:pPr>
            <w:r w:rsidRPr="001356F8">
              <w:t>Detail</w:t>
            </w:r>
          </w:p>
        </w:tc>
        <w:tc>
          <w:tcPr>
            <w:tcW w:w="0" w:type="auto"/>
          </w:tcPr>
          <w:p w14:paraId="0E05E4C1" w14:textId="77777777" w:rsidR="00DF618B" w:rsidRPr="001356F8" w:rsidRDefault="00DF618B" w:rsidP="00DF618B">
            <w:pPr>
              <w:pStyle w:val="PParagraph"/>
            </w:pPr>
            <w:r w:rsidRPr="001356F8">
              <w:t>As detailed by the SML</w:t>
            </w:r>
          </w:p>
        </w:tc>
      </w:tr>
    </w:tbl>
    <w:p w14:paraId="22681025" w14:textId="77777777" w:rsidR="00DF618B" w:rsidRPr="00DF618B" w:rsidRDefault="00DF618B">
      <w:pPr>
        <w:pStyle w:val="PHeading4"/>
        <w:pPrChange w:id="796" w:author="PH" w:date="2024-11-25T22:47:00Z" w16du:dateUtc="2024-11-25T21:47:00Z">
          <w:pPr>
            <w:pStyle w:val="PParagraph"/>
          </w:pPr>
        </w:pPrChange>
      </w:pPr>
      <w:bookmarkStart w:id="797" w:name="_Toc183626423"/>
      <w:r w:rsidRPr="00DF618B">
        <w:t>Bad Request Fault</w:t>
      </w:r>
      <w:bookmarkEnd w:id="797"/>
    </w:p>
    <w:tbl>
      <w:tblPr>
        <w:tblStyle w:val="Tabellenraster"/>
        <w:tblW w:w="0" w:type="auto"/>
        <w:tblLook w:val="04A0" w:firstRow="1" w:lastRow="0" w:firstColumn="1" w:lastColumn="0" w:noHBand="0" w:noVBand="1"/>
      </w:tblPr>
      <w:tblGrid>
        <w:gridCol w:w="1442"/>
        <w:gridCol w:w="5367"/>
      </w:tblGrid>
      <w:tr w:rsidR="00DF618B" w:rsidRPr="001356F8" w14:paraId="02D6A40F" w14:textId="77777777" w:rsidTr="00443B82">
        <w:tc>
          <w:tcPr>
            <w:tcW w:w="0" w:type="auto"/>
          </w:tcPr>
          <w:p w14:paraId="0D402673" w14:textId="77777777" w:rsidR="00DF618B" w:rsidRPr="001356F8" w:rsidRDefault="00DF618B" w:rsidP="00DF618B">
            <w:pPr>
              <w:pStyle w:val="PParagraph"/>
            </w:pPr>
            <w:r w:rsidRPr="001356F8">
              <w:t>[action]</w:t>
            </w:r>
          </w:p>
        </w:tc>
        <w:tc>
          <w:tcPr>
            <w:tcW w:w="0" w:type="auto"/>
          </w:tcPr>
          <w:p w14:paraId="710FB66F" w14:textId="77777777" w:rsidR="00DF618B" w:rsidRPr="001356F8" w:rsidRDefault="00DF618B" w:rsidP="00DF618B">
            <w:pPr>
              <w:pStyle w:val="PParagraph"/>
            </w:pPr>
            <w:r w:rsidRPr="001356F8">
              <w:t>http://busdox.org/2010/02/locator/fault</w:t>
            </w:r>
          </w:p>
        </w:tc>
      </w:tr>
      <w:tr w:rsidR="00DF618B" w:rsidRPr="001356F8" w14:paraId="370CEA28" w14:textId="77777777" w:rsidTr="00443B82">
        <w:tc>
          <w:tcPr>
            <w:tcW w:w="0" w:type="auto"/>
          </w:tcPr>
          <w:p w14:paraId="7F607DEE" w14:textId="77777777" w:rsidR="00DF618B" w:rsidRPr="001356F8" w:rsidRDefault="00DF618B" w:rsidP="00DF618B">
            <w:pPr>
              <w:pStyle w:val="PParagraph"/>
            </w:pPr>
            <w:r w:rsidRPr="001356F8">
              <w:t>Code</w:t>
            </w:r>
          </w:p>
        </w:tc>
        <w:tc>
          <w:tcPr>
            <w:tcW w:w="0" w:type="auto"/>
          </w:tcPr>
          <w:p w14:paraId="33CC134B" w14:textId="77777777" w:rsidR="00DF618B" w:rsidRPr="001356F8" w:rsidRDefault="00DF618B" w:rsidP="00DF618B">
            <w:pPr>
              <w:pStyle w:val="PParagraph"/>
            </w:pPr>
            <w:r w:rsidRPr="001356F8">
              <w:t>Sender</w:t>
            </w:r>
          </w:p>
        </w:tc>
      </w:tr>
      <w:tr w:rsidR="00DF618B" w:rsidRPr="001356F8" w14:paraId="16C60C19" w14:textId="77777777" w:rsidTr="00443B82">
        <w:tc>
          <w:tcPr>
            <w:tcW w:w="0" w:type="auto"/>
          </w:tcPr>
          <w:p w14:paraId="057FC612" w14:textId="77777777" w:rsidR="00DF618B" w:rsidRPr="001356F8" w:rsidRDefault="00DF618B" w:rsidP="00DF618B">
            <w:pPr>
              <w:pStyle w:val="PParagraph"/>
            </w:pPr>
            <w:r w:rsidRPr="001356F8">
              <w:t>Subcode</w:t>
            </w:r>
          </w:p>
        </w:tc>
        <w:tc>
          <w:tcPr>
            <w:tcW w:w="0" w:type="auto"/>
          </w:tcPr>
          <w:p w14:paraId="11DE433C" w14:textId="77777777" w:rsidR="00DF618B" w:rsidRPr="001356F8" w:rsidRDefault="00DF618B" w:rsidP="00DF618B">
            <w:pPr>
              <w:pStyle w:val="PParagraph"/>
            </w:pPr>
            <w:r w:rsidRPr="001356F8">
              <w:t>badRequestFault</w:t>
            </w:r>
          </w:p>
        </w:tc>
      </w:tr>
      <w:tr w:rsidR="00DF618B" w:rsidRPr="001356F8" w14:paraId="40680F4F" w14:textId="77777777" w:rsidTr="00443B82">
        <w:tc>
          <w:tcPr>
            <w:tcW w:w="0" w:type="auto"/>
          </w:tcPr>
          <w:p w14:paraId="46CAD081" w14:textId="77777777" w:rsidR="00DF618B" w:rsidRPr="001356F8" w:rsidRDefault="00DF618B" w:rsidP="00DF618B">
            <w:pPr>
              <w:pStyle w:val="PParagraph"/>
            </w:pPr>
            <w:r w:rsidRPr="001356F8">
              <w:t>Reason</w:t>
            </w:r>
          </w:p>
        </w:tc>
        <w:tc>
          <w:tcPr>
            <w:tcW w:w="0" w:type="auto"/>
          </w:tcPr>
          <w:p w14:paraId="6DADD242" w14:textId="77777777" w:rsidR="00DF618B" w:rsidRPr="001356F8" w:rsidRDefault="00DF618B" w:rsidP="00DF618B">
            <w:pPr>
              <w:pStyle w:val="PParagraph"/>
            </w:pPr>
            <w:r w:rsidRPr="001356F8">
              <w:t>The operation request was incorrect in some way</w:t>
            </w:r>
          </w:p>
        </w:tc>
      </w:tr>
      <w:tr w:rsidR="00DF618B" w:rsidRPr="001356F8" w14:paraId="53A96900" w14:textId="77777777" w:rsidTr="00443B82">
        <w:tc>
          <w:tcPr>
            <w:tcW w:w="0" w:type="auto"/>
          </w:tcPr>
          <w:p w14:paraId="732021BD" w14:textId="77777777" w:rsidR="00DF618B" w:rsidRPr="001356F8" w:rsidRDefault="00DF618B" w:rsidP="00DF618B">
            <w:pPr>
              <w:pStyle w:val="PParagraph"/>
            </w:pPr>
            <w:r w:rsidRPr="001356F8">
              <w:t>Detail</w:t>
            </w:r>
          </w:p>
        </w:tc>
        <w:tc>
          <w:tcPr>
            <w:tcW w:w="0" w:type="auto"/>
          </w:tcPr>
          <w:p w14:paraId="32BB39E9" w14:textId="77777777" w:rsidR="00DF618B" w:rsidRPr="001356F8" w:rsidRDefault="00DF618B" w:rsidP="00DF618B">
            <w:pPr>
              <w:pStyle w:val="PParagraph"/>
            </w:pPr>
            <w:r w:rsidRPr="001356F8">
              <w:t>As detailed by the SML</w:t>
            </w:r>
          </w:p>
        </w:tc>
      </w:tr>
    </w:tbl>
    <w:p w14:paraId="252DF82C" w14:textId="77777777" w:rsidR="00DF618B" w:rsidRPr="00DF618B" w:rsidRDefault="00DF618B">
      <w:pPr>
        <w:pStyle w:val="PHeading4"/>
        <w:pPrChange w:id="798" w:author="PH" w:date="2024-11-25T22:47:00Z" w16du:dateUtc="2024-11-25T21:47:00Z">
          <w:pPr>
            <w:pStyle w:val="PParagraph"/>
          </w:pPr>
        </w:pPrChange>
      </w:pPr>
      <w:bookmarkStart w:id="799" w:name="_Toc183626424"/>
      <w:r w:rsidRPr="00DF618B">
        <w:t>Internal Error Fault</w:t>
      </w:r>
      <w:bookmarkEnd w:id="799"/>
    </w:p>
    <w:tbl>
      <w:tblPr>
        <w:tblStyle w:val="Tabellenraster"/>
        <w:tblW w:w="0" w:type="auto"/>
        <w:tblLook w:val="04A0" w:firstRow="1" w:lastRow="0" w:firstColumn="1" w:lastColumn="0" w:noHBand="0" w:noVBand="1"/>
      </w:tblPr>
      <w:tblGrid>
        <w:gridCol w:w="1442"/>
        <w:gridCol w:w="6431"/>
      </w:tblGrid>
      <w:tr w:rsidR="00DF618B" w:rsidRPr="001356F8" w14:paraId="78D84BC0" w14:textId="77777777" w:rsidTr="00443B82">
        <w:tc>
          <w:tcPr>
            <w:tcW w:w="0" w:type="auto"/>
          </w:tcPr>
          <w:p w14:paraId="6F967B49" w14:textId="77777777" w:rsidR="00DF618B" w:rsidRPr="001356F8" w:rsidRDefault="00DF618B" w:rsidP="00DF618B">
            <w:pPr>
              <w:pStyle w:val="PParagraph"/>
            </w:pPr>
            <w:r w:rsidRPr="001356F8">
              <w:t>[action]</w:t>
            </w:r>
          </w:p>
        </w:tc>
        <w:tc>
          <w:tcPr>
            <w:tcW w:w="0" w:type="auto"/>
          </w:tcPr>
          <w:p w14:paraId="7B048E69" w14:textId="77777777" w:rsidR="00DF618B" w:rsidRPr="001356F8" w:rsidRDefault="00DF618B" w:rsidP="00DF618B">
            <w:pPr>
              <w:pStyle w:val="PParagraph"/>
            </w:pPr>
            <w:r w:rsidRPr="001356F8">
              <w:t>http://busdox.org/2010/02/locator/fault</w:t>
            </w:r>
          </w:p>
        </w:tc>
      </w:tr>
      <w:tr w:rsidR="00DF618B" w:rsidRPr="001356F8" w14:paraId="0A251743" w14:textId="77777777" w:rsidTr="00443B82">
        <w:tc>
          <w:tcPr>
            <w:tcW w:w="0" w:type="auto"/>
          </w:tcPr>
          <w:p w14:paraId="1CDEFD76" w14:textId="77777777" w:rsidR="00DF618B" w:rsidRPr="001356F8" w:rsidRDefault="00DF618B" w:rsidP="00DF618B">
            <w:pPr>
              <w:pStyle w:val="PParagraph"/>
            </w:pPr>
            <w:r w:rsidRPr="001356F8">
              <w:t>Code</w:t>
            </w:r>
          </w:p>
        </w:tc>
        <w:tc>
          <w:tcPr>
            <w:tcW w:w="0" w:type="auto"/>
          </w:tcPr>
          <w:p w14:paraId="31AE6352" w14:textId="77777777" w:rsidR="00DF618B" w:rsidRPr="001356F8" w:rsidRDefault="00DF618B" w:rsidP="00DF618B">
            <w:pPr>
              <w:pStyle w:val="PParagraph"/>
            </w:pPr>
            <w:r w:rsidRPr="001356F8">
              <w:t>Sender</w:t>
            </w:r>
          </w:p>
        </w:tc>
      </w:tr>
      <w:tr w:rsidR="00DF618B" w:rsidRPr="001356F8" w14:paraId="6FFD6F9E" w14:textId="77777777" w:rsidTr="00443B82">
        <w:tc>
          <w:tcPr>
            <w:tcW w:w="0" w:type="auto"/>
          </w:tcPr>
          <w:p w14:paraId="4BFA09FB" w14:textId="77777777" w:rsidR="00DF618B" w:rsidRPr="001356F8" w:rsidRDefault="00DF618B" w:rsidP="00DF618B">
            <w:pPr>
              <w:pStyle w:val="PParagraph"/>
            </w:pPr>
            <w:r w:rsidRPr="001356F8">
              <w:t>Subcode</w:t>
            </w:r>
          </w:p>
        </w:tc>
        <w:tc>
          <w:tcPr>
            <w:tcW w:w="0" w:type="auto"/>
          </w:tcPr>
          <w:p w14:paraId="525DB534" w14:textId="77777777" w:rsidR="00DF618B" w:rsidRPr="001356F8" w:rsidRDefault="00DF618B" w:rsidP="00DF618B">
            <w:pPr>
              <w:pStyle w:val="PParagraph"/>
            </w:pPr>
            <w:r w:rsidRPr="001356F8">
              <w:t>internalErrorFault</w:t>
            </w:r>
          </w:p>
        </w:tc>
      </w:tr>
      <w:tr w:rsidR="00DF618B" w:rsidRPr="001356F8" w14:paraId="4E1A6AC2" w14:textId="77777777" w:rsidTr="00443B82">
        <w:tc>
          <w:tcPr>
            <w:tcW w:w="0" w:type="auto"/>
          </w:tcPr>
          <w:p w14:paraId="68AFF788" w14:textId="77777777" w:rsidR="00DF618B" w:rsidRPr="001356F8" w:rsidRDefault="00DF618B" w:rsidP="00DF618B">
            <w:pPr>
              <w:pStyle w:val="PParagraph"/>
            </w:pPr>
            <w:r w:rsidRPr="001356F8">
              <w:t>Reason</w:t>
            </w:r>
          </w:p>
        </w:tc>
        <w:tc>
          <w:tcPr>
            <w:tcW w:w="0" w:type="auto"/>
          </w:tcPr>
          <w:p w14:paraId="41B8156A" w14:textId="77777777" w:rsidR="00DF618B" w:rsidRPr="001356F8" w:rsidRDefault="00DF618B" w:rsidP="00DF618B">
            <w:pPr>
              <w:pStyle w:val="PParagraph"/>
            </w:pPr>
            <w:r w:rsidRPr="001356F8">
              <w:t>The SML encountered an error while processing the request</w:t>
            </w:r>
          </w:p>
        </w:tc>
      </w:tr>
      <w:tr w:rsidR="00DF618B" w:rsidRPr="001356F8" w14:paraId="6055AAA2" w14:textId="77777777" w:rsidTr="00443B82">
        <w:tc>
          <w:tcPr>
            <w:tcW w:w="0" w:type="auto"/>
          </w:tcPr>
          <w:p w14:paraId="667E79DA" w14:textId="77777777" w:rsidR="00DF618B" w:rsidRPr="001356F8" w:rsidRDefault="00DF618B" w:rsidP="00DF618B">
            <w:pPr>
              <w:pStyle w:val="PParagraph"/>
            </w:pPr>
            <w:r w:rsidRPr="001356F8">
              <w:t>Detail</w:t>
            </w:r>
          </w:p>
        </w:tc>
        <w:tc>
          <w:tcPr>
            <w:tcW w:w="0" w:type="auto"/>
          </w:tcPr>
          <w:p w14:paraId="1D15972F" w14:textId="77777777" w:rsidR="00DF618B" w:rsidRPr="001356F8" w:rsidRDefault="00DF618B" w:rsidP="00DF618B">
            <w:pPr>
              <w:pStyle w:val="PParagraph"/>
            </w:pPr>
            <w:r w:rsidRPr="001356F8">
              <w:t>As detailed by the SML</w:t>
            </w:r>
          </w:p>
        </w:tc>
      </w:tr>
    </w:tbl>
    <w:p w14:paraId="517FEA68" w14:textId="77777777" w:rsidR="00DF618B" w:rsidRPr="00743061" w:rsidRDefault="00DF618B" w:rsidP="00DF618B">
      <w:pPr>
        <w:pStyle w:val="PHeading2"/>
      </w:pPr>
      <w:bookmarkStart w:id="800" w:name="_Toc71821155"/>
      <w:bookmarkStart w:id="801" w:name="_Toc183626425"/>
      <w:r w:rsidRPr="00743061">
        <w:t>Service Metadata Locator - data model</w:t>
      </w:r>
      <w:bookmarkEnd w:id="800"/>
      <w:bookmarkEnd w:id="801"/>
      <w:r w:rsidRPr="00743061">
        <w:t xml:space="preserve"> </w:t>
      </w:r>
    </w:p>
    <w:p w14:paraId="335084A7" w14:textId="28E4ECBC" w:rsidR="00DF618B" w:rsidRPr="00743061" w:rsidRDefault="00DF618B" w:rsidP="00DF618B">
      <w:pPr>
        <w:pStyle w:val="PParagraph"/>
      </w:pPr>
      <w:r w:rsidRPr="00743061">
        <w:t xml:space="preserve">The data model for the </w:t>
      </w:r>
      <w:del w:id="802" w:author="PH" w:date="2024-11-11T21:54:00Z" w16du:dateUtc="2024-11-11T20:54:00Z">
        <w:r w:rsidRPr="00743061" w:rsidDel="00056B8C">
          <w:delText>Service Metadata Locator</w:delText>
        </w:r>
      </w:del>
      <w:ins w:id="803" w:author="PH" w:date="2024-11-11T21:54:00Z" w16du:dateUtc="2024-11-11T20:54:00Z">
        <w:r w:rsidR="00056B8C">
          <w:t>SML</w:t>
        </w:r>
      </w:ins>
      <w:r w:rsidRPr="00743061">
        <w:t xml:space="preserve"> involves the following data types: </w:t>
      </w:r>
    </w:p>
    <w:p w14:paraId="32FDD196" w14:textId="77777777" w:rsidR="00DF618B" w:rsidRPr="00743061" w:rsidRDefault="00DF618B" w:rsidP="00DF618B">
      <w:pPr>
        <w:pStyle w:val="PParagraph"/>
        <w:numPr>
          <w:ilvl w:val="0"/>
          <w:numId w:val="58"/>
        </w:numPr>
      </w:pPr>
      <w:r>
        <w:t>ServiceMetadataPublisher</w:t>
      </w:r>
    </w:p>
    <w:p w14:paraId="4E5E35F1" w14:textId="77777777" w:rsidR="00DF618B" w:rsidRPr="00743061" w:rsidRDefault="00DF618B" w:rsidP="00DF618B">
      <w:pPr>
        <w:pStyle w:val="PParagraph"/>
        <w:numPr>
          <w:ilvl w:val="0"/>
          <w:numId w:val="58"/>
        </w:numPr>
      </w:pPr>
      <w:r>
        <w:t>RecipientParticipantIdentifier</w:t>
      </w:r>
    </w:p>
    <w:p w14:paraId="0F483F36" w14:textId="77777777" w:rsidR="00DF618B" w:rsidRPr="00743061" w:rsidRDefault="00DF618B" w:rsidP="00DF618B">
      <w:pPr>
        <w:pStyle w:val="PParagraph"/>
        <w:numPr>
          <w:ilvl w:val="0"/>
          <w:numId w:val="58"/>
        </w:numPr>
      </w:pPr>
      <w:r>
        <w:t>ParticipantIdentifierPage</w:t>
      </w:r>
    </w:p>
    <w:p w14:paraId="61ADBA3B" w14:textId="77777777" w:rsidR="00DF618B" w:rsidRPr="00743061" w:rsidRDefault="00DF618B" w:rsidP="00DF618B">
      <w:pPr>
        <w:pStyle w:val="PParagraph"/>
        <w:numPr>
          <w:ilvl w:val="0"/>
          <w:numId w:val="58"/>
        </w:numPr>
      </w:pPr>
      <w:r>
        <w:t>MigrationRecord</w:t>
      </w:r>
    </w:p>
    <w:p w14:paraId="116A2F8D" w14:textId="60CE4B70" w:rsidR="008F4D80" w:rsidRDefault="00DF618B" w:rsidP="00DF618B">
      <w:pPr>
        <w:pStyle w:val="PParagraph"/>
      </w:pPr>
      <w:r w:rsidRPr="00743061">
        <w:t>Each of these data types is described in detail in the following subsections.</w:t>
      </w:r>
    </w:p>
    <w:p w14:paraId="07610C98" w14:textId="77777777" w:rsidR="00F7777A" w:rsidRPr="00743061" w:rsidRDefault="00F7777A" w:rsidP="00F7777A">
      <w:pPr>
        <w:pStyle w:val="PHeading3"/>
      </w:pPr>
      <w:bookmarkStart w:id="804" w:name="_Toc71821156"/>
      <w:bookmarkStart w:id="805" w:name="_Toc183626426"/>
      <w:r w:rsidRPr="00743061">
        <w:t>ServiceMetadataPublisherService datatype</w:t>
      </w:r>
      <w:bookmarkEnd w:id="804"/>
      <w:bookmarkEnd w:id="805"/>
      <w:r w:rsidRPr="00743061">
        <w:t xml:space="preserve"> </w:t>
      </w:r>
    </w:p>
    <w:p w14:paraId="312CE010" w14:textId="146BFCB1" w:rsidR="00F7777A" w:rsidRPr="00743061" w:rsidRDefault="00F7777A" w:rsidP="00F7777A">
      <w:pPr>
        <w:pStyle w:val="PParagraph"/>
      </w:pPr>
      <w:r w:rsidRPr="00743061">
        <w:t>Represent</w:t>
      </w:r>
      <w:r>
        <w:t>s a</w:t>
      </w:r>
      <w:ins w:id="806" w:author="PH" w:date="2024-11-11T21:33:00Z" w16du:dateUtc="2024-11-11T20:33:00Z">
        <w:r w:rsidR="000A1C07">
          <w:t>n</w:t>
        </w:r>
      </w:ins>
      <w:r>
        <w:t xml:space="preserve"> </w:t>
      </w:r>
      <w:del w:id="807" w:author="PH" w:date="2024-11-11T21:33:00Z" w16du:dateUtc="2024-11-11T20:33:00Z">
        <w:r w:rsidDel="000A1C07">
          <w:delText>Metadata Publisher</w:delText>
        </w:r>
      </w:del>
      <w:ins w:id="808" w:author="PH" w:date="2024-11-11T21:33:00Z" w16du:dateUtc="2024-11-11T20:33:00Z">
        <w:r w:rsidR="000A1C07">
          <w:t>SMP</w:t>
        </w:r>
      </w:ins>
      <w:r>
        <w:t xml:space="preserve"> Service.</w:t>
      </w:r>
    </w:p>
    <w:p w14:paraId="219C8C2C" w14:textId="77777777" w:rsidR="00F7777A" w:rsidRPr="00743061" w:rsidRDefault="00F7777A" w:rsidP="00F7777A">
      <w:pPr>
        <w:pStyle w:val="Code"/>
      </w:pPr>
      <w:r w:rsidRPr="00743061">
        <w:t xml:space="preserve">&lt;ServiceMetadataPublisherService&gt; </w:t>
      </w:r>
    </w:p>
    <w:p w14:paraId="0DBA3CF8" w14:textId="77777777" w:rsidR="00F7777A" w:rsidRPr="00743061" w:rsidRDefault="00F7777A" w:rsidP="00F7777A">
      <w:pPr>
        <w:pStyle w:val="Code"/>
      </w:pPr>
      <w:r>
        <w:t xml:space="preserve">  </w:t>
      </w:r>
      <w:r w:rsidRPr="00743061">
        <w:t xml:space="preserve">&lt;PublisherEndpoint&gt; </w:t>
      </w:r>
    </w:p>
    <w:p w14:paraId="3CC1A66C" w14:textId="77777777" w:rsidR="00F7777A" w:rsidRPr="00743061" w:rsidRDefault="00F7777A" w:rsidP="00F7777A">
      <w:pPr>
        <w:pStyle w:val="Code"/>
      </w:pPr>
      <w:r>
        <w:t xml:space="preserve">    </w:t>
      </w:r>
      <w:r w:rsidRPr="00743061">
        <w:t xml:space="preserve">&lt;EndpointAddress/&gt; </w:t>
      </w:r>
    </w:p>
    <w:p w14:paraId="6C1A5D24" w14:textId="77777777" w:rsidR="00F7777A" w:rsidRPr="00743061" w:rsidRDefault="00F7777A" w:rsidP="00F7777A">
      <w:pPr>
        <w:pStyle w:val="Code"/>
      </w:pPr>
      <w:r>
        <w:t xml:space="preserve">  </w:t>
      </w:r>
      <w:r w:rsidRPr="00743061">
        <w:t xml:space="preserve">&lt;/PublisherEndpoint&gt; </w:t>
      </w:r>
    </w:p>
    <w:p w14:paraId="4A741B19" w14:textId="77777777" w:rsidR="00F7777A" w:rsidRPr="00743061" w:rsidRDefault="00F7777A" w:rsidP="00F7777A">
      <w:pPr>
        <w:pStyle w:val="Code"/>
      </w:pPr>
      <w:r>
        <w:t xml:space="preserve">  </w:t>
      </w:r>
      <w:r w:rsidRPr="00743061">
        <w:t xml:space="preserve">&lt;ServiceMetadataPublisherID/&gt; </w:t>
      </w:r>
    </w:p>
    <w:p w14:paraId="63407302" w14:textId="77777777" w:rsidR="00F7777A" w:rsidRPr="00743061" w:rsidRDefault="00F7777A" w:rsidP="00F7777A">
      <w:pPr>
        <w:pStyle w:val="Code"/>
      </w:pPr>
      <w:r w:rsidRPr="00743061">
        <w:t xml:space="preserve">&lt;/ServiceMetadataPublisherService&gt; </w:t>
      </w:r>
    </w:p>
    <w:p w14:paraId="3A890744" w14:textId="77777777" w:rsidR="00F7777A" w:rsidRPr="00743061" w:rsidRDefault="00F7777A" w:rsidP="00F7777A">
      <w:pPr>
        <w:pStyle w:val="PParagraph"/>
      </w:pPr>
      <w:r w:rsidRPr="00F7777A">
        <w:rPr>
          <w:rStyle w:val="InlinecodeZchn"/>
          <w:rFonts w:eastAsiaTheme="minorHAnsi"/>
        </w:rPr>
        <w:t>ServiceMetadataPublisherService</w:t>
      </w:r>
      <w:r w:rsidRPr="00743061">
        <w:t xml:space="preserve"> has the following sub</w:t>
      </w:r>
      <w:r>
        <w:t>-</w:t>
      </w:r>
      <w:r w:rsidRPr="00743061">
        <w:t xml:space="preserve">elements: </w:t>
      </w:r>
    </w:p>
    <w:p w14:paraId="35E898FD" w14:textId="2AEE6288" w:rsidR="00F7777A" w:rsidRPr="00145049" w:rsidRDefault="00F7777A" w:rsidP="00F7777A">
      <w:pPr>
        <w:pStyle w:val="PParagraph"/>
        <w:numPr>
          <w:ilvl w:val="0"/>
          <w:numId w:val="62"/>
        </w:numPr>
      </w:pPr>
      <w:r w:rsidRPr="00F7777A">
        <w:rPr>
          <w:rStyle w:val="InlinecodeZchn"/>
          <w:rFonts w:eastAsiaTheme="minorHAnsi"/>
        </w:rPr>
        <w:t>PublisherEndpoint (1..1) : PublisherEndpointType</w:t>
      </w:r>
      <w:r>
        <w:br/>
      </w:r>
      <w:r w:rsidRPr="00743061">
        <w:t xml:space="preserve">the technical endpoint address of the </w:t>
      </w:r>
      <w:del w:id="809" w:author="PH" w:date="2024-11-11T21:32:00Z" w16du:dateUtc="2024-11-11T20:32:00Z">
        <w:r w:rsidRPr="00743061" w:rsidDel="005F4B28">
          <w:delText>Service Metadata Publishe</w:delText>
        </w:r>
      </w:del>
      <w:ins w:id="810" w:author="PH" w:date="2024-11-11T21:32:00Z" w16du:dateUtc="2024-11-11T20:32:00Z">
        <w:r w:rsidR="005F4B28">
          <w:t>SMP</w:t>
        </w:r>
      </w:ins>
      <w:del w:id="811" w:author="PH" w:date="2024-11-11T21:33:00Z" w16du:dateUtc="2024-11-11T20:33:00Z">
        <w:r w:rsidRPr="00743061" w:rsidDel="005F4B28">
          <w:delText>r</w:delText>
        </w:r>
      </w:del>
      <w:r w:rsidRPr="00743061">
        <w:t xml:space="preserve">, which can be used to query information about particular participant identifiers. ServiceEndpointList is a type defined in the </w:t>
      </w:r>
      <w:r w:rsidRPr="00145049">
        <w:t xml:space="preserve">ServiceMetadataPublishingTypes Schema. The </w:t>
      </w:r>
      <w:r w:rsidRPr="00F7777A">
        <w:rPr>
          <w:rStyle w:val="InlinecodeZchn"/>
          <w:rFonts w:eastAsiaTheme="minorHAnsi"/>
        </w:rPr>
        <w:t>PublisherEndpoint</w:t>
      </w:r>
      <w:r w:rsidRPr="00145049">
        <w:t xml:space="preserve"> element may be a domain name or an IP address of the SMP</w:t>
      </w:r>
      <w:del w:id="812" w:author="PH" w:date="2024-11-11T21:33:00Z" w16du:dateUtc="2024-11-11T20:33:00Z">
        <w:r w:rsidRPr="00145049" w:rsidDel="00870289">
          <w:delText>, or a wildcard expre</w:delText>
        </w:r>
        <w:r w:rsidDel="00870289">
          <w:delText>ssion based on the domain name</w:delText>
        </w:r>
      </w:del>
      <w:r>
        <w:t>.</w:t>
      </w:r>
    </w:p>
    <w:p w14:paraId="37420138" w14:textId="77777777" w:rsidR="00F7777A" w:rsidRPr="00145049" w:rsidRDefault="00F7777A" w:rsidP="00F7777A">
      <w:pPr>
        <w:pStyle w:val="PParagraph"/>
        <w:numPr>
          <w:ilvl w:val="0"/>
          <w:numId w:val="62"/>
        </w:numPr>
      </w:pPr>
      <w:r w:rsidRPr="00F7777A">
        <w:rPr>
          <w:rStyle w:val="InlinecodeZchn"/>
          <w:rFonts w:eastAsiaTheme="minorHAnsi"/>
        </w:rPr>
        <w:t>ServiceMetadataPublisherID (1..1) : xs:string</w:t>
      </w:r>
      <w:r>
        <w:br/>
        <w:t>h</w:t>
      </w:r>
      <w:r w:rsidRPr="00145049">
        <w:t xml:space="preserve">olds the Unique Identifier of the SMP. When creating a </w:t>
      </w:r>
      <w:r w:rsidRPr="00F7777A">
        <w:rPr>
          <w:rStyle w:val="InlinecodeZchn"/>
          <w:rFonts w:eastAsiaTheme="minorHAnsi"/>
        </w:rPr>
        <w:t>ServiceMetadataPublisherService</w:t>
      </w:r>
      <w:r w:rsidRPr="00145049">
        <w:t xml:space="preserve"> record, it is assumed that the publisher ID has been obtained out of band. </w:t>
      </w:r>
    </w:p>
    <w:p w14:paraId="7A359CFA" w14:textId="77777777" w:rsidR="00F7777A" w:rsidRPr="00145049" w:rsidRDefault="00F7777A" w:rsidP="00F7777A">
      <w:pPr>
        <w:pStyle w:val="PHeading3"/>
      </w:pPr>
      <w:bookmarkStart w:id="813" w:name="_Toc71821157"/>
      <w:bookmarkStart w:id="814" w:name="_Toc183626427"/>
      <w:r w:rsidRPr="00145049">
        <w:t>ServiceMetadataPublishe</w:t>
      </w:r>
      <w:r>
        <w:t>rServiceForParticipant datatype</w:t>
      </w:r>
      <w:bookmarkEnd w:id="813"/>
      <w:bookmarkEnd w:id="814"/>
    </w:p>
    <w:p w14:paraId="75D428A4" w14:textId="3A852C3E" w:rsidR="00F7777A" w:rsidRPr="00145049" w:rsidRDefault="00F7777A" w:rsidP="00F7777A">
      <w:pPr>
        <w:pStyle w:val="PParagraph"/>
      </w:pPr>
      <w:r w:rsidRPr="00145049">
        <w:t>Represents a</w:t>
      </w:r>
      <w:ins w:id="815" w:author="PH" w:date="2024-11-11T21:33:00Z" w16du:dateUtc="2024-11-11T20:33:00Z">
        <w:r w:rsidR="000A1C07">
          <w:t>n</w:t>
        </w:r>
      </w:ins>
      <w:r w:rsidRPr="00145049">
        <w:t xml:space="preserve"> </w:t>
      </w:r>
      <w:del w:id="816" w:author="PH" w:date="2024-11-11T21:33:00Z" w16du:dateUtc="2024-11-11T20:33:00Z">
        <w:r w:rsidRPr="00145049" w:rsidDel="000A1C07">
          <w:delText>Metadata Publisher</w:delText>
        </w:r>
      </w:del>
      <w:ins w:id="817" w:author="PH" w:date="2024-11-11T21:33:00Z" w16du:dateUtc="2024-11-11T20:33:00Z">
        <w:r w:rsidR="000A1C07">
          <w:t>SMP</w:t>
        </w:r>
      </w:ins>
      <w:r w:rsidRPr="00145049">
        <w:t xml:space="preserve"> Service containing information about a par</w:t>
      </w:r>
      <w:r>
        <w:t>ticular Participant Identifier.</w:t>
      </w:r>
    </w:p>
    <w:p w14:paraId="6728054D" w14:textId="77777777" w:rsidR="00F7777A" w:rsidRPr="00145049" w:rsidRDefault="00F7777A" w:rsidP="00F7777A">
      <w:pPr>
        <w:pStyle w:val="Code"/>
      </w:pPr>
      <w:r w:rsidRPr="00145049">
        <w:t>&lt;ServiceMetadataPubli</w:t>
      </w:r>
      <w:r>
        <w:t>sherServiceForParticipant&gt;</w:t>
      </w:r>
    </w:p>
    <w:p w14:paraId="05604034" w14:textId="77777777" w:rsidR="00F7777A" w:rsidRPr="00145049" w:rsidRDefault="00F7777A" w:rsidP="00F7777A">
      <w:pPr>
        <w:pStyle w:val="Code"/>
      </w:pPr>
      <w:r>
        <w:t xml:space="preserve">  &lt;ServiceMetadataPublisherID/&gt;</w:t>
      </w:r>
    </w:p>
    <w:p w14:paraId="588BCD93" w14:textId="77777777" w:rsidR="00F7777A" w:rsidRPr="00145049" w:rsidRDefault="00F7777A" w:rsidP="00F7777A">
      <w:pPr>
        <w:pStyle w:val="Code"/>
      </w:pPr>
      <w:r>
        <w:t xml:space="preserve">  &lt;ids:ParticipantIdentifier/&gt;</w:t>
      </w:r>
    </w:p>
    <w:p w14:paraId="065A7392" w14:textId="77777777" w:rsidR="00F7777A" w:rsidRPr="00145049" w:rsidRDefault="00F7777A" w:rsidP="00F7777A">
      <w:pPr>
        <w:pStyle w:val="Code"/>
      </w:pPr>
      <w:r w:rsidRPr="00145049">
        <w:t>&lt;/ServiceMetadata</w:t>
      </w:r>
      <w:r>
        <w:t>PublisherServiceForParticipant&gt;</w:t>
      </w:r>
    </w:p>
    <w:p w14:paraId="5710627B" w14:textId="77777777" w:rsidR="00F7777A" w:rsidRPr="00145049" w:rsidRDefault="00F7777A" w:rsidP="00F7777A">
      <w:pPr>
        <w:pStyle w:val="PParagraph"/>
      </w:pPr>
      <w:r w:rsidRPr="00145049">
        <w:t xml:space="preserve">ServiceMetadataPublisherService has the following subelements: </w:t>
      </w:r>
    </w:p>
    <w:p w14:paraId="2A9EFC99" w14:textId="77777777" w:rsidR="00F7777A" w:rsidRPr="00145049" w:rsidRDefault="00F7777A" w:rsidP="00F7777A">
      <w:pPr>
        <w:pStyle w:val="PParagraph"/>
        <w:numPr>
          <w:ilvl w:val="0"/>
          <w:numId w:val="63"/>
        </w:numPr>
      </w:pPr>
      <w:r w:rsidRPr="00F7777A">
        <w:rPr>
          <w:rStyle w:val="InlinecodeZchn"/>
          <w:rFonts w:eastAsiaTheme="minorHAnsi"/>
        </w:rPr>
        <w:t>ServiceMetadataPublisherID (1..1) : xs:string</w:t>
      </w:r>
      <w:r w:rsidRPr="00F7777A">
        <w:rPr>
          <w:rStyle w:val="InlinecodeZchn"/>
          <w:rFonts w:eastAsiaTheme="minorHAnsi"/>
        </w:rPr>
        <w:br/>
      </w:r>
      <w:r>
        <w:t>h</w:t>
      </w:r>
      <w:r w:rsidRPr="00145049">
        <w:t>olds th</w:t>
      </w:r>
      <w:r>
        <w:t>e Unique Identifier of the SMP.</w:t>
      </w:r>
    </w:p>
    <w:p w14:paraId="304D5359" w14:textId="467F28B5" w:rsidR="00F7777A" w:rsidRPr="00145049" w:rsidRDefault="00F7777A" w:rsidP="00F7777A">
      <w:pPr>
        <w:pStyle w:val="PParagraph"/>
        <w:numPr>
          <w:ilvl w:val="0"/>
          <w:numId w:val="63"/>
        </w:numPr>
      </w:pPr>
      <w:r w:rsidRPr="00F7777A">
        <w:rPr>
          <w:rStyle w:val="InlinecodeZchn"/>
          <w:rFonts w:eastAsiaTheme="minorHAnsi"/>
        </w:rPr>
        <w:t>ParticipantIdentifier (1..1) : ids:ParticipantIdentifierType</w:t>
      </w:r>
      <w:r w:rsidRPr="00F7777A">
        <w:rPr>
          <w:rStyle w:val="InlinecodeZchn"/>
          <w:rFonts w:eastAsiaTheme="minorHAnsi"/>
        </w:rPr>
        <w:br/>
      </w:r>
      <w:r w:rsidRPr="00145049">
        <w:t xml:space="preserve">the Participant Identifier which has its services registered in the </w:t>
      </w:r>
      <w:del w:id="818" w:author="PH" w:date="2024-11-11T21:34:00Z" w16du:dateUtc="2024-11-11T20:34:00Z">
        <w:r w:rsidRPr="00145049" w:rsidDel="00B1076F">
          <w:delText>Service Metadata Publisher</w:delText>
        </w:r>
      </w:del>
      <w:ins w:id="819" w:author="PH" w:date="2024-11-11T21:34:00Z" w16du:dateUtc="2024-11-11T20:34:00Z">
        <w:r w:rsidR="00B1076F">
          <w:t>SMP</w:t>
        </w:r>
      </w:ins>
      <w:r w:rsidRPr="00145049">
        <w:t>. See the “ParticipantIdentifier” section on the</w:t>
      </w:r>
      <w:r>
        <w:t xml:space="preserve"> format.</w:t>
      </w:r>
    </w:p>
    <w:p w14:paraId="2183480A" w14:textId="5A3450D1" w:rsidR="00F7777A" w:rsidRPr="00145049" w:rsidRDefault="00F7777A" w:rsidP="00F7777A">
      <w:pPr>
        <w:pStyle w:val="PHeading3"/>
      </w:pPr>
      <w:bookmarkStart w:id="820" w:name="_Toc71821158"/>
      <w:bookmarkStart w:id="821" w:name="_Toc183626428"/>
      <w:r w:rsidRPr="00145049">
        <w:t>ParticipantIdentifier datatype</w:t>
      </w:r>
      <w:bookmarkEnd w:id="820"/>
      <w:bookmarkEnd w:id="821"/>
    </w:p>
    <w:p w14:paraId="446F5EC8" w14:textId="5DD67312" w:rsidR="00F7777A" w:rsidRPr="00145049" w:rsidRDefault="00F7777A" w:rsidP="00F7777A">
      <w:pPr>
        <w:pStyle w:val="PParagraph"/>
      </w:pPr>
      <w:r w:rsidRPr="00145049">
        <w:t>Represents a Participant Identifier which has its service metadata held by a speci</w:t>
      </w:r>
      <w:r>
        <w:t xml:space="preserve">fic </w:t>
      </w:r>
      <w:del w:id="822" w:author="PH" w:date="2024-11-11T21:34:00Z" w16du:dateUtc="2024-11-11T20:34:00Z">
        <w:r w:rsidDel="00E51BC0">
          <w:delText>Service Metadata Publisher</w:delText>
        </w:r>
      </w:del>
      <w:ins w:id="823" w:author="PH" w:date="2024-11-11T21:34:00Z" w16du:dateUtc="2024-11-11T20:34:00Z">
        <w:r w:rsidR="00E51BC0">
          <w:t>SMP</w:t>
        </w:r>
      </w:ins>
      <w:r>
        <w:t>.</w:t>
      </w:r>
    </w:p>
    <w:p w14:paraId="7F93EC81" w14:textId="77777777" w:rsidR="00F7777A" w:rsidRPr="00145049" w:rsidRDefault="00F7777A" w:rsidP="00F7777A">
      <w:pPr>
        <w:pStyle w:val="Code"/>
      </w:pPr>
      <w:r w:rsidRPr="00145049">
        <w:t>&lt;ids:Participan</w:t>
      </w:r>
      <w:r>
        <w:t>tIdentifier scheme=”xs:string”&gt;</w:t>
      </w:r>
    </w:p>
    <w:p w14:paraId="68E50680" w14:textId="77777777" w:rsidR="00F7777A" w:rsidRPr="00145049" w:rsidRDefault="00F7777A" w:rsidP="00F7777A">
      <w:pPr>
        <w:pStyle w:val="Code"/>
      </w:pPr>
      <w:r>
        <w:t xml:space="preserve">  xs:string</w:t>
      </w:r>
    </w:p>
    <w:p w14:paraId="35373D3C" w14:textId="77777777" w:rsidR="00F7777A" w:rsidRPr="00145049" w:rsidRDefault="00F7777A" w:rsidP="00F7777A">
      <w:pPr>
        <w:pStyle w:val="Code"/>
      </w:pPr>
      <w:r>
        <w:t>&lt;/ids:ParticipantIdentifier&gt;</w:t>
      </w:r>
    </w:p>
    <w:p w14:paraId="2334ED62" w14:textId="1CD45DC4" w:rsidR="00F7777A" w:rsidRPr="00145049" w:rsidRDefault="00F7777A" w:rsidP="00F7777A">
      <w:pPr>
        <w:pStyle w:val="PParagraph"/>
      </w:pPr>
      <w:r w:rsidRPr="00145049">
        <w:t>ParticipantIdentifier has the following sub elements:</w:t>
      </w:r>
    </w:p>
    <w:p w14:paraId="40838020" w14:textId="17716997" w:rsidR="00F7777A" w:rsidRPr="00145049" w:rsidRDefault="00F7777A" w:rsidP="00F7777A">
      <w:pPr>
        <w:pStyle w:val="PParagraph"/>
        <w:numPr>
          <w:ilvl w:val="0"/>
          <w:numId w:val="64"/>
        </w:numPr>
      </w:pPr>
      <w:r w:rsidRPr="00F7777A">
        <w:rPr>
          <w:rStyle w:val="InlinecodeZchn"/>
          <w:rFonts w:eastAsiaTheme="minorHAnsi"/>
        </w:rPr>
        <w:t>ParticipantIdentifier (1..1): xs:string</w:t>
      </w:r>
      <w:r>
        <w:br/>
      </w:r>
      <w:r w:rsidRPr="00145049">
        <w:t>the participant identifier</w:t>
      </w:r>
    </w:p>
    <w:p w14:paraId="0FD715F5" w14:textId="095CEFCD" w:rsidR="00F7777A" w:rsidRPr="00145049" w:rsidRDefault="00F7777A" w:rsidP="00F7777A">
      <w:pPr>
        <w:pStyle w:val="PParagraph"/>
        <w:numPr>
          <w:ilvl w:val="0"/>
          <w:numId w:val="64"/>
        </w:numPr>
      </w:pPr>
      <w:r w:rsidRPr="00F7777A">
        <w:rPr>
          <w:rStyle w:val="InlinecodeZchn"/>
          <w:rFonts w:eastAsiaTheme="minorHAnsi"/>
        </w:rPr>
        <w:t>@scheme (1..1): xs:string</w:t>
      </w:r>
      <w:r w:rsidRPr="00F7777A">
        <w:rPr>
          <w:rStyle w:val="InlinecodeZchn"/>
          <w:rFonts w:eastAsiaTheme="minorHAnsi"/>
        </w:rPr>
        <w:br/>
      </w:r>
      <w:r w:rsidRPr="00145049">
        <w:t>the format scheme of the participant identifier</w:t>
      </w:r>
    </w:p>
    <w:p w14:paraId="497212AC" w14:textId="77777777" w:rsidR="00F7777A" w:rsidRPr="00145049" w:rsidRDefault="00F7777A" w:rsidP="00F7777A">
      <w:pPr>
        <w:pStyle w:val="PHeading3"/>
      </w:pPr>
      <w:bookmarkStart w:id="824" w:name="_Toc71821159"/>
      <w:bookmarkStart w:id="825" w:name="_Toc183626429"/>
      <w:r w:rsidRPr="00145049">
        <w:t>ParticipantIdentifier format</w:t>
      </w:r>
      <w:bookmarkEnd w:id="824"/>
      <w:bookmarkEnd w:id="825"/>
    </w:p>
    <w:p w14:paraId="384332F1" w14:textId="5E79BC19" w:rsidR="00F7777A" w:rsidRPr="00145049" w:rsidRDefault="00F7777A" w:rsidP="00F7777A">
      <w:pPr>
        <w:pStyle w:val="PParagraph"/>
      </w:pPr>
      <w:r w:rsidRPr="00145049">
        <w:t xml:space="preserve">For a description of the ParticipantIdentifier format, see the </w:t>
      </w:r>
      <w:r>
        <w:t>“Peppol Policy for use of Identifier”</w:t>
      </w:r>
      <w:r w:rsidRPr="00145049">
        <w:t xml:space="preserve"> document [</w:t>
      </w:r>
      <w:r>
        <w:t>PFUOI4</w:t>
      </w:r>
      <w:r w:rsidRPr="00145049">
        <w:t>].</w:t>
      </w:r>
    </w:p>
    <w:p w14:paraId="6CF2C622" w14:textId="77777777" w:rsidR="000A18DB" w:rsidRPr="00145049" w:rsidRDefault="000A18DB" w:rsidP="000A18DB">
      <w:pPr>
        <w:pStyle w:val="PHeading3"/>
      </w:pPr>
      <w:bookmarkStart w:id="826" w:name="_Toc71821160"/>
      <w:bookmarkStart w:id="827" w:name="_Toc183626430"/>
      <w:r w:rsidRPr="00145049">
        <w:t>Par</w:t>
      </w:r>
      <w:r>
        <w:t>ticipantIdentifierPage datatype</w:t>
      </w:r>
      <w:bookmarkEnd w:id="826"/>
      <w:bookmarkEnd w:id="827"/>
    </w:p>
    <w:p w14:paraId="38A7F64C" w14:textId="407291C8" w:rsidR="000A18DB" w:rsidRPr="00145049" w:rsidRDefault="000A18DB" w:rsidP="000A18DB">
      <w:pPr>
        <w:pStyle w:val="PParagraph"/>
      </w:pPr>
      <w:r w:rsidRPr="00145049">
        <w:t xml:space="preserve">Represents a page of </w:t>
      </w:r>
      <w:r w:rsidRPr="000A18DB">
        <w:rPr>
          <w:rStyle w:val="InlinecodeZchn"/>
          <w:rFonts w:eastAsiaTheme="minorHAnsi"/>
        </w:rPr>
        <w:t>ParticipantIdentifiers</w:t>
      </w:r>
      <w:r w:rsidRPr="00145049">
        <w:t xml:space="preserve"> for which data is held by the </w:t>
      </w:r>
      <w:del w:id="828" w:author="PH" w:date="2024-11-11T21:54:00Z" w16du:dateUtc="2024-11-11T20:54:00Z">
        <w:r w:rsidRPr="00145049" w:rsidDel="00FF592F">
          <w:delText>Service Metadata Locator</w:delText>
        </w:r>
      </w:del>
      <w:ins w:id="829" w:author="PH" w:date="2024-11-11T21:54:00Z" w16du:dateUtc="2024-11-11T20:54:00Z">
        <w:r w:rsidR="00FF592F">
          <w:t>SML</w:t>
        </w:r>
      </w:ins>
      <w:r w:rsidRPr="00145049">
        <w:t xml:space="preserve"> </w:t>
      </w:r>
      <w:del w:id="830" w:author="PH" w:date="2024-11-11T21:54:00Z" w16du:dateUtc="2024-11-11T20:54:00Z">
        <w:r w:rsidRPr="00145049" w:rsidDel="00FF592F">
          <w:delText>service</w:delText>
        </w:r>
      </w:del>
      <w:ins w:id="831" w:author="PH" w:date="2024-11-11T21:54:00Z" w16du:dateUtc="2024-11-11T20:54:00Z">
        <w:r w:rsidR="00FF592F">
          <w:t>S</w:t>
        </w:r>
        <w:r w:rsidR="00FF592F" w:rsidRPr="00145049">
          <w:t>ervice</w:t>
        </w:r>
      </w:ins>
      <w:r w:rsidRPr="00145049">
        <w:t xml:space="preserve">. </w:t>
      </w:r>
    </w:p>
    <w:p w14:paraId="1EA08379" w14:textId="77777777" w:rsidR="000A18DB" w:rsidRDefault="000A18DB" w:rsidP="000A18DB">
      <w:pPr>
        <w:pStyle w:val="Code"/>
        <w:rPr>
          <w:lang w:val="fr-BE"/>
        </w:rPr>
      </w:pPr>
      <w:r w:rsidRPr="00C1722B">
        <w:rPr>
          <w:lang w:val="fr-BE"/>
        </w:rPr>
        <w:t>&lt;ParticipantIdentifierPage&gt;</w:t>
      </w:r>
    </w:p>
    <w:p w14:paraId="0EE085D6" w14:textId="77777777" w:rsidR="000A18DB" w:rsidRPr="00C1722B" w:rsidRDefault="000A18DB" w:rsidP="000A18DB">
      <w:pPr>
        <w:pStyle w:val="Code"/>
        <w:rPr>
          <w:lang w:val="fr-BE"/>
        </w:rPr>
      </w:pPr>
      <w:r>
        <w:rPr>
          <w:lang w:val="fr-BE"/>
        </w:rPr>
        <w:t xml:space="preserve">  </w:t>
      </w:r>
      <w:r w:rsidRPr="00C1722B">
        <w:rPr>
          <w:lang w:val="fr-BE"/>
        </w:rPr>
        <w:t>&lt;Servic</w:t>
      </w:r>
      <w:r>
        <w:rPr>
          <w:lang w:val="fr-BE"/>
        </w:rPr>
        <w:t>eMetadataPublisherID/&gt;</w:t>
      </w:r>
    </w:p>
    <w:p w14:paraId="567B2427" w14:textId="77777777" w:rsidR="000A18DB" w:rsidRPr="00C1722B" w:rsidRDefault="000A18DB" w:rsidP="000A18DB">
      <w:pPr>
        <w:pStyle w:val="Code"/>
        <w:rPr>
          <w:lang w:val="fr-BE"/>
        </w:rPr>
      </w:pPr>
      <w:r>
        <w:rPr>
          <w:lang w:val="fr-BE"/>
        </w:rPr>
        <w:t xml:space="preserve">  &lt;ParticipantIdentifier/&gt;*</w:t>
      </w:r>
    </w:p>
    <w:p w14:paraId="4D26DBF6" w14:textId="77777777" w:rsidR="000A18DB" w:rsidRPr="00C1722B" w:rsidRDefault="000A18DB" w:rsidP="000A18DB">
      <w:pPr>
        <w:pStyle w:val="Code"/>
        <w:rPr>
          <w:lang w:val="fr-BE"/>
        </w:rPr>
      </w:pPr>
      <w:r>
        <w:rPr>
          <w:lang w:val="fr-BE"/>
        </w:rPr>
        <w:t xml:space="preserve">  </w:t>
      </w:r>
      <w:r w:rsidRPr="00C1722B">
        <w:rPr>
          <w:lang w:val="fr-BE"/>
        </w:rPr>
        <w:t>&lt;NextPageIdentifier/&gt;?</w:t>
      </w:r>
    </w:p>
    <w:p w14:paraId="66D14681" w14:textId="77777777" w:rsidR="000A18DB" w:rsidRPr="00C1722B" w:rsidRDefault="000A18DB" w:rsidP="000A18DB">
      <w:pPr>
        <w:pStyle w:val="Code"/>
        <w:rPr>
          <w:lang w:val="fr-BE"/>
        </w:rPr>
      </w:pPr>
      <w:r w:rsidRPr="00C1722B">
        <w:rPr>
          <w:lang w:val="fr-BE"/>
        </w:rPr>
        <w:t>&lt;/ParticipantIdentifierPage&gt;</w:t>
      </w:r>
    </w:p>
    <w:p w14:paraId="058AB06A" w14:textId="77777777" w:rsidR="000A18DB" w:rsidRPr="00145049" w:rsidRDefault="000A18DB" w:rsidP="000A18DB">
      <w:pPr>
        <w:pStyle w:val="PParagraph"/>
        <w:numPr>
          <w:ilvl w:val="0"/>
          <w:numId w:val="67"/>
        </w:numPr>
      </w:pPr>
      <w:r w:rsidRPr="000A18DB">
        <w:rPr>
          <w:rStyle w:val="InlinecodeZchn"/>
          <w:rFonts w:eastAsiaTheme="minorHAnsi"/>
        </w:rPr>
        <w:t>ServiceMetadataPublisherID (1..1) : xs:string</w:t>
      </w:r>
      <w:r w:rsidRPr="000A18DB">
        <w:rPr>
          <w:rStyle w:val="InlinecodeZchn"/>
          <w:rFonts w:eastAsiaTheme="minorHAnsi"/>
        </w:rPr>
        <w:br/>
      </w:r>
      <w:r>
        <w:t>h</w:t>
      </w:r>
      <w:r w:rsidRPr="00145049">
        <w:t>olds th</w:t>
      </w:r>
      <w:r>
        <w:t>e Unique Identifier of the SMP</w:t>
      </w:r>
    </w:p>
    <w:p w14:paraId="349E750D" w14:textId="77777777" w:rsidR="000A18DB" w:rsidRPr="00145049" w:rsidRDefault="000A18DB" w:rsidP="000A18DB">
      <w:pPr>
        <w:pStyle w:val="PParagraph"/>
        <w:numPr>
          <w:ilvl w:val="0"/>
          <w:numId w:val="67"/>
        </w:numPr>
      </w:pPr>
      <w:r w:rsidRPr="000A18DB">
        <w:rPr>
          <w:rStyle w:val="InlinecodeZchn"/>
          <w:rFonts w:eastAsiaTheme="minorHAnsi"/>
        </w:rPr>
        <w:t>ids:ParticipantIdentifier (1..1): xs:string</w:t>
      </w:r>
      <w:r w:rsidRPr="000A18DB">
        <w:rPr>
          <w:rStyle w:val="InlinecodeZchn"/>
          <w:rFonts w:eastAsiaTheme="minorHAnsi"/>
        </w:rPr>
        <w:br/>
      </w:r>
      <w:r>
        <w:t>the participant identifier</w:t>
      </w:r>
    </w:p>
    <w:p w14:paraId="3DFD4372" w14:textId="77777777" w:rsidR="000A18DB" w:rsidRPr="00160364" w:rsidRDefault="000A18DB" w:rsidP="000A18DB">
      <w:pPr>
        <w:pStyle w:val="PParagraph"/>
        <w:numPr>
          <w:ilvl w:val="0"/>
          <w:numId w:val="67"/>
        </w:numPr>
      </w:pPr>
      <w:r w:rsidRPr="000A18DB">
        <w:rPr>
          <w:rStyle w:val="InlinecodeZchn"/>
          <w:rFonts w:eastAsiaTheme="minorHAnsi"/>
        </w:rPr>
        <w:t>NextPageIdentifier (0..1): xs:string</w:t>
      </w:r>
      <w:r w:rsidRPr="000A18DB">
        <w:rPr>
          <w:rStyle w:val="InlinecodeZchn"/>
          <w:rFonts w:eastAsiaTheme="minorHAnsi"/>
        </w:rPr>
        <w:br/>
      </w:r>
      <w:r w:rsidRPr="00160364">
        <w:t xml:space="preserve">an element containing a string identifying the next </w:t>
      </w:r>
      <w:r>
        <w:t xml:space="preserve">page of </w:t>
      </w:r>
      <w:r w:rsidRPr="000A18DB">
        <w:rPr>
          <w:rStyle w:val="InlinecodeZchn"/>
          <w:rFonts w:eastAsiaTheme="minorHAnsi"/>
        </w:rPr>
        <w:t>ParticipantIdentifiers</w:t>
      </w:r>
      <w:r>
        <w:t>:</w:t>
      </w:r>
    </w:p>
    <w:p w14:paraId="38115072" w14:textId="77777777" w:rsidR="000A18DB" w:rsidRPr="00160364" w:rsidRDefault="000A18DB" w:rsidP="000A18DB">
      <w:pPr>
        <w:pStyle w:val="Code"/>
      </w:pPr>
      <w:r>
        <w:t>&lt;NextPageIdentifier&gt;</w:t>
      </w:r>
    </w:p>
    <w:p w14:paraId="0B47EBB3" w14:textId="77777777" w:rsidR="000A18DB" w:rsidRPr="00160364" w:rsidRDefault="000A18DB" w:rsidP="000A18DB">
      <w:pPr>
        <w:pStyle w:val="Code"/>
      </w:pPr>
      <w:r>
        <w:t xml:space="preserve">  [ Identifier for_Next_Page ]</w:t>
      </w:r>
    </w:p>
    <w:p w14:paraId="6129F40A" w14:textId="77777777" w:rsidR="000A18DB" w:rsidRPr="00160364" w:rsidRDefault="000A18DB" w:rsidP="000A18DB">
      <w:pPr>
        <w:pStyle w:val="Code"/>
      </w:pPr>
      <w:r>
        <w:t>&lt;/NextPageIdentifier&gt;</w:t>
      </w:r>
    </w:p>
    <w:p w14:paraId="2183FE73" w14:textId="77777777" w:rsidR="000A18DB" w:rsidRPr="00160364" w:rsidRDefault="000A18DB" w:rsidP="000A18DB">
      <w:pPr>
        <w:pStyle w:val="PParagraph"/>
      </w:pPr>
      <w:r w:rsidRPr="00160364">
        <w:t xml:space="preserve">If no </w:t>
      </w:r>
      <w:r w:rsidRPr="000A18DB">
        <w:rPr>
          <w:rStyle w:val="InlinecodeZchn"/>
          <w:rFonts w:eastAsiaTheme="minorHAnsi"/>
        </w:rPr>
        <w:t xml:space="preserve">&lt;NextPageIdentifier/&gt; </w:t>
      </w:r>
      <w:r w:rsidRPr="00160364">
        <w:t xml:space="preserve">element is present, it implies that there are no further pages. </w:t>
      </w:r>
    </w:p>
    <w:p w14:paraId="5FC53AF2" w14:textId="77777777" w:rsidR="000A18DB" w:rsidRPr="00160364" w:rsidRDefault="000A18DB" w:rsidP="000A18DB">
      <w:pPr>
        <w:pStyle w:val="PHeading3"/>
      </w:pPr>
      <w:bookmarkStart w:id="832" w:name="_Toc71821161"/>
      <w:bookmarkStart w:id="833" w:name="_Toc183626431"/>
      <w:r>
        <w:t>MigrationRecord</w:t>
      </w:r>
      <w:bookmarkEnd w:id="832"/>
      <w:bookmarkEnd w:id="833"/>
    </w:p>
    <w:p w14:paraId="2C734675" w14:textId="3624BF37" w:rsidR="000A18DB" w:rsidRPr="00160364" w:rsidRDefault="000A18DB" w:rsidP="000A18DB">
      <w:pPr>
        <w:pStyle w:val="PParagraph"/>
      </w:pPr>
      <w:r w:rsidRPr="00160364">
        <w:t xml:space="preserve">The </w:t>
      </w:r>
      <w:r w:rsidRPr="000A18DB">
        <w:rPr>
          <w:rStyle w:val="InlinecodeZchn"/>
          <w:rFonts w:eastAsiaTheme="minorHAnsi"/>
        </w:rPr>
        <w:t>MigrationRecord</w:t>
      </w:r>
      <w:r w:rsidRPr="00160364">
        <w:t xml:space="preserve"> represents the data required to control the process of migrating a ParticipantIdentifier from the control of one </w:t>
      </w:r>
      <w:del w:id="834" w:author="PH" w:date="2024-11-11T21:34:00Z" w16du:dateUtc="2024-11-11T20:34:00Z">
        <w:r w:rsidRPr="00160364" w:rsidDel="003A6355">
          <w:delText>Service Metadata Publisher</w:delText>
        </w:r>
      </w:del>
      <w:ins w:id="835" w:author="PH" w:date="2024-11-11T21:34:00Z" w16du:dateUtc="2024-11-11T20:34:00Z">
        <w:r w:rsidR="003A6355">
          <w:t>SMP</w:t>
        </w:r>
      </w:ins>
      <w:r w:rsidRPr="00160364">
        <w:t xml:space="preserve"> to a</w:t>
      </w:r>
      <w:del w:id="836" w:author="PH" w:date="2024-11-11T21:34:00Z" w16du:dateUtc="2024-11-11T20:34:00Z">
        <w:r w:rsidRPr="00160364" w:rsidDel="00104C29">
          <w:delText xml:space="preserve"> different</w:delText>
        </w:r>
      </w:del>
      <w:ins w:id="837" w:author="PH" w:date="2024-11-11T21:34:00Z" w16du:dateUtc="2024-11-11T20:34:00Z">
        <w:r w:rsidR="00104C29">
          <w:t>nother</w:t>
        </w:r>
      </w:ins>
      <w:r w:rsidRPr="00160364">
        <w:t xml:space="preserve"> </w:t>
      </w:r>
      <w:del w:id="838" w:author="PH" w:date="2024-11-11T21:34:00Z" w16du:dateUtc="2024-11-11T20:34:00Z">
        <w:r w:rsidRPr="00160364" w:rsidDel="003A6355">
          <w:delText>Service Metadata Publisher</w:delText>
        </w:r>
      </w:del>
      <w:ins w:id="839" w:author="PH" w:date="2024-11-11T21:34:00Z" w16du:dateUtc="2024-11-11T20:34:00Z">
        <w:r w:rsidR="003A6355">
          <w:t>SMP</w:t>
        </w:r>
      </w:ins>
      <w:r w:rsidRPr="00160364">
        <w:t xml:space="preserve">. </w:t>
      </w:r>
    </w:p>
    <w:p w14:paraId="5D62C999" w14:textId="77777777" w:rsidR="000A18DB" w:rsidRDefault="000A18DB" w:rsidP="000A18DB">
      <w:pPr>
        <w:pStyle w:val="Code"/>
      </w:pPr>
      <w:r w:rsidRPr="00160364">
        <w:t>&lt;MigrationRecord&gt;</w:t>
      </w:r>
    </w:p>
    <w:p w14:paraId="31DCDD48" w14:textId="77777777" w:rsidR="000A18DB" w:rsidRPr="00160364" w:rsidRDefault="000A18DB" w:rsidP="000A18DB">
      <w:pPr>
        <w:pStyle w:val="Code"/>
      </w:pPr>
      <w:r>
        <w:t xml:space="preserve">  &lt;ServiceMetadataPublisherID/&gt;</w:t>
      </w:r>
    </w:p>
    <w:p w14:paraId="0121DFD0" w14:textId="77777777" w:rsidR="000A18DB" w:rsidRPr="00160364" w:rsidRDefault="000A18DB" w:rsidP="000A18DB">
      <w:pPr>
        <w:pStyle w:val="Code"/>
      </w:pPr>
      <w:r>
        <w:t xml:space="preserve">  &lt;ParticipantIdentifier/&gt;*</w:t>
      </w:r>
    </w:p>
    <w:p w14:paraId="0B93DB13" w14:textId="77777777" w:rsidR="000A18DB" w:rsidRPr="00160364" w:rsidRDefault="000A18DB" w:rsidP="000A18DB">
      <w:pPr>
        <w:pStyle w:val="Code"/>
      </w:pPr>
      <w:r>
        <w:t xml:space="preserve">  &lt;MigrationKey/&gt;?</w:t>
      </w:r>
    </w:p>
    <w:p w14:paraId="42481755" w14:textId="77777777" w:rsidR="000A18DB" w:rsidRPr="00160364" w:rsidRDefault="000A18DB" w:rsidP="000A18DB">
      <w:pPr>
        <w:pStyle w:val="Code"/>
      </w:pPr>
      <w:r w:rsidRPr="00160364">
        <w:t>&lt;/MigrationRecord&gt;</w:t>
      </w:r>
    </w:p>
    <w:p w14:paraId="62B3FC65" w14:textId="77777777" w:rsidR="000A18DB" w:rsidRPr="00160364" w:rsidRDefault="000A18DB" w:rsidP="000A18DB">
      <w:pPr>
        <w:pStyle w:val="PParagraph"/>
      </w:pPr>
      <w:r w:rsidRPr="00160364">
        <w:t xml:space="preserve">MigrationRecord has the following sub elements: </w:t>
      </w:r>
    </w:p>
    <w:p w14:paraId="2DE68F0D" w14:textId="77777777" w:rsidR="000A18DB" w:rsidRPr="00160364" w:rsidRDefault="000A18DB" w:rsidP="000A18DB">
      <w:pPr>
        <w:pStyle w:val="PParagraph"/>
        <w:numPr>
          <w:ilvl w:val="0"/>
          <w:numId w:val="68"/>
        </w:numPr>
      </w:pPr>
      <w:r w:rsidRPr="000A18DB">
        <w:rPr>
          <w:rStyle w:val="InlinecodeZchn"/>
          <w:rFonts w:eastAsiaTheme="minorHAnsi"/>
        </w:rPr>
        <w:t>ServiceMetadataPublisherID (1..1) : xs:string</w:t>
      </w:r>
      <w:r w:rsidRPr="000A18DB">
        <w:rPr>
          <w:rStyle w:val="InlinecodeZchn"/>
          <w:rFonts w:eastAsiaTheme="minorHAnsi"/>
        </w:rPr>
        <w:br/>
      </w:r>
      <w:r>
        <w:t>h</w:t>
      </w:r>
      <w:r w:rsidRPr="00160364">
        <w:t xml:space="preserve">olds the Unique Identifier of the SMP. </w:t>
      </w:r>
    </w:p>
    <w:p w14:paraId="010AAFD5" w14:textId="77777777" w:rsidR="000A18DB" w:rsidRPr="00160364" w:rsidRDefault="000A18DB" w:rsidP="000A18DB">
      <w:pPr>
        <w:pStyle w:val="PParagraph"/>
        <w:numPr>
          <w:ilvl w:val="0"/>
          <w:numId w:val="68"/>
        </w:numPr>
        <w:rPr>
          <w:lang w:val="fr-BE"/>
        </w:rPr>
      </w:pPr>
      <w:r w:rsidRPr="000A18DB">
        <w:rPr>
          <w:rStyle w:val="InlinecodeZchn"/>
          <w:rFonts w:eastAsiaTheme="minorHAnsi"/>
        </w:rPr>
        <w:t>ParticipantIdentifier (1..1) : ids:ParticipantIdentifierType</w:t>
      </w:r>
      <w:r w:rsidRPr="000A18DB">
        <w:rPr>
          <w:rStyle w:val="InlinecodeZchn"/>
          <w:rFonts w:eastAsiaTheme="minorHAnsi"/>
        </w:rPr>
        <w:br/>
      </w:r>
      <w:r w:rsidRPr="00160364">
        <w:rPr>
          <w:lang w:val="fr-BE"/>
        </w:rPr>
        <w:t xml:space="preserve">the participant identifier </w:t>
      </w:r>
    </w:p>
    <w:p w14:paraId="12082425" w14:textId="7A1D16D8" w:rsidR="000A18DB" w:rsidRPr="00160364" w:rsidRDefault="000A18DB" w:rsidP="000A18DB">
      <w:pPr>
        <w:pStyle w:val="PParagraph"/>
        <w:numPr>
          <w:ilvl w:val="0"/>
          <w:numId w:val="68"/>
        </w:numPr>
      </w:pPr>
      <w:r w:rsidRPr="000A18DB">
        <w:rPr>
          <w:rStyle w:val="InlinecodeZchn"/>
          <w:rFonts w:eastAsiaTheme="minorHAnsi"/>
        </w:rPr>
        <w:t>MigrationKey (1..1) : xs:string</w:t>
      </w:r>
      <w:r w:rsidRPr="000A18DB">
        <w:rPr>
          <w:rStyle w:val="InlinecodeZchn"/>
          <w:rFonts w:eastAsiaTheme="minorHAnsi"/>
        </w:rPr>
        <w:br/>
      </w:r>
      <w:r w:rsidRPr="00160364">
        <w:t xml:space="preserve">a string which is a unique key controlling the migration of the metadata for a given </w:t>
      </w:r>
      <w:r w:rsidRPr="000A18DB">
        <w:rPr>
          <w:rStyle w:val="InlinecodeZchn"/>
          <w:rFonts w:eastAsiaTheme="minorHAnsi"/>
        </w:rPr>
        <w:t>ParticipantIdentifier</w:t>
      </w:r>
      <w:r w:rsidRPr="00160364">
        <w:t xml:space="preserve"> from one </w:t>
      </w:r>
      <w:del w:id="840" w:author="PH" w:date="2024-11-11T21:35:00Z" w16du:dateUtc="2024-11-11T20:35:00Z">
        <w:r w:rsidRPr="00160364" w:rsidDel="009B1011">
          <w:delText>Service Metadata Publisher</w:delText>
        </w:r>
      </w:del>
      <w:ins w:id="841" w:author="PH" w:date="2024-11-11T21:35:00Z" w16du:dateUtc="2024-11-11T20:35:00Z">
        <w:r w:rsidR="009B1011">
          <w:t>SMP</w:t>
        </w:r>
      </w:ins>
      <w:r w:rsidRPr="00160364">
        <w:t xml:space="preserve"> to another. The </w:t>
      </w:r>
      <w:r w:rsidRPr="000A18DB">
        <w:rPr>
          <w:rStyle w:val="InlinecodeZchn"/>
          <w:rFonts w:eastAsiaTheme="minorHAnsi"/>
        </w:rPr>
        <w:t>MigrationKey</w:t>
      </w:r>
      <w:r w:rsidRPr="00160364">
        <w:t xml:space="preserve"> string is a string of characters and numbers only, with a m</w:t>
      </w:r>
      <w:r>
        <w:t>aximum length of 24 characters.</w:t>
      </w:r>
    </w:p>
    <w:p w14:paraId="4D5BFD02" w14:textId="77777777" w:rsidR="00A569DB" w:rsidRPr="00A74A24" w:rsidRDefault="00A569DB" w:rsidP="00A569DB">
      <w:pPr>
        <w:pStyle w:val="PHeading1"/>
      </w:pPr>
      <w:bookmarkStart w:id="842" w:name="_Toc71821162"/>
      <w:bookmarkStart w:id="843" w:name="_Toc183626432"/>
      <w:r w:rsidRPr="00A74A24">
        <w:t>Service Bindings</w:t>
      </w:r>
      <w:bookmarkEnd w:id="842"/>
      <w:bookmarkEnd w:id="843"/>
      <w:r w:rsidRPr="00A74A24">
        <w:t xml:space="preserve"> </w:t>
      </w:r>
    </w:p>
    <w:p w14:paraId="5D061C4D" w14:textId="3F109164" w:rsidR="00A569DB" w:rsidRPr="00A74A24" w:rsidRDefault="00A569DB" w:rsidP="003F2FDD">
      <w:pPr>
        <w:pStyle w:val="PParagraph"/>
      </w:pPr>
      <w:r w:rsidRPr="00A74A24">
        <w:t xml:space="preserve">This section describes the Bindings of the services provided by the </w:t>
      </w:r>
      <w:del w:id="844" w:author="PH" w:date="2024-11-11T21:54:00Z" w16du:dateUtc="2024-11-11T20:54:00Z">
        <w:r w:rsidRPr="00A74A24" w:rsidDel="00D75B8E">
          <w:delText xml:space="preserve">Service Metadata </w:delText>
        </w:r>
        <w:r w:rsidDel="00D75B8E">
          <w:delText>Locator</w:delText>
        </w:r>
      </w:del>
      <w:ins w:id="845" w:author="PH" w:date="2024-11-11T21:54:00Z" w16du:dateUtc="2024-11-11T20:54:00Z">
        <w:r w:rsidR="00D75B8E">
          <w:t>SML</w:t>
        </w:r>
      </w:ins>
      <w:r>
        <w:t xml:space="preserve"> to specific transports.</w:t>
      </w:r>
    </w:p>
    <w:p w14:paraId="4E78A95D" w14:textId="77777777" w:rsidR="00A569DB" w:rsidRPr="00A74A24" w:rsidRDefault="00A569DB" w:rsidP="003F2FDD">
      <w:pPr>
        <w:pStyle w:val="PHeading2"/>
      </w:pPr>
      <w:bookmarkStart w:id="846" w:name="_Toc71821163"/>
      <w:bookmarkStart w:id="847" w:name="_Toc183626433"/>
      <w:r w:rsidRPr="00A74A24">
        <w:t>Services Provided as Web services - characteristics</w:t>
      </w:r>
      <w:bookmarkEnd w:id="846"/>
      <w:bookmarkEnd w:id="847"/>
    </w:p>
    <w:p w14:paraId="06062423" w14:textId="77777777" w:rsidR="00A569DB" w:rsidRPr="00A74A24" w:rsidRDefault="00A569DB" w:rsidP="003F2FDD">
      <w:pPr>
        <w:pStyle w:val="PParagraph"/>
      </w:pPr>
      <w:r w:rsidRPr="00A74A24">
        <w:t>Some of the services described by this specification are provide</w:t>
      </w:r>
      <w:r>
        <w:t>d through Web service bindings.</w:t>
      </w:r>
    </w:p>
    <w:p w14:paraId="34A513E7" w14:textId="77777777" w:rsidR="00A569DB" w:rsidRPr="00A74A24" w:rsidRDefault="00A569DB" w:rsidP="003F2FDD">
      <w:pPr>
        <w:pStyle w:val="PParagraph"/>
      </w:pPr>
      <w:r w:rsidRPr="00A74A24">
        <w:t>Where services are provided through Web services bindings, those bindings MUST conform to the relevant WS-I Profiles, in particular WS-I Basic Profile 1.1 and W</w:t>
      </w:r>
      <w:r>
        <w:t>S-I Basic Security Profile 1.0.</w:t>
      </w:r>
    </w:p>
    <w:p w14:paraId="3BF95FCE" w14:textId="77777777" w:rsidR="00A569DB" w:rsidRPr="00A74A24" w:rsidRDefault="00A569DB" w:rsidP="003F2FDD">
      <w:pPr>
        <w:pStyle w:val="PHeading2"/>
      </w:pPr>
      <w:bookmarkStart w:id="848" w:name="_Toc71821164"/>
      <w:bookmarkStart w:id="849" w:name="_Toc183626434"/>
      <w:r w:rsidRPr="00A74A24">
        <w:t>Manage</w:t>
      </w:r>
      <w:r>
        <w:t>Business</w:t>
      </w:r>
      <w:r w:rsidRPr="00A74A24">
        <w:t>Identifier service - binding</w:t>
      </w:r>
      <w:bookmarkEnd w:id="848"/>
      <w:bookmarkEnd w:id="849"/>
    </w:p>
    <w:p w14:paraId="68DD4856" w14:textId="77777777" w:rsidR="00A569DB" w:rsidRPr="00A74A24" w:rsidRDefault="00A569DB" w:rsidP="003F2FDD">
      <w:pPr>
        <w:pStyle w:val="PParagraph"/>
      </w:pPr>
      <w:r w:rsidRPr="00A74A24">
        <w:t>The Manage</w:t>
      </w:r>
      <w:r>
        <w:t>Business</w:t>
      </w:r>
      <w:r w:rsidRPr="00A74A24">
        <w:t>Identifier service is provided in the fo</w:t>
      </w:r>
      <w:r>
        <w:t>rm of a SOAP-based Web service.</w:t>
      </w:r>
    </w:p>
    <w:p w14:paraId="0C2CF7AB" w14:textId="77777777" w:rsidR="00A569DB" w:rsidRPr="00A74A24" w:rsidRDefault="00A569DB" w:rsidP="003F2FDD">
      <w:pPr>
        <w:pStyle w:val="PHeading3"/>
      </w:pPr>
      <w:bookmarkStart w:id="850" w:name="_Toc71821165"/>
      <w:bookmarkStart w:id="851" w:name="_Toc183626435"/>
      <w:r w:rsidRPr="00A74A24">
        <w:t>Transport binding</w:t>
      </w:r>
      <w:bookmarkEnd w:id="850"/>
      <w:bookmarkEnd w:id="851"/>
    </w:p>
    <w:p w14:paraId="3426083B" w14:textId="77777777" w:rsidR="00A569DB" w:rsidRPr="00A74A24" w:rsidRDefault="00A569DB" w:rsidP="003F2FDD">
      <w:pPr>
        <w:pStyle w:val="PParagraph"/>
      </w:pPr>
      <w:r>
        <w:t xml:space="preserve">The </w:t>
      </w:r>
      <w:r w:rsidRPr="00804DA1">
        <w:rPr>
          <w:rStyle w:val="InlinecodeZchn"/>
          <w:rFonts w:eastAsiaTheme="minorHAnsi"/>
        </w:rPr>
        <w:t>ManageBusinessIdentifier</w:t>
      </w:r>
      <w:r w:rsidRPr="00A74A24">
        <w:t xml:space="preserve"> interface is bound</w:t>
      </w:r>
      <w:r>
        <w:t xml:space="preserve"> to an HTTP SOAP 1.1 transport.</w:t>
      </w:r>
    </w:p>
    <w:p w14:paraId="3216803F" w14:textId="418EA804" w:rsidR="00A569DB" w:rsidRPr="00A74A24" w:rsidRDefault="00A569DB" w:rsidP="003F2FDD">
      <w:pPr>
        <w:pStyle w:val="PParagraph"/>
      </w:pPr>
      <w:del w:id="852" w:author="PH" w:date="2024-11-11T21:38:00Z" w16du:dateUtc="2024-11-11T20:38:00Z">
        <w:r w:rsidRPr="00A74A24" w:rsidDel="009F28DF">
          <w:delText>See a WSDL f</w:delText>
        </w:r>
        <w:r w:rsidDel="009F28DF">
          <w:delText>or this in “Appendix B: WSDLs”.</w:delText>
        </w:r>
      </w:del>
      <w:ins w:id="853" w:author="PH" w:date="2024-11-11T21:38:00Z" w16du:dateUtc="2024-11-11T20:38:00Z">
        <w:r w:rsidR="009F28DF">
          <w:t>The WSDL files are published together with this specification.</w:t>
        </w:r>
      </w:ins>
    </w:p>
    <w:p w14:paraId="2442CF4C" w14:textId="77777777" w:rsidR="00A569DB" w:rsidRPr="00A74A24" w:rsidRDefault="00A569DB" w:rsidP="003F2FDD">
      <w:pPr>
        <w:pStyle w:val="PHeading3"/>
      </w:pPr>
      <w:bookmarkStart w:id="854" w:name="_Toc71821166"/>
      <w:bookmarkStart w:id="855" w:name="_Toc183626436"/>
      <w:r w:rsidRPr="00A74A24">
        <w:t>Security</w:t>
      </w:r>
      <w:bookmarkEnd w:id="854"/>
      <w:bookmarkEnd w:id="855"/>
    </w:p>
    <w:p w14:paraId="32176B5B" w14:textId="0450D937" w:rsidR="00A569DB" w:rsidRPr="00A74A24" w:rsidRDefault="00A569DB" w:rsidP="003F2FDD">
      <w:pPr>
        <w:pStyle w:val="PParagraph"/>
      </w:pPr>
      <w:r w:rsidRPr="00A74A24">
        <w:t xml:space="preserve">The service is secured at the transport level with a two-way </w:t>
      </w:r>
      <w:del w:id="856" w:author="PH" w:date="2024-11-11T21:35:00Z" w16du:dateUtc="2024-11-11T20:35:00Z">
        <w:r w:rsidRPr="00A74A24" w:rsidDel="002C16F6">
          <w:delText>SSL/</w:delText>
        </w:r>
      </w:del>
      <w:r w:rsidRPr="00A74A24">
        <w:t>TLS connection. The requestor must authenticate using a client certificate</w:t>
      </w:r>
      <w:ins w:id="857" w:author="PH" w:date="2024-11-11T21:36:00Z" w16du:dateUtc="2024-11-11T20:36:00Z">
        <w:r w:rsidR="002C16F6">
          <w:t xml:space="preserve"> (mTLS)</w:t>
        </w:r>
      </w:ins>
      <w:r w:rsidRPr="00A74A24">
        <w:t xml:space="preserve"> issued for use in the infrastructure by a trusted third-party. </w:t>
      </w:r>
      <w:del w:id="858" w:author="PH" w:date="2024-11-11T21:36:00Z" w16du:dateUtc="2024-11-11T20:36:00Z">
        <w:r w:rsidRPr="00A74A24" w:rsidDel="00D15191">
          <w:delText>For example, i</w:delText>
        </w:r>
      </w:del>
      <w:ins w:id="859" w:author="PH" w:date="2024-11-11T21:36:00Z" w16du:dateUtc="2024-11-11T20:36:00Z">
        <w:r w:rsidR="00D15191">
          <w:t>I</w:t>
        </w:r>
      </w:ins>
      <w:r w:rsidRPr="00A74A24">
        <w:t xml:space="preserve">n the </w:t>
      </w:r>
      <w:r>
        <w:t>Peppol</w:t>
      </w:r>
      <w:r w:rsidRPr="00A74A24">
        <w:t xml:space="preserve"> </w:t>
      </w:r>
      <w:del w:id="860" w:author="PH" w:date="2024-11-11T21:36:00Z" w16du:dateUtc="2024-11-11T20:36:00Z">
        <w:r w:rsidRPr="00A74A24" w:rsidDel="00D15191">
          <w:delText>infrastructure</w:delText>
        </w:r>
      </w:del>
      <w:ins w:id="861" w:author="PH" w:date="2024-11-11T21:36:00Z" w16du:dateUtc="2024-11-11T20:36:00Z">
        <w:r w:rsidR="00D15191">
          <w:t>Network</w:t>
        </w:r>
      </w:ins>
      <w:r w:rsidRPr="00A74A24">
        <w:t xml:space="preserve">, a </w:t>
      </w:r>
      <w:r>
        <w:t>Peppol</w:t>
      </w:r>
      <w:r w:rsidRPr="00A74A24">
        <w:t xml:space="preserve"> </w:t>
      </w:r>
      <w:ins w:id="862" w:author="PH" w:date="2024-11-11T21:36:00Z" w16du:dateUtc="2024-11-11T20:36:00Z">
        <w:r w:rsidR="00D15191">
          <w:t xml:space="preserve">SMP </w:t>
        </w:r>
      </w:ins>
      <w:r w:rsidRPr="00A74A24">
        <w:t xml:space="preserve">certificate will be issued to the participants when they have signed </w:t>
      </w:r>
      <w:del w:id="863" w:author="PH" w:date="2024-11-11T21:36:00Z" w16du:dateUtc="2024-11-11T20:36:00Z">
        <w:r w:rsidRPr="00A74A24" w:rsidDel="00D15191">
          <w:delText xml:space="preserve">peering </w:delText>
        </w:r>
      </w:del>
      <w:ins w:id="864" w:author="PH" w:date="2024-11-11T21:36:00Z" w16du:dateUtc="2024-11-11T20:36:00Z">
        <w:r w:rsidR="00D15191">
          <w:t>the Service Provider</w:t>
        </w:r>
        <w:r w:rsidR="00D15191" w:rsidRPr="00A74A24">
          <w:t xml:space="preserve"> </w:t>
        </w:r>
      </w:ins>
      <w:r w:rsidRPr="00A74A24">
        <w:t xml:space="preserve">agreements and live up to the stated requirements. The server must reject </w:t>
      </w:r>
      <w:del w:id="865" w:author="PH" w:date="2024-11-11T21:35:00Z" w16du:dateUtc="2024-11-11T20:35:00Z">
        <w:r w:rsidRPr="00A74A24" w:rsidDel="002C16F6">
          <w:delText>SSL</w:delText>
        </w:r>
        <w:r w:rsidDel="002C16F6">
          <w:delText>/</w:delText>
        </w:r>
      </w:del>
      <w:r>
        <w:t>TLS</w:t>
      </w:r>
      <w:r w:rsidRPr="00A74A24">
        <w:t xml:space="preserve"> clients that do not authenticate with a certificate issued under the </w:t>
      </w:r>
      <w:r>
        <w:t>Peppol</w:t>
      </w:r>
      <w:r w:rsidRPr="00A74A24">
        <w:t xml:space="preserve"> root</w:t>
      </w:r>
      <w:ins w:id="866" w:author="PH" w:date="2024-11-11T21:37:00Z" w16du:dateUtc="2024-11-11T20:37:00Z">
        <w:r w:rsidR="00D15191">
          <w:t xml:space="preserve"> CA</w:t>
        </w:r>
      </w:ins>
      <w:r w:rsidRPr="00A74A24">
        <w:t>.</w:t>
      </w:r>
      <w:del w:id="867" w:author="PH" w:date="2024-11-11T21:37:00Z" w16du:dateUtc="2024-11-11T20:37:00Z">
        <w:r w:rsidRPr="00A74A24" w:rsidDel="00D15191">
          <w:delText xml:space="preserve"> </w:delText>
        </w:r>
      </w:del>
    </w:p>
    <w:p w14:paraId="477E463E" w14:textId="77777777" w:rsidR="00A569DB" w:rsidRPr="00A74A24" w:rsidRDefault="00A569DB" w:rsidP="003F2FDD">
      <w:pPr>
        <w:pStyle w:val="PHeading2"/>
      </w:pPr>
      <w:bookmarkStart w:id="868" w:name="_Toc71821167"/>
      <w:bookmarkStart w:id="869" w:name="_Toc183626437"/>
      <w:r w:rsidRPr="00A74A24">
        <w:t>ManageServiceMetadata service - binding</w:t>
      </w:r>
      <w:bookmarkEnd w:id="868"/>
      <w:bookmarkEnd w:id="869"/>
    </w:p>
    <w:p w14:paraId="52599D9A" w14:textId="7DD7E46E" w:rsidR="00A569DB" w:rsidRPr="00A74A24" w:rsidRDefault="00A569DB" w:rsidP="003F2FDD">
      <w:pPr>
        <w:pStyle w:val="PParagraph"/>
      </w:pPr>
      <w:del w:id="870" w:author="PH" w:date="2024-11-11T21:52:00Z" w16du:dateUtc="2024-11-11T20:52:00Z">
        <w:r w:rsidRPr="00A74A24" w:rsidDel="00984525">
          <w:delText>Service Metadata Publisher</w:delText>
        </w:r>
      </w:del>
      <w:ins w:id="871" w:author="PH" w:date="2024-11-11T21:52:00Z" w16du:dateUtc="2024-11-11T20:52:00Z">
        <w:r w:rsidR="00984525">
          <w:t>SMP</w:t>
        </w:r>
      </w:ins>
      <w:r w:rsidRPr="00A74A24">
        <w:t>s use this interface to create or update metadata such as the endpoint address for retrieval of metadata about</w:t>
      </w:r>
      <w:r>
        <w:t xml:space="preserve"> specific participant services.</w:t>
      </w:r>
    </w:p>
    <w:p w14:paraId="52FFF80F" w14:textId="77777777" w:rsidR="00A569DB" w:rsidRPr="00A74A24" w:rsidRDefault="00A569DB" w:rsidP="003F2FDD">
      <w:pPr>
        <w:pStyle w:val="PParagraph"/>
      </w:pPr>
      <w:r w:rsidRPr="00A74A24">
        <w:t xml:space="preserve">The ManageServiceMetadata service is provided in the form of a </w:t>
      </w:r>
      <w:r>
        <w:t>SOAP-based Web service.</w:t>
      </w:r>
    </w:p>
    <w:p w14:paraId="40DC2C7E" w14:textId="77777777" w:rsidR="00A569DB" w:rsidRPr="00A74A24" w:rsidRDefault="00A569DB" w:rsidP="003F2FDD">
      <w:pPr>
        <w:pStyle w:val="PHeading3"/>
      </w:pPr>
      <w:bookmarkStart w:id="872" w:name="_Toc71821168"/>
      <w:bookmarkStart w:id="873" w:name="_Toc183626438"/>
      <w:r w:rsidRPr="00A74A24">
        <w:t>Transport binding</w:t>
      </w:r>
      <w:bookmarkEnd w:id="872"/>
      <w:bookmarkEnd w:id="873"/>
      <w:r w:rsidRPr="00A74A24">
        <w:t xml:space="preserve"> </w:t>
      </w:r>
    </w:p>
    <w:p w14:paraId="59A3BDD5" w14:textId="77777777" w:rsidR="00A569DB" w:rsidRPr="00A74A24" w:rsidRDefault="00A569DB" w:rsidP="003F2FDD">
      <w:pPr>
        <w:pStyle w:val="PParagraph"/>
      </w:pPr>
      <w:r>
        <w:t xml:space="preserve">The </w:t>
      </w:r>
      <w:r w:rsidRPr="00804DA1">
        <w:rPr>
          <w:rStyle w:val="InlinecodeZchn"/>
          <w:rFonts w:eastAsiaTheme="minorHAnsi"/>
        </w:rPr>
        <w:t>ManageServiceMetadata</w:t>
      </w:r>
      <w:r w:rsidRPr="00A74A24">
        <w:t xml:space="preserve"> interface is bound</w:t>
      </w:r>
      <w:r>
        <w:t xml:space="preserve"> to an HTTP SOAP 1.1 transport.</w:t>
      </w:r>
    </w:p>
    <w:p w14:paraId="79B668F8" w14:textId="09B037CE" w:rsidR="00A569DB" w:rsidRPr="00A74A24" w:rsidRDefault="009F28DF" w:rsidP="003F2FDD">
      <w:pPr>
        <w:pStyle w:val="PParagraph"/>
      </w:pPr>
      <w:ins w:id="874" w:author="PH" w:date="2024-11-11T21:38:00Z" w16du:dateUtc="2024-11-11T20:38:00Z">
        <w:r>
          <w:t>The WSDL files are published together with this specification.</w:t>
        </w:r>
      </w:ins>
      <w:del w:id="875" w:author="PH" w:date="2024-11-11T21:38:00Z" w16du:dateUtc="2024-11-11T20:38:00Z">
        <w:r w:rsidR="00A569DB" w:rsidRPr="00A74A24" w:rsidDel="009F28DF">
          <w:delText>See a WSDL f</w:delText>
        </w:r>
        <w:r w:rsidR="00A569DB" w:rsidDel="009F28DF">
          <w:delText>or this in “Appendix B: WSDLs”.</w:delText>
        </w:r>
      </w:del>
    </w:p>
    <w:p w14:paraId="65E5F511" w14:textId="77777777" w:rsidR="00A569DB" w:rsidRPr="00A74A24" w:rsidRDefault="00A569DB" w:rsidP="003F2FDD">
      <w:pPr>
        <w:pStyle w:val="PHeading3"/>
      </w:pPr>
      <w:bookmarkStart w:id="876" w:name="_Toc71821169"/>
      <w:bookmarkStart w:id="877" w:name="_Toc183626439"/>
      <w:r>
        <w:t>Security</w:t>
      </w:r>
      <w:bookmarkEnd w:id="876"/>
      <w:bookmarkEnd w:id="877"/>
    </w:p>
    <w:p w14:paraId="41F77A7F" w14:textId="148B144C" w:rsidR="00A569DB" w:rsidRPr="00A74A24" w:rsidRDefault="00A569DB" w:rsidP="003F2FDD">
      <w:pPr>
        <w:pStyle w:val="PParagraph"/>
      </w:pPr>
      <w:r w:rsidRPr="00A74A24">
        <w:t xml:space="preserve">The service is secured at the transport level with a two-way </w:t>
      </w:r>
      <w:del w:id="878" w:author="PH" w:date="2024-11-11T21:37:00Z" w16du:dateUtc="2024-11-11T20:37:00Z">
        <w:r w:rsidRPr="00A74A24" w:rsidDel="004020D9">
          <w:delText xml:space="preserve">SSL </w:delText>
        </w:r>
      </w:del>
      <w:ins w:id="879" w:author="PH" w:date="2024-11-11T21:37:00Z" w16du:dateUtc="2024-11-11T20:37:00Z">
        <w:r w:rsidR="004020D9">
          <w:t>TLS</w:t>
        </w:r>
        <w:r w:rsidR="004020D9" w:rsidRPr="00A74A24">
          <w:t xml:space="preserve"> </w:t>
        </w:r>
      </w:ins>
      <w:r w:rsidRPr="00A74A24">
        <w:t>connection. The requestor must authenticate using a client certificate issued for use in the infrastru</w:t>
      </w:r>
      <w:r>
        <w:t>cture by a trusted third-party.</w:t>
      </w:r>
    </w:p>
    <w:p w14:paraId="4E233480" w14:textId="77777777" w:rsidR="00A569DB" w:rsidRPr="00A74A24" w:rsidRDefault="00A569DB" w:rsidP="003F2FDD">
      <w:pPr>
        <w:pStyle w:val="PHeading1"/>
      </w:pPr>
      <w:bookmarkStart w:id="880" w:name="_Toc71821170"/>
      <w:bookmarkStart w:id="881" w:name="_Toc183626440"/>
      <w:r w:rsidRPr="00A74A24">
        <w:t>DNS Spoof Mitigation</w:t>
      </w:r>
      <w:bookmarkEnd w:id="880"/>
      <w:bookmarkEnd w:id="881"/>
      <w:r w:rsidRPr="00A74A24">
        <w:t xml:space="preserve"> </w:t>
      </w:r>
    </w:p>
    <w:p w14:paraId="37A1EE96" w14:textId="77777777" w:rsidR="00A569DB" w:rsidRPr="00A74A24" w:rsidRDefault="00A569DB" w:rsidP="003F2FDD">
      <w:pPr>
        <w:pStyle w:val="PParagraph"/>
      </w:pPr>
      <w:r w:rsidRPr="00A74A24">
        <w:t>The regular lookup of the address of the SMP for a given participant ID is performed using a standard DNS lookup. There is a potential vulnerability of this process if there exists at least one "rogue" certificate (e.g. stolen or</w:t>
      </w:r>
      <w:r>
        <w:t xml:space="preserve"> otherwise illegally obtained).</w:t>
      </w:r>
    </w:p>
    <w:p w14:paraId="5A4AD365" w14:textId="77777777" w:rsidR="00A569DB" w:rsidRPr="00A74A24" w:rsidRDefault="00A569DB" w:rsidP="003F2FDD">
      <w:pPr>
        <w:pStyle w:val="PParagraph"/>
      </w:pPr>
      <w:r w:rsidRPr="00A74A24">
        <w:t>In this vulnerability, someone possessing such a rogue certificate could perform a DNS poisoning or a man-in-the-middle attack to fool senders of documents into making a lookup for a specific identifier in a malicious SMP (that uses the rogue certificate), effectively routing all messages intended for one or more recipients to a malicious access point. This attack could be used for disrupting message flow for those recipients, or for gaining access to confidential information in these messages (if the messages were not separately encr</w:t>
      </w:r>
      <w:r>
        <w:t>ypted).</w:t>
      </w:r>
    </w:p>
    <w:p w14:paraId="31CD1276" w14:textId="3DE99209" w:rsidR="00DF618B" w:rsidRPr="00DC6A49" w:rsidRDefault="00A569DB" w:rsidP="00CB689B">
      <w:pPr>
        <w:pStyle w:val="PParagraph"/>
        <w:rPr>
          <w:lang w:eastAsia="nb-NO"/>
        </w:rPr>
      </w:pPr>
      <w:r w:rsidRPr="00A74A24">
        <w:t>One mitigation for this kind of attack on the DNS lookup process is to use DNSSEC rather than plain DNS. DNSSEC allow the authenticity of the DNS resolutions to be checked by means of a trust anchor in the domain chain. Therefore, it is recommended that an SML instance uses the DNSSEC infrastructure</w:t>
      </w:r>
      <w:r>
        <w:t>.</w:t>
      </w:r>
    </w:p>
    <w:sectPr w:rsidR="00DF618B" w:rsidRPr="00DC6A49" w:rsidSect="00EC413E">
      <w:pgSz w:w="11900" w:h="16840"/>
      <w:pgMar w:top="2268" w:right="1440" w:bottom="1440" w:left="1440" w:header="720" w:footer="1077" w:gutter="0"/>
      <w:lnNumType w:countBy="1" w:restart="newSection"/>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9C7EBD" w14:textId="77777777" w:rsidR="00635168" w:rsidRDefault="00635168" w:rsidP="008833B4">
      <w:r>
        <w:separator/>
      </w:r>
    </w:p>
  </w:endnote>
  <w:endnote w:type="continuationSeparator" w:id="0">
    <w:p w14:paraId="567C2A6E" w14:textId="77777777" w:rsidR="00635168" w:rsidRDefault="00635168" w:rsidP="00883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0EE43" w14:textId="77777777" w:rsidR="005E27AF" w:rsidRDefault="005E27A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F8400" w14:textId="755D3869" w:rsidR="005F6B0C" w:rsidRDefault="005F6B0C" w:rsidP="00B37B43">
    <w:pPr>
      <w:pStyle w:val="Fuzeile"/>
      <w:jc w:val="right"/>
    </w:pPr>
  </w:p>
  <w:p w14:paraId="1689B85A" w14:textId="637F1D2C" w:rsidR="005F6B0C" w:rsidRDefault="005F6B0C" w:rsidP="00B37B43">
    <w:pPr>
      <w:pStyle w:val="Fuzeile"/>
      <w:jc w:val="right"/>
    </w:pPr>
  </w:p>
  <w:p w14:paraId="53F83474" w14:textId="1E8F0FA8" w:rsidR="005F6B0C" w:rsidRDefault="005F6B0C" w:rsidP="00624F20">
    <w:pPr>
      <w:pStyle w:val="Fuzeile"/>
      <w:tabs>
        <w:tab w:val="left" w:pos="6964"/>
      </w:tabs>
    </w:pPr>
    <w:r>
      <w:rPr>
        <w:noProof/>
        <w:lang w:val="el-GR" w:eastAsia="el-GR"/>
      </w:rPr>
      <mc:AlternateContent>
        <mc:Choice Requires="wps">
          <w:drawing>
            <wp:anchor distT="0" distB="0" distL="114300" distR="114300" simplePos="0" relativeHeight="251659264" behindDoc="0" locked="0" layoutInCell="1" allowOverlap="1" wp14:anchorId="114E8B57" wp14:editId="28438360">
              <wp:simplePos x="0" y="0"/>
              <wp:positionH relativeFrom="column">
                <wp:posOffset>-571500</wp:posOffset>
              </wp:positionH>
              <wp:positionV relativeFrom="paragraph">
                <wp:posOffset>121285</wp:posOffset>
              </wp:positionV>
              <wp:extent cx="3743325" cy="552450"/>
              <wp:effectExtent l="0" t="0" r="0" b="0"/>
              <wp:wrapNone/>
              <wp:docPr id="9" name="Text Box 9"/>
              <wp:cNvGraphicFramePr/>
              <a:graphic xmlns:a="http://schemas.openxmlformats.org/drawingml/2006/main">
                <a:graphicData uri="http://schemas.microsoft.com/office/word/2010/wordprocessingShape">
                  <wps:wsp>
                    <wps:cNvSpPr txBox="1"/>
                    <wps:spPr>
                      <a:xfrm>
                        <a:off x="0" y="0"/>
                        <a:ext cx="3743325" cy="552450"/>
                      </a:xfrm>
                      <a:prstGeom prst="rect">
                        <a:avLst/>
                      </a:prstGeom>
                      <a:noFill/>
                      <a:ln w="6350">
                        <a:noFill/>
                      </a:ln>
                    </wps:spPr>
                    <wps:txbx>
                      <w:txbxContent>
                        <w:p w14:paraId="6AE3585A" w14:textId="51474400" w:rsidR="005F6B0C" w:rsidRPr="003A3D05" w:rsidRDefault="005F6B0C" w:rsidP="008833B4">
                          <w:pPr>
                            <w:spacing w:line="240" w:lineRule="exact"/>
                            <w:rPr>
                              <w:b/>
                              <w:bCs/>
                              <w:color w:val="007AD7"/>
                              <w:sz w:val="15"/>
                              <w:szCs w:val="15"/>
                            </w:rPr>
                          </w:pPr>
                          <w:r w:rsidRPr="003A3D05">
                            <w:rPr>
                              <w:b/>
                              <w:bCs/>
                              <w:color w:val="007AD7"/>
                              <w:sz w:val="15"/>
                              <w:szCs w:val="15"/>
                            </w:rPr>
                            <w:t>OpenPeppol AISBL</w:t>
                          </w:r>
                          <w:r w:rsidRPr="003A3D05">
                            <w:rPr>
                              <w:bCs/>
                              <w:color w:val="007AD7"/>
                              <w:sz w:val="15"/>
                              <w:szCs w:val="15"/>
                            </w:rPr>
                            <w:tab/>
                          </w:r>
                          <w:r w:rsidRPr="003A3D05">
                            <w:rPr>
                              <w:bCs/>
                              <w:color w:val="007AD7"/>
                              <w:sz w:val="15"/>
                              <w:szCs w:val="15"/>
                            </w:rPr>
                            <w:tab/>
                          </w:r>
                          <w:r w:rsidRPr="003A3D05">
                            <w:rPr>
                              <w:bCs/>
                              <w:color w:val="007AD7"/>
                              <w:sz w:val="15"/>
                              <w:szCs w:val="15"/>
                            </w:rPr>
                            <w:tab/>
                          </w:r>
                          <w:r w:rsidRPr="003A3D05">
                            <w:rPr>
                              <w:bCs/>
                              <w:color w:val="007AD7"/>
                              <w:sz w:val="15"/>
                              <w:szCs w:val="15"/>
                            </w:rPr>
                            <w:tab/>
                            <w:t xml:space="preserve"> </w:t>
                          </w:r>
                          <w:r w:rsidRPr="003A3D05">
                            <w:rPr>
                              <w:bCs/>
                              <w:color w:val="007AD7"/>
                              <w:sz w:val="15"/>
                              <w:szCs w:val="15"/>
                            </w:rPr>
                            <w:tab/>
                            <w:t>info@peppol.eu</w:t>
                          </w:r>
                        </w:p>
                        <w:p w14:paraId="4BD16E34" w14:textId="3C1743D1" w:rsidR="005F6B0C" w:rsidRPr="003A3D05" w:rsidRDefault="005F6B0C" w:rsidP="008833B4">
                          <w:pPr>
                            <w:spacing w:line="240" w:lineRule="exact"/>
                            <w:rPr>
                              <w:color w:val="007AD7"/>
                              <w:sz w:val="15"/>
                              <w:szCs w:val="15"/>
                            </w:rPr>
                          </w:pPr>
                          <w:r w:rsidRPr="003A3D05">
                            <w:rPr>
                              <w:color w:val="007AD7"/>
                              <w:sz w:val="15"/>
                              <w:szCs w:val="15"/>
                            </w:rPr>
                            <w:t>Rond-point Schuman 6, box 5, 1040 Brussels, Belgium</w:t>
                          </w:r>
                          <w:r w:rsidRPr="003A3D05">
                            <w:rPr>
                              <w:color w:val="007AD7"/>
                              <w:sz w:val="15"/>
                              <w:szCs w:val="15"/>
                            </w:rPr>
                            <w:tab/>
                          </w:r>
                          <w:hyperlink r:id="rId1" w:history="1">
                            <w:r w:rsidRPr="003A3D05">
                              <w:rPr>
                                <w:rStyle w:val="Hyperlink"/>
                                <w:color w:val="007AD7"/>
                                <w:sz w:val="15"/>
                                <w:szCs w:val="15"/>
                                <w:u w:val="none"/>
                              </w:rPr>
                              <w:t>www.peppol.</w:t>
                            </w:r>
                            <w:r w:rsidR="00F035FA" w:rsidRPr="003A3D05">
                              <w:rPr>
                                <w:rStyle w:val="Hyperlink"/>
                                <w:color w:val="007AD7"/>
                                <w:sz w:val="15"/>
                                <w:szCs w:val="15"/>
                                <w:u w:val="none"/>
                              </w:rPr>
                              <w:t>org</w:t>
                            </w:r>
                          </w:hyperlink>
                        </w:p>
                        <w:p w14:paraId="62F7D9E3" w14:textId="7CAB4C69" w:rsidR="005F6B0C" w:rsidRPr="003A3D05" w:rsidRDefault="005F6B0C" w:rsidP="008833B4">
                          <w:pPr>
                            <w:spacing w:line="240" w:lineRule="exact"/>
                            <w:rPr>
                              <w:color w:val="007AD7"/>
                              <w:sz w:val="15"/>
                              <w:szCs w:val="15"/>
                            </w:rPr>
                          </w:pPr>
                          <w:r w:rsidRPr="003A3D05">
                            <w:rPr>
                              <w:color w:val="007AD7"/>
                              <w:sz w:val="15"/>
                              <w:szCs w:val="15"/>
                            </w:rPr>
                            <w:t>Corporate identification number 0848.934.496 (Register of Legal Entities Brussels).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4E8B57" id="_x0000_t202" coordsize="21600,21600" o:spt="202" path="m,l,21600r21600,l21600,xe">
              <v:stroke joinstyle="miter"/>
              <v:path gradientshapeok="t" o:connecttype="rect"/>
            </v:shapetype>
            <v:shape id="Text Box 9" o:spid="_x0000_s1031" type="#_x0000_t202" style="position:absolute;margin-left:-45pt;margin-top:9.55pt;width:294.75pt;height: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" filled="f" stroked="f" strokeweight=".5pt">
              <v:textbox>
                <w:txbxContent>
                  <w:p w14:paraId="6AE3585A" w14:textId="51474400" w:rsidR="005F6B0C" w:rsidRPr="003A3D05" w:rsidRDefault="005F6B0C" w:rsidP="008833B4">
                    <w:pPr>
                      <w:spacing w:line="240" w:lineRule="exact"/>
                      <w:rPr>
                        <w:b/>
                        <w:bCs/>
                        <w:color w:val="007AD7"/>
                        <w:sz w:val="15"/>
                        <w:szCs w:val="15"/>
                      </w:rPr>
                    </w:pPr>
                    <w:r w:rsidRPr="003A3D05">
                      <w:rPr>
                        <w:b/>
                        <w:bCs/>
                        <w:color w:val="007AD7"/>
                        <w:sz w:val="15"/>
                        <w:szCs w:val="15"/>
                      </w:rPr>
                      <w:t>OpenPeppol AISBL</w:t>
                    </w:r>
                    <w:r w:rsidRPr="003A3D05">
                      <w:rPr>
                        <w:bCs/>
                        <w:color w:val="007AD7"/>
                        <w:sz w:val="15"/>
                        <w:szCs w:val="15"/>
                      </w:rPr>
                      <w:tab/>
                    </w:r>
                    <w:r w:rsidRPr="003A3D05">
                      <w:rPr>
                        <w:bCs/>
                        <w:color w:val="007AD7"/>
                        <w:sz w:val="15"/>
                        <w:szCs w:val="15"/>
                      </w:rPr>
                      <w:tab/>
                    </w:r>
                    <w:r w:rsidRPr="003A3D05">
                      <w:rPr>
                        <w:bCs/>
                        <w:color w:val="007AD7"/>
                        <w:sz w:val="15"/>
                        <w:szCs w:val="15"/>
                      </w:rPr>
                      <w:tab/>
                    </w:r>
                    <w:r w:rsidRPr="003A3D05">
                      <w:rPr>
                        <w:bCs/>
                        <w:color w:val="007AD7"/>
                        <w:sz w:val="15"/>
                        <w:szCs w:val="15"/>
                      </w:rPr>
                      <w:tab/>
                      <w:t xml:space="preserve"> </w:t>
                    </w:r>
                    <w:r w:rsidRPr="003A3D05">
                      <w:rPr>
                        <w:bCs/>
                        <w:color w:val="007AD7"/>
                        <w:sz w:val="15"/>
                        <w:szCs w:val="15"/>
                      </w:rPr>
                      <w:tab/>
                      <w:t>info@peppol.eu</w:t>
                    </w:r>
                  </w:p>
                  <w:p w14:paraId="4BD16E34" w14:textId="3C1743D1" w:rsidR="005F6B0C" w:rsidRPr="003A3D05" w:rsidRDefault="005F6B0C" w:rsidP="008833B4">
                    <w:pPr>
                      <w:spacing w:line="240" w:lineRule="exact"/>
                      <w:rPr>
                        <w:color w:val="007AD7"/>
                        <w:sz w:val="15"/>
                        <w:szCs w:val="15"/>
                      </w:rPr>
                    </w:pPr>
                    <w:r w:rsidRPr="003A3D05">
                      <w:rPr>
                        <w:color w:val="007AD7"/>
                        <w:sz w:val="15"/>
                        <w:szCs w:val="15"/>
                      </w:rPr>
                      <w:t>Rond-point Schuman 6, box 5, 1040 Brussels, Belgium</w:t>
                    </w:r>
                    <w:r w:rsidRPr="003A3D05">
                      <w:rPr>
                        <w:color w:val="007AD7"/>
                        <w:sz w:val="15"/>
                        <w:szCs w:val="15"/>
                      </w:rPr>
                      <w:tab/>
                    </w:r>
                    <w:hyperlink r:id="rId2" w:history="1">
                      <w:r w:rsidRPr="003A3D05">
                        <w:rPr>
                          <w:rStyle w:val="Hyperlink"/>
                          <w:color w:val="007AD7"/>
                          <w:sz w:val="15"/>
                          <w:szCs w:val="15"/>
                          <w:u w:val="none"/>
                        </w:rPr>
                        <w:t>www.peppol.</w:t>
                      </w:r>
                      <w:r w:rsidR="00F035FA" w:rsidRPr="003A3D05">
                        <w:rPr>
                          <w:rStyle w:val="Hyperlink"/>
                          <w:color w:val="007AD7"/>
                          <w:sz w:val="15"/>
                          <w:szCs w:val="15"/>
                          <w:u w:val="none"/>
                        </w:rPr>
                        <w:t>org</w:t>
                      </w:r>
                    </w:hyperlink>
                  </w:p>
                  <w:p w14:paraId="62F7D9E3" w14:textId="7CAB4C69" w:rsidR="005F6B0C" w:rsidRPr="003A3D05" w:rsidRDefault="005F6B0C" w:rsidP="008833B4">
                    <w:pPr>
                      <w:spacing w:line="240" w:lineRule="exact"/>
                      <w:rPr>
                        <w:color w:val="007AD7"/>
                        <w:sz w:val="15"/>
                        <w:szCs w:val="15"/>
                      </w:rPr>
                    </w:pPr>
                    <w:r w:rsidRPr="003A3D05">
                      <w:rPr>
                        <w:color w:val="007AD7"/>
                        <w:sz w:val="15"/>
                        <w:szCs w:val="15"/>
                      </w:rPr>
                      <w:t>Corporate identification number 0848.934.496 (Register of Legal Entities Brussels).</w:t>
                    </w:r>
                  </w:p>
                </w:txbxContent>
              </v:textbox>
            </v:shape>
          </w:pict>
        </mc:Fallback>
      </mc:AlternateContent>
    </w:r>
    <w:r>
      <w:tab/>
    </w:r>
    <w:r>
      <w:tab/>
    </w:r>
    <w:r>
      <w:tab/>
    </w:r>
  </w:p>
  <w:p w14:paraId="5014021D" w14:textId="55D585BE" w:rsidR="005F6B0C" w:rsidRPr="002433BC" w:rsidRDefault="005F6B0C" w:rsidP="00B37B43">
    <w:pPr>
      <w:pStyle w:val="Fuzeile"/>
      <w:jc w:val="right"/>
      <w:rPr>
        <w:color w:val="007AD7"/>
        <w:sz w:val="20"/>
        <w:szCs w:val="20"/>
      </w:rPr>
    </w:pPr>
    <w:r>
      <w:tab/>
    </w:r>
    <w:r w:rsidRPr="008457D0">
      <w:rPr>
        <w:sz w:val="20"/>
        <w:szCs w:val="20"/>
      </w:rPr>
      <w:tab/>
    </w:r>
    <w:sdt>
      <w:sdtPr>
        <w:rPr>
          <w:color w:val="007AD7"/>
          <w:sz w:val="20"/>
          <w:szCs w:val="20"/>
        </w:rPr>
        <w:id w:val="182252182"/>
        <w:docPartObj>
          <w:docPartGallery w:val="Page Numbers (Top of Page)"/>
          <w:docPartUnique/>
        </w:docPartObj>
      </w:sdtPr>
      <w:sdtEndPr>
        <w:rPr>
          <w:rFonts w:cs="Arial"/>
        </w:rPr>
      </w:sdtEndPr>
      <w:sdtContent>
        <w:r w:rsidRPr="002433BC">
          <w:rPr>
            <w:rFonts w:cs="Arial"/>
            <w:color w:val="007AD7"/>
            <w:sz w:val="20"/>
            <w:szCs w:val="20"/>
          </w:rPr>
          <w:t xml:space="preserve">Page </w:t>
        </w:r>
        <w:r w:rsidRPr="002433BC">
          <w:rPr>
            <w:rFonts w:cs="Arial"/>
            <w:color w:val="007AD7"/>
            <w:sz w:val="20"/>
            <w:szCs w:val="20"/>
          </w:rPr>
          <w:fldChar w:fldCharType="begin"/>
        </w:r>
        <w:r w:rsidRPr="002433BC">
          <w:rPr>
            <w:rFonts w:cs="Arial"/>
            <w:color w:val="007AD7"/>
            <w:sz w:val="20"/>
            <w:szCs w:val="20"/>
          </w:rPr>
          <w:instrText xml:space="preserve"> PAGE </w:instrText>
        </w:r>
        <w:r w:rsidRPr="002433BC">
          <w:rPr>
            <w:rFonts w:cs="Arial"/>
            <w:color w:val="007AD7"/>
            <w:sz w:val="20"/>
            <w:szCs w:val="20"/>
          </w:rPr>
          <w:fldChar w:fldCharType="separate"/>
        </w:r>
        <w:r w:rsidR="00154A73">
          <w:rPr>
            <w:rFonts w:cs="Arial"/>
            <w:noProof/>
            <w:color w:val="007AD7"/>
            <w:sz w:val="20"/>
            <w:szCs w:val="20"/>
          </w:rPr>
          <w:t>4</w:t>
        </w:r>
        <w:r w:rsidRPr="002433BC">
          <w:rPr>
            <w:rFonts w:cs="Arial"/>
            <w:color w:val="007AD7"/>
            <w:sz w:val="20"/>
            <w:szCs w:val="20"/>
          </w:rPr>
          <w:fldChar w:fldCharType="end"/>
        </w:r>
        <w:r w:rsidRPr="002433BC">
          <w:rPr>
            <w:rFonts w:cs="Arial"/>
            <w:color w:val="007AD7"/>
            <w:sz w:val="20"/>
            <w:szCs w:val="20"/>
          </w:rPr>
          <w:t xml:space="preserve"> of </w:t>
        </w:r>
        <w:r w:rsidRPr="002433BC">
          <w:rPr>
            <w:rFonts w:cs="Arial"/>
            <w:color w:val="007AD7"/>
            <w:sz w:val="20"/>
            <w:szCs w:val="20"/>
          </w:rPr>
          <w:fldChar w:fldCharType="begin"/>
        </w:r>
        <w:r w:rsidRPr="002433BC">
          <w:rPr>
            <w:rFonts w:cs="Arial"/>
            <w:color w:val="007AD7"/>
            <w:sz w:val="20"/>
            <w:szCs w:val="20"/>
          </w:rPr>
          <w:instrText xml:space="preserve"> NUMPAGES  </w:instrText>
        </w:r>
        <w:r w:rsidRPr="002433BC">
          <w:rPr>
            <w:rFonts w:cs="Arial"/>
            <w:color w:val="007AD7"/>
            <w:sz w:val="20"/>
            <w:szCs w:val="20"/>
          </w:rPr>
          <w:fldChar w:fldCharType="separate"/>
        </w:r>
        <w:r w:rsidR="00154A73">
          <w:rPr>
            <w:rFonts w:cs="Arial"/>
            <w:noProof/>
            <w:color w:val="007AD7"/>
            <w:sz w:val="20"/>
            <w:szCs w:val="20"/>
          </w:rPr>
          <w:t>4</w:t>
        </w:r>
        <w:r w:rsidRPr="002433BC">
          <w:rPr>
            <w:rFonts w:cs="Arial"/>
            <w:color w:val="007AD7"/>
            <w:sz w:val="20"/>
            <w:szCs w:val="20"/>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EE2C10" w14:textId="77777777" w:rsidR="005E27AF" w:rsidRDefault="005E27A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9B7DF9" w14:textId="77777777" w:rsidR="00635168" w:rsidRDefault="00635168" w:rsidP="008833B4">
      <w:r>
        <w:separator/>
      </w:r>
    </w:p>
  </w:footnote>
  <w:footnote w:type="continuationSeparator" w:id="0">
    <w:p w14:paraId="456A991F" w14:textId="77777777" w:rsidR="00635168" w:rsidRDefault="00635168" w:rsidP="008833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1B50D6" w14:textId="77777777" w:rsidR="005E27AF" w:rsidRDefault="005E27A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0C33A6" w14:textId="14A6DC73" w:rsidR="005F6B0C" w:rsidRPr="00E11E1C" w:rsidRDefault="005F6B0C">
    <w:pPr>
      <w:pStyle w:val="Kopfzeile"/>
      <w:rPr>
        <w:color w:val="3274BA"/>
      </w:rPr>
    </w:pPr>
    <w:r w:rsidRPr="00E11E1C">
      <w:rPr>
        <w:noProof/>
        <w:color w:val="3274BA"/>
        <w:lang w:val="el-GR" w:eastAsia="el-GR"/>
      </w:rPr>
      <w:drawing>
        <wp:anchor distT="0" distB="0" distL="114300" distR="114300" simplePos="0" relativeHeight="251656192" behindDoc="0" locked="0" layoutInCell="1" allowOverlap="1" wp14:anchorId="79BBBD25" wp14:editId="028FCA83">
          <wp:simplePos x="0" y="0"/>
          <wp:positionH relativeFrom="column">
            <wp:posOffset>-515390</wp:posOffset>
          </wp:positionH>
          <wp:positionV relativeFrom="paragraph">
            <wp:posOffset>-108123</wp:posOffset>
          </wp:positionV>
          <wp:extent cx="1716592" cy="415636"/>
          <wp:effectExtent l="0" t="0" r="0" b="3810"/>
          <wp:wrapNone/>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ppol-Master-Gradient.png"/>
                  <pic:cNvPicPr/>
                </pic:nvPicPr>
                <pic:blipFill>
                  <a:blip r:embed="rId1">
                    <a:extLst>
                      <a:ext uri="{28A0092B-C50C-407E-A947-70E740481C1C}">
                        <a14:useLocalDpi xmlns:a14="http://schemas.microsoft.com/office/drawing/2010/main" val="0"/>
                      </a:ext>
                    </a:extLst>
                  </a:blip>
                  <a:stretch>
                    <a:fillRect/>
                  </a:stretch>
                </pic:blipFill>
                <pic:spPr>
                  <a:xfrm>
                    <a:off x="0" y="0"/>
                    <a:ext cx="1716592" cy="415636"/>
                  </a:xfrm>
                  <a:prstGeom prst="rect">
                    <a:avLst/>
                  </a:prstGeom>
                </pic:spPr>
              </pic:pic>
            </a:graphicData>
          </a:graphic>
          <wp14:sizeRelH relativeFrom="page">
            <wp14:pctWidth>0</wp14:pctWidth>
          </wp14:sizeRelH>
          <wp14:sizeRelV relativeFrom="page">
            <wp14:pctHeight>0</wp14:pctHeight>
          </wp14:sizeRelV>
        </wp:anchor>
      </w:drawing>
    </w:r>
  </w:p>
  <w:p w14:paraId="693CE8E2" w14:textId="77777777" w:rsidR="005F6B0C" w:rsidRDefault="005F6B0C" w:rsidP="00C91C24">
    <w:pPr>
      <w:jc w:val="right"/>
      <w:rPr>
        <w:rFonts w:cs="Arial"/>
        <w:color w:val="007AD7"/>
        <w:sz w:val="20"/>
        <w:szCs w:val="20"/>
      </w:rPr>
    </w:pPr>
  </w:p>
  <w:p w14:paraId="7B88FD6A" w14:textId="21A50A6C" w:rsidR="001122DF" w:rsidRPr="00F159D3" w:rsidRDefault="00DD588A" w:rsidP="001122DF">
    <w:pPr>
      <w:jc w:val="right"/>
      <w:rPr>
        <w:rFonts w:cs="Arial"/>
        <w:color w:val="007AD7"/>
        <w:sz w:val="20"/>
        <w:szCs w:val="20"/>
        <w:highlight w:val="yellow"/>
      </w:rPr>
    </w:pPr>
    <w:r w:rsidRPr="00DD588A">
      <w:rPr>
        <w:rFonts w:cs="Arial"/>
        <w:color w:val="007AD7"/>
        <w:sz w:val="20"/>
        <w:szCs w:val="20"/>
      </w:rPr>
      <w:t>Service Metadata Locator (SML)</w:t>
    </w:r>
  </w:p>
  <w:p w14:paraId="15266A26" w14:textId="35A6162C" w:rsidR="005F6B0C" w:rsidRPr="00C91C24" w:rsidRDefault="00E965A4" w:rsidP="00C91C24">
    <w:pPr>
      <w:jc w:val="right"/>
      <w:rPr>
        <w:rFonts w:cs="Arial"/>
        <w:color w:val="007AD7"/>
        <w:sz w:val="20"/>
        <w:szCs w:val="20"/>
      </w:rPr>
    </w:pPr>
    <w:r>
      <w:rPr>
        <w:rFonts w:cs="Arial"/>
        <w:color w:val="007AD7"/>
        <w:sz w:val="20"/>
        <w:szCs w:val="20"/>
      </w:rPr>
      <w:t>V</w:t>
    </w:r>
    <w:r w:rsidR="00DD588A">
      <w:rPr>
        <w:rFonts w:cs="Arial"/>
        <w:color w:val="007AD7"/>
        <w:sz w:val="20"/>
        <w:szCs w:val="20"/>
      </w:rPr>
      <w:t>1</w:t>
    </w:r>
    <w:r>
      <w:rPr>
        <w:rFonts w:cs="Arial"/>
        <w:color w:val="007AD7"/>
        <w:sz w:val="20"/>
        <w:szCs w:val="20"/>
      </w:rPr>
      <w:t>.</w:t>
    </w:r>
    <w:r w:rsidR="00203476">
      <w:rPr>
        <w:rFonts w:cs="Arial"/>
        <w:color w:val="007AD7"/>
        <w:sz w:val="20"/>
        <w:szCs w:val="20"/>
      </w:rPr>
      <w:t>3.0</w:t>
    </w:r>
    <w:r w:rsidR="00DD588A">
      <w:rPr>
        <w:rFonts w:cs="Arial"/>
        <w:color w:val="007AD7"/>
        <w:sz w:val="20"/>
        <w:szCs w:val="20"/>
      </w:rPr>
      <w:t>-DRAFT</w:t>
    </w:r>
    <w:r w:rsidR="00EA374D" w:rsidRPr="00AC3F33">
      <w:rPr>
        <w:rFonts w:cs="Arial"/>
        <w:color w:val="007AD7"/>
        <w:sz w:val="20"/>
        <w:szCs w:val="20"/>
      </w:rPr>
      <w:t xml:space="preserve"> </w:t>
    </w:r>
    <w:r w:rsidR="00694E8F" w:rsidRPr="00AC3F33">
      <w:rPr>
        <w:rFonts w:cs="Arial"/>
        <w:color w:val="007AD7"/>
        <w:sz w:val="20"/>
        <w:szCs w:val="20"/>
      </w:rPr>
      <w:t>– 20</w:t>
    </w:r>
    <w:r w:rsidR="003627F1" w:rsidRPr="00AC3F33">
      <w:rPr>
        <w:rFonts w:cs="Arial"/>
        <w:color w:val="007AD7"/>
        <w:sz w:val="20"/>
        <w:szCs w:val="20"/>
      </w:rPr>
      <w:t>24</w:t>
    </w:r>
    <w:r w:rsidR="00203476">
      <w:rPr>
        <w:rFonts w:cs="Arial"/>
        <w:color w:val="007AD7"/>
        <w:sz w:val="20"/>
        <w:szCs w:val="20"/>
      </w:rPr>
      <w:t>-</w:t>
    </w:r>
    <w:r w:rsidR="00E951F2">
      <w:rPr>
        <w:rFonts w:cs="Arial"/>
        <w:color w:val="007AD7"/>
        <w:sz w:val="20"/>
        <w:szCs w:val="20"/>
      </w:rPr>
      <w:t>1</w:t>
    </w:r>
    <w:r w:rsidR="00DD588A">
      <w:rPr>
        <w:rFonts w:cs="Arial"/>
        <w:color w:val="007AD7"/>
        <w:sz w:val="20"/>
        <w:szCs w:val="20"/>
      </w:rPr>
      <w:t>1</w:t>
    </w:r>
    <w:r w:rsidR="00203476">
      <w:rPr>
        <w:rFonts w:cs="Arial"/>
        <w:color w:val="007AD7"/>
        <w:sz w:val="20"/>
        <w:szCs w:val="20"/>
      </w:rPr>
      <w:t>-</w:t>
    </w:r>
    <w:del w:id="426" w:author="PH" w:date="2024-11-25T22:45:00Z" w16du:dateUtc="2024-11-25T21:45:00Z">
      <w:r w:rsidR="00DD588A" w:rsidDel="00224FBD">
        <w:rPr>
          <w:rFonts w:cs="Arial"/>
          <w:color w:val="007AD7"/>
          <w:sz w:val="20"/>
          <w:szCs w:val="20"/>
        </w:rPr>
        <w:delText>11</w:delText>
      </w:r>
    </w:del>
    <w:ins w:id="427" w:author="PH" w:date="2024-11-25T22:45:00Z" w16du:dateUtc="2024-11-25T21:45:00Z">
      <w:r w:rsidR="00224FBD">
        <w:rPr>
          <w:rFonts w:cs="Arial"/>
          <w:color w:val="007AD7"/>
          <w:sz w:val="20"/>
          <w:szCs w:val="20"/>
        </w:rPr>
        <w:t>2</w:t>
      </w:r>
    </w:ins>
    <w:ins w:id="428" w:author="PH" w:date="2024-11-27T10:04:00Z" w16du:dateUtc="2024-11-27T09:04:00Z">
      <w:r w:rsidR="005E27AF">
        <w:rPr>
          <w:rFonts w:cs="Arial"/>
          <w:color w:val="007AD7"/>
          <w:sz w:val="20"/>
          <w:szCs w:val="20"/>
        </w:rPr>
        <w:t>7</w:t>
      </w:r>
    </w:ins>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AE9EF" w14:textId="77777777" w:rsidR="005E27AF" w:rsidRDefault="005E27A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777B6"/>
    <w:multiLevelType w:val="hybridMultilevel"/>
    <w:tmpl w:val="92101C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FE64E4"/>
    <w:multiLevelType w:val="hybridMultilevel"/>
    <w:tmpl w:val="A3404BE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 w15:restartNumberingAfterBreak="0">
    <w:nsid w:val="07CB2ADA"/>
    <w:multiLevelType w:val="hybridMultilevel"/>
    <w:tmpl w:val="33466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7DA6D4B"/>
    <w:multiLevelType w:val="hybridMultilevel"/>
    <w:tmpl w:val="D3C005A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 w15:restartNumberingAfterBreak="0">
    <w:nsid w:val="08415F89"/>
    <w:multiLevelType w:val="hybridMultilevel"/>
    <w:tmpl w:val="9CA4A5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84A1EFF"/>
    <w:multiLevelType w:val="hybridMultilevel"/>
    <w:tmpl w:val="E11A2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B724111"/>
    <w:multiLevelType w:val="hybridMultilevel"/>
    <w:tmpl w:val="B894AABE"/>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7" w15:restartNumberingAfterBreak="0">
    <w:nsid w:val="0C4F66E9"/>
    <w:multiLevelType w:val="hybridMultilevel"/>
    <w:tmpl w:val="99D288A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8" w15:restartNumberingAfterBreak="0">
    <w:nsid w:val="0CF3796F"/>
    <w:multiLevelType w:val="hybridMultilevel"/>
    <w:tmpl w:val="C78CF0C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9" w15:restartNumberingAfterBreak="0">
    <w:nsid w:val="0F7B10C8"/>
    <w:multiLevelType w:val="hybridMultilevel"/>
    <w:tmpl w:val="1412592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0" w15:restartNumberingAfterBreak="0">
    <w:nsid w:val="104F6BB0"/>
    <w:multiLevelType w:val="hybridMultilevel"/>
    <w:tmpl w:val="3760C3A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1" w15:restartNumberingAfterBreak="0">
    <w:nsid w:val="16F43F0E"/>
    <w:multiLevelType w:val="hybridMultilevel"/>
    <w:tmpl w:val="5E8E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A794B57"/>
    <w:multiLevelType w:val="hybridMultilevel"/>
    <w:tmpl w:val="F5EE4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ABE33E2"/>
    <w:multiLevelType w:val="hybridMultilevel"/>
    <w:tmpl w:val="24B0E73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4" w15:restartNumberingAfterBreak="0">
    <w:nsid w:val="1ADF0328"/>
    <w:multiLevelType w:val="hybridMultilevel"/>
    <w:tmpl w:val="803619FE"/>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5" w15:restartNumberingAfterBreak="0">
    <w:nsid w:val="1E2B041F"/>
    <w:multiLevelType w:val="hybridMultilevel"/>
    <w:tmpl w:val="794822AE"/>
    <w:lvl w:ilvl="0" w:tplc="0C07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16" w15:restartNumberingAfterBreak="0">
    <w:nsid w:val="1E7244D8"/>
    <w:multiLevelType w:val="hybridMultilevel"/>
    <w:tmpl w:val="BBA8ADF4"/>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7" w15:restartNumberingAfterBreak="0">
    <w:nsid w:val="1E9913D3"/>
    <w:multiLevelType w:val="hybridMultilevel"/>
    <w:tmpl w:val="FA0C4646"/>
    <w:lvl w:ilvl="0" w:tplc="0809000F">
      <w:start w:val="1"/>
      <w:numFmt w:val="decimal"/>
      <w:lvlText w:val="%1."/>
      <w:lvlJc w:val="left"/>
      <w:pPr>
        <w:ind w:left="1139" w:hanging="360"/>
      </w:pPr>
    </w:lvl>
    <w:lvl w:ilvl="1" w:tplc="08090019" w:tentative="1">
      <w:start w:val="1"/>
      <w:numFmt w:val="lowerLetter"/>
      <w:lvlText w:val="%2."/>
      <w:lvlJc w:val="left"/>
      <w:pPr>
        <w:ind w:left="1859" w:hanging="360"/>
      </w:pPr>
    </w:lvl>
    <w:lvl w:ilvl="2" w:tplc="0809001B" w:tentative="1">
      <w:start w:val="1"/>
      <w:numFmt w:val="lowerRoman"/>
      <w:lvlText w:val="%3."/>
      <w:lvlJc w:val="right"/>
      <w:pPr>
        <w:ind w:left="2579" w:hanging="180"/>
      </w:pPr>
    </w:lvl>
    <w:lvl w:ilvl="3" w:tplc="0809000F" w:tentative="1">
      <w:start w:val="1"/>
      <w:numFmt w:val="decimal"/>
      <w:lvlText w:val="%4."/>
      <w:lvlJc w:val="left"/>
      <w:pPr>
        <w:ind w:left="3299" w:hanging="360"/>
      </w:pPr>
    </w:lvl>
    <w:lvl w:ilvl="4" w:tplc="08090019" w:tentative="1">
      <w:start w:val="1"/>
      <w:numFmt w:val="lowerLetter"/>
      <w:lvlText w:val="%5."/>
      <w:lvlJc w:val="left"/>
      <w:pPr>
        <w:ind w:left="4019" w:hanging="360"/>
      </w:pPr>
    </w:lvl>
    <w:lvl w:ilvl="5" w:tplc="0809001B" w:tentative="1">
      <w:start w:val="1"/>
      <w:numFmt w:val="lowerRoman"/>
      <w:lvlText w:val="%6."/>
      <w:lvlJc w:val="right"/>
      <w:pPr>
        <w:ind w:left="4739" w:hanging="180"/>
      </w:pPr>
    </w:lvl>
    <w:lvl w:ilvl="6" w:tplc="0809000F" w:tentative="1">
      <w:start w:val="1"/>
      <w:numFmt w:val="decimal"/>
      <w:lvlText w:val="%7."/>
      <w:lvlJc w:val="left"/>
      <w:pPr>
        <w:ind w:left="5459" w:hanging="360"/>
      </w:pPr>
    </w:lvl>
    <w:lvl w:ilvl="7" w:tplc="08090019" w:tentative="1">
      <w:start w:val="1"/>
      <w:numFmt w:val="lowerLetter"/>
      <w:lvlText w:val="%8."/>
      <w:lvlJc w:val="left"/>
      <w:pPr>
        <w:ind w:left="6179" w:hanging="360"/>
      </w:pPr>
    </w:lvl>
    <w:lvl w:ilvl="8" w:tplc="0809001B" w:tentative="1">
      <w:start w:val="1"/>
      <w:numFmt w:val="lowerRoman"/>
      <w:lvlText w:val="%9."/>
      <w:lvlJc w:val="right"/>
      <w:pPr>
        <w:ind w:left="6899" w:hanging="180"/>
      </w:pPr>
    </w:lvl>
  </w:abstractNum>
  <w:abstractNum w:abstractNumId="18" w15:restartNumberingAfterBreak="0">
    <w:nsid w:val="1FAC4C5F"/>
    <w:multiLevelType w:val="hybridMultilevel"/>
    <w:tmpl w:val="315E65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FE667E0"/>
    <w:multiLevelType w:val="hybridMultilevel"/>
    <w:tmpl w:val="7A6E55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19332CD"/>
    <w:multiLevelType w:val="hybridMultilevel"/>
    <w:tmpl w:val="4588FB8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1" w15:restartNumberingAfterBreak="0">
    <w:nsid w:val="29F95E70"/>
    <w:multiLevelType w:val="hybridMultilevel"/>
    <w:tmpl w:val="7CC4EBB6"/>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2" w15:restartNumberingAfterBreak="0">
    <w:nsid w:val="2E78636A"/>
    <w:multiLevelType w:val="hybridMultilevel"/>
    <w:tmpl w:val="50541D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145717E"/>
    <w:multiLevelType w:val="hybridMultilevel"/>
    <w:tmpl w:val="7638B87C"/>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4" w15:restartNumberingAfterBreak="0">
    <w:nsid w:val="319555FD"/>
    <w:multiLevelType w:val="hybridMultilevel"/>
    <w:tmpl w:val="09A2E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1E72149"/>
    <w:multiLevelType w:val="hybridMultilevel"/>
    <w:tmpl w:val="5616072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6" w15:restartNumberingAfterBreak="0">
    <w:nsid w:val="33613B80"/>
    <w:multiLevelType w:val="hybridMultilevel"/>
    <w:tmpl w:val="CE9000AE"/>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7" w15:restartNumberingAfterBreak="0">
    <w:nsid w:val="34044174"/>
    <w:multiLevelType w:val="hybridMultilevel"/>
    <w:tmpl w:val="9DF8DC8C"/>
    <w:lvl w:ilvl="0" w:tplc="0809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8" w15:restartNumberingAfterBreak="0">
    <w:nsid w:val="34142AA3"/>
    <w:multiLevelType w:val="hybridMultilevel"/>
    <w:tmpl w:val="BDB0A250"/>
    <w:lvl w:ilvl="0" w:tplc="0809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9" w15:restartNumberingAfterBreak="0">
    <w:nsid w:val="35F5467C"/>
    <w:multiLevelType w:val="hybridMultilevel"/>
    <w:tmpl w:val="7FD6D53C"/>
    <w:lvl w:ilvl="0" w:tplc="0C07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30" w15:restartNumberingAfterBreak="0">
    <w:nsid w:val="37A021F8"/>
    <w:multiLevelType w:val="hybridMultilevel"/>
    <w:tmpl w:val="A5344F1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1" w15:restartNumberingAfterBreak="0">
    <w:nsid w:val="37CB2637"/>
    <w:multiLevelType w:val="hybridMultilevel"/>
    <w:tmpl w:val="72FED31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2" w15:restartNumberingAfterBreak="0">
    <w:nsid w:val="39EF4D67"/>
    <w:multiLevelType w:val="hybridMultilevel"/>
    <w:tmpl w:val="7F321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AA05186"/>
    <w:multiLevelType w:val="hybridMultilevel"/>
    <w:tmpl w:val="9EC80D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3AC379BF"/>
    <w:multiLevelType w:val="hybridMultilevel"/>
    <w:tmpl w:val="D87827C2"/>
    <w:lvl w:ilvl="0" w:tplc="0C07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35" w15:restartNumberingAfterBreak="0">
    <w:nsid w:val="3F3A4B82"/>
    <w:multiLevelType w:val="hybridMultilevel"/>
    <w:tmpl w:val="E686520E"/>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6" w15:restartNumberingAfterBreak="0">
    <w:nsid w:val="401807F8"/>
    <w:multiLevelType w:val="hybridMultilevel"/>
    <w:tmpl w:val="C2106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407755C8"/>
    <w:multiLevelType w:val="hybridMultilevel"/>
    <w:tmpl w:val="52FC0B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449A1196"/>
    <w:multiLevelType w:val="hybridMultilevel"/>
    <w:tmpl w:val="D8442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5C30799"/>
    <w:multiLevelType w:val="hybridMultilevel"/>
    <w:tmpl w:val="704203C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0" w15:restartNumberingAfterBreak="0">
    <w:nsid w:val="49534713"/>
    <w:multiLevelType w:val="hybridMultilevel"/>
    <w:tmpl w:val="EB2A34A8"/>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1" w15:restartNumberingAfterBreak="0">
    <w:nsid w:val="4AE319EB"/>
    <w:multiLevelType w:val="hybridMultilevel"/>
    <w:tmpl w:val="A474969A"/>
    <w:lvl w:ilvl="0" w:tplc="3B64E9C2">
      <w:start w:val="1"/>
      <w:numFmt w:val="bullet"/>
      <w:lvlText w:val=""/>
      <w:lvlJc w:val="left"/>
      <w:pPr>
        <w:ind w:left="862" w:hanging="360"/>
      </w:pPr>
      <w:rPr>
        <w:rFonts w:ascii="Wingdings" w:hAnsi="Wingdings" w:hint="default"/>
      </w:rPr>
    </w:lvl>
    <w:lvl w:ilvl="1" w:tplc="0C070003" w:tentative="1">
      <w:start w:val="1"/>
      <w:numFmt w:val="bullet"/>
      <w:lvlText w:val="o"/>
      <w:lvlJc w:val="left"/>
      <w:pPr>
        <w:ind w:left="1582" w:hanging="360"/>
      </w:pPr>
      <w:rPr>
        <w:rFonts w:ascii="Courier New" w:hAnsi="Courier New" w:cs="Courier New" w:hint="default"/>
      </w:rPr>
    </w:lvl>
    <w:lvl w:ilvl="2" w:tplc="0C070005" w:tentative="1">
      <w:start w:val="1"/>
      <w:numFmt w:val="bullet"/>
      <w:lvlText w:val=""/>
      <w:lvlJc w:val="left"/>
      <w:pPr>
        <w:ind w:left="2302" w:hanging="360"/>
      </w:pPr>
      <w:rPr>
        <w:rFonts w:ascii="Wingdings" w:hAnsi="Wingdings" w:hint="default"/>
      </w:rPr>
    </w:lvl>
    <w:lvl w:ilvl="3" w:tplc="0C070001" w:tentative="1">
      <w:start w:val="1"/>
      <w:numFmt w:val="bullet"/>
      <w:lvlText w:val=""/>
      <w:lvlJc w:val="left"/>
      <w:pPr>
        <w:ind w:left="3022" w:hanging="360"/>
      </w:pPr>
      <w:rPr>
        <w:rFonts w:ascii="Symbol" w:hAnsi="Symbol" w:hint="default"/>
      </w:rPr>
    </w:lvl>
    <w:lvl w:ilvl="4" w:tplc="0C070003" w:tentative="1">
      <w:start w:val="1"/>
      <w:numFmt w:val="bullet"/>
      <w:lvlText w:val="o"/>
      <w:lvlJc w:val="left"/>
      <w:pPr>
        <w:ind w:left="3742" w:hanging="360"/>
      </w:pPr>
      <w:rPr>
        <w:rFonts w:ascii="Courier New" w:hAnsi="Courier New" w:cs="Courier New" w:hint="default"/>
      </w:rPr>
    </w:lvl>
    <w:lvl w:ilvl="5" w:tplc="0C070005" w:tentative="1">
      <w:start w:val="1"/>
      <w:numFmt w:val="bullet"/>
      <w:lvlText w:val=""/>
      <w:lvlJc w:val="left"/>
      <w:pPr>
        <w:ind w:left="4462" w:hanging="360"/>
      </w:pPr>
      <w:rPr>
        <w:rFonts w:ascii="Wingdings" w:hAnsi="Wingdings" w:hint="default"/>
      </w:rPr>
    </w:lvl>
    <w:lvl w:ilvl="6" w:tplc="0C070001" w:tentative="1">
      <w:start w:val="1"/>
      <w:numFmt w:val="bullet"/>
      <w:lvlText w:val=""/>
      <w:lvlJc w:val="left"/>
      <w:pPr>
        <w:ind w:left="5182" w:hanging="360"/>
      </w:pPr>
      <w:rPr>
        <w:rFonts w:ascii="Symbol" w:hAnsi="Symbol" w:hint="default"/>
      </w:rPr>
    </w:lvl>
    <w:lvl w:ilvl="7" w:tplc="0C070003" w:tentative="1">
      <w:start w:val="1"/>
      <w:numFmt w:val="bullet"/>
      <w:lvlText w:val="o"/>
      <w:lvlJc w:val="left"/>
      <w:pPr>
        <w:ind w:left="5902" w:hanging="360"/>
      </w:pPr>
      <w:rPr>
        <w:rFonts w:ascii="Courier New" w:hAnsi="Courier New" w:cs="Courier New" w:hint="default"/>
      </w:rPr>
    </w:lvl>
    <w:lvl w:ilvl="8" w:tplc="0C070005" w:tentative="1">
      <w:start w:val="1"/>
      <w:numFmt w:val="bullet"/>
      <w:lvlText w:val=""/>
      <w:lvlJc w:val="left"/>
      <w:pPr>
        <w:ind w:left="6622" w:hanging="360"/>
      </w:pPr>
      <w:rPr>
        <w:rFonts w:ascii="Wingdings" w:hAnsi="Wingdings" w:hint="default"/>
      </w:rPr>
    </w:lvl>
  </w:abstractNum>
  <w:abstractNum w:abstractNumId="42" w15:restartNumberingAfterBreak="0">
    <w:nsid w:val="4C9A6F26"/>
    <w:multiLevelType w:val="hybridMultilevel"/>
    <w:tmpl w:val="C6682CA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3" w15:restartNumberingAfterBreak="0">
    <w:nsid w:val="4CFD4AA6"/>
    <w:multiLevelType w:val="hybridMultilevel"/>
    <w:tmpl w:val="04ACB3D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4" w15:restartNumberingAfterBreak="0">
    <w:nsid w:val="4ED038F1"/>
    <w:multiLevelType w:val="hybridMultilevel"/>
    <w:tmpl w:val="5638FE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5A564E2D"/>
    <w:multiLevelType w:val="multilevel"/>
    <w:tmpl w:val="E5404E10"/>
    <w:lvl w:ilvl="0">
      <w:start w:val="1"/>
      <w:numFmt w:val="bullet"/>
      <w:pStyle w:val="PBullet"/>
      <w:lvlText w:val=""/>
      <w:lvlJc w:val="left"/>
      <w:pPr>
        <w:ind w:left="720" w:hanging="360"/>
      </w:pPr>
      <w:rPr>
        <w:rFonts w:ascii="Symbol" w:hAnsi="Symbol" w:hint="default"/>
        <w:color w:val="00326D"/>
      </w:rPr>
    </w:lvl>
    <w:lvl w:ilvl="1">
      <w:start w:val="1"/>
      <w:numFmt w:val="bullet"/>
      <w:lvlText w:val="o"/>
      <w:lvlJc w:val="left"/>
      <w:pPr>
        <w:ind w:left="1440" w:hanging="360"/>
      </w:pPr>
      <w:rPr>
        <w:rFonts w:ascii="Courier New" w:hAnsi="Courier New" w:hint="default"/>
        <w:color w:val="00326D"/>
      </w:rPr>
    </w:lvl>
    <w:lvl w:ilvl="2">
      <w:start w:val="1"/>
      <w:numFmt w:val="bullet"/>
      <w:lvlText w:val=""/>
      <w:lvlJc w:val="left"/>
      <w:pPr>
        <w:ind w:left="2160" w:hanging="360"/>
      </w:pPr>
      <w:rPr>
        <w:rFonts w:ascii="Wingdings" w:hAnsi="Wingdings" w:hint="default"/>
        <w:color w:val="00326D"/>
      </w:rPr>
    </w:lvl>
    <w:lvl w:ilvl="3">
      <w:start w:val="1"/>
      <w:numFmt w:val="bullet"/>
      <w:lvlText w:val=""/>
      <w:lvlJc w:val="left"/>
      <w:pPr>
        <w:ind w:left="2880" w:hanging="360"/>
      </w:pPr>
      <w:rPr>
        <w:rFonts w:ascii="Symbol" w:hAnsi="Symbol" w:hint="default"/>
        <w:color w:val="00326D"/>
      </w:rPr>
    </w:lvl>
    <w:lvl w:ilvl="4">
      <w:start w:val="1"/>
      <w:numFmt w:val="bullet"/>
      <w:lvlText w:val="o"/>
      <w:lvlJc w:val="left"/>
      <w:pPr>
        <w:ind w:left="3600" w:hanging="360"/>
      </w:pPr>
      <w:rPr>
        <w:rFonts w:ascii="Courier New" w:hAnsi="Courier New" w:hint="default"/>
        <w:color w:val="00326D"/>
      </w:rPr>
    </w:lvl>
    <w:lvl w:ilvl="5">
      <w:start w:val="1"/>
      <w:numFmt w:val="bullet"/>
      <w:lvlText w:val=""/>
      <w:lvlJc w:val="left"/>
      <w:pPr>
        <w:ind w:left="4320" w:hanging="360"/>
      </w:pPr>
      <w:rPr>
        <w:rFonts w:ascii="Wingdings" w:hAnsi="Wingdings" w:hint="default"/>
        <w:color w:val="00326D"/>
      </w:rPr>
    </w:lvl>
    <w:lvl w:ilvl="6">
      <w:start w:val="1"/>
      <w:numFmt w:val="bullet"/>
      <w:lvlText w:val=""/>
      <w:lvlJc w:val="left"/>
      <w:pPr>
        <w:ind w:left="5040" w:hanging="360"/>
      </w:pPr>
      <w:rPr>
        <w:rFonts w:ascii="Symbol" w:hAnsi="Symbol" w:hint="default"/>
        <w:color w:val="00326D"/>
      </w:rPr>
    </w:lvl>
    <w:lvl w:ilvl="7">
      <w:start w:val="1"/>
      <w:numFmt w:val="bullet"/>
      <w:lvlText w:val="o"/>
      <w:lvlJc w:val="left"/>
      <w:pPr>
        <w:ind w:left="5760" w:hanging="360"/>
      </w:pPr>
      <w:rPr>
        <w:rFonts w:ascii="Courier New" w:hAnsi="Courier New" w:hint="default"/>
        <w:color w:val="00326D"/>
      </w:rPr>
    </w:lvl>
    <w:lvl w:ilvl="8">
      <w:start w:val="1"/>
      <w:numFmt w:val="bullet"/>
      <w:lvlText w:val=""/>
      <w:lvlJc w:val="left"/>
      <w:pPr>
        <w:ind w:left="6480" w:hanging="360"/>
      </w:pPr>
      <w:rPr>
        <w:rFonts w:ascii="Wingdings" w:hAnsi="Wingdings" w:hint="default"/>
        <w:color w:val="00326D"/>
      </w:rPr>
    </w:lvl>
  </w:abstractNum>
  <w:abstractNum w:abstractNumId="46" w15:restartNumberingAfterBreak="0">
    <w:nsid w:val="5C0C072B"/>
    <w:multiLevelType w:val="hybridMultilevel"/>
    <w:tmpl w:val="497A56D0"/>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7" w15:restartNumberingAfterBreak="0">
    <w:nsid w:val="5D623E57"/>
    <w:multiLevelType w:val="multilevel"/>
    <w:tmpl w:val="9284686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6123354A"/>
    <w:multiLevelType w:val="hybridMultilevel"/>
    <w:tmpl w:val="6E9A728C"/>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9" w15:restartNumberingAfterBreak="0">
    <w:nsid w:val="62802427"/>
    <w:multiLevelType w:val="hybridMultilevel"/>
    <w:tmpl w:val="E42894A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0" w15:restartNumberingAfterBreak="0">
    <w:nsid w:val="63905781"/>
    <w:multiLevelType w:val="hybridMultilevel"/>
    <w:tmpl w:val="96E8E6B2"/>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51" w15:restartNumberingAfterBreak="0">
    <w:nsid w:val="64987637"/>
    <w:multiLevelType w:val="hybridMultilevel"/>
    <w:tmpl w:val="FD0EBC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6532098D"/>
    <w:multiLevelType w:val="hybridMultilevel"/>
    <w:tmpl w:val="79EA8AF0"/>
    <w:lvl w:ilvl="0" w:tplc="0C07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3" w15:restartNumberingAfterBreak="0">
    <w:nsid w:val="664D6AFD"/>
    <w:multiLevelType w:val="hybridMultilevel"/>
    <w:tmpl w:val="7050155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4" w15:restartNumberingAfterBreak="0">
    <w:nsid w:val="66E524C4"/>
    <w:multiLevelType w:val="multilevel"/>
    <w:tmpl w:val="C2E66A1C"/>
    <w:lvl w:ilvl="0">
      <w:start w:val="1"/>
      <w:numFmt w:val="decimal"/>
      <w:pStyle w:val="PHeading1"/>
      <w:lvlText w:val="%1"/>
      <w:lvlJc w:val="left"/>
      <w:pPr>
        <w:ind w:left="432" w:hanging="432"/>
      </w:pPr>
      <w:rPr>
        <w:rFonts w:hint="default"/>
      </w:rPr>
    </w:lvl>
    <w:lvl w:ilvl="1">
      <w:start w:val="1"/>
      <w:numFmt w:val="decimal"/>
      <w:pStyle w:val="PHeading2"/>
      <w:lvlText w:val="%1.%2"/>
      <w:lvlJc w:val="left"/>
      <w:pPr>
        <w:ind w:left="576" w:hanging="576"/>
      </w:pPr>
      <w:rPr>
        <w:rFonts w:hint="default"/>
      </w:rPr>
    </w:lvl>
    <w:lvl w:ilvl="2">
      <w:start w:val="1"/>
      <w:numFmt w:val="decimal"/>
      <w:pStyle w:val="PHeading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5" w15:restartNumberingAfterBreak="0">
    <w:nsid w:val="69B22685"/>
    <w:multiLevelType w:val="hybridMultilevel"/>
    <w:tmpl w:val="E63052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6AF91907"/>
    <w:multiLevelType w:val="hybridMultilevel"/>
    <w:tmpl w:val="A1C44CB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7" w15:restartNumberingAfterBreak="0">
    <w:nsid w:val="6F237340"/>
    <w:multiLevelType w:val="hybridMultilevel"/>
    <w:tmpl w:val="6B1E00B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8" w15:restartNumberingAfterBreak="0">
    <w:nsid w:val="70F9571E"/>
    <w:multiLevelType w:val="hybridMultilevel"/>
    <w:tmpl w:val="C612552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9" w15:restartNumberingAfterBreak="0">
    <w:nsid w:val="71576E53"/>
    <w:multiLevelType w:val="hybridMultilevel"/>
    <w:tmpl w:val="8D7E84C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0" w15:restartNumberingAfterBreak="0">
    <w:nsid w:val="745C3990"/>
    <w:multiLevelType w:val="multilevel"/>
    <w:tmpl w:val="8ADEF478"/>
    <w:lvl w:ilvl="0">
      <w:start w:val="1"/>
      <w:numFmt w:val="decimal"/>
      <w:pStyle w:val="PNumbered"/>
      <w:lvlText w:val="%1."/>
      <w:lvlJc w:val="left"/>
      <w:pPr>
        <w:ind w:left="1074" w:hanging="360"/>
      </w:pPr>
      <w:rPr>
        <w:rFonts w:hint="default"/>
        <w:color w:val="00326D"/>
      </w:rPr>
    </w:lvl>
    <w:lvl w:ilvl="1">
      <w:start w:val="1"/>
      <w:numFmt w:val="lowerLetter"/>
      <w:lvlText w:val="%2."/>
      <w:lvlJc w:val="left"/>
      <w:pPr>
        <w:ind w:left="1440" w:hanging="360"/>
      </w:pPr>
      <w:rPr>
        <w:rFonts w:hint="default"/>
        <w:color w:val="00326D"/>
      </w:rPr>
    </w:lvl>
    <w:lvl w:ilvl="2">
      <w:start w:val="1"/>
      <w:numFmt w:val="lowerRoman"/>
      <w:lvlText w:val="%3."/>
      <w:lvlJc w:val="right"/>
      <w:pPr>
        <w:ind w:left="2160" w:hanging="180"/>
      </w:pPr>
      <w:rPr>
        <w:rFonts w:hint="default"/>
        <w:color w:val="00326D"/>
      </w:rPr>
    </w:lvl>
    <w:lvl w:ilvl="3">
      <w:start w:val="1"/>
      <w:numFmt w:val="decimal"/>
      <w:lvlText w:val="%4."/>
      <w:lvlJc w:val="left"/>
      <w:pPr>
        <w:ind w:left="2880" w:hanging="360"/>
      </w:pPr>
      <w:rPr>
        <w:rFonts w:hint="default"/>
        <w:color w:val="00326D"/>
      </w:rPr>
    </w:lvl>
    <w:lvl w:ilvl="4">
      <w:start w:val="1"/>
      <w:numFmt w:val="lowerLetter"/>
      <w:lvlText w:val="%5."/>
      <w:lvlJc w:val="left"/>
      <w:pPr>
        <w:ind w:left="3600" w:hanging="360"/>
      </w:pPr>
      <w:rPr>
        <w:rFonts w:hint="default"/>
        <w:color w:val="00326D"/>
      </w:rPr>
    </w:lvl>
    <w:lvl w:ilvl="5">
      <w:start w:val="1"/>
      <w:numFmt w:val="lowerRoman"/>
      <w:lvlText w:val="%6."/>
      <w:lvlJc w:val="right"/>
      <w:pPr>
        <w:ind w:left="4320" w:hanging="180"/>
      </w:pPr>
      <w:rPr>
        <w:rFonts w:hint="default"/>
        <w:color w:val="00326D"/>
      </w:rPr>
    </w:lvl>
    <w:lvl w:ilvl="6">
      <w:start w:val="1"/>
      <w:numFmt w:val="decimal"/>
      <w:lvlText w:val="%7."/>
      <w:lvlJc w:val="left"/>
      <w:pPr>
        <w:ind w:left="5040" w:hanging="360"/>
      </w:pPr>
      <w:rPr>
        <w:rFonts w:hint="default"/>
        <w:color w:val="00326D"/>
      </w:rPr>
    </w:lvl>
    <w:lvl w:ilvl="7">
      <w:start w:val="1"/>
      <w:numFmt w:val="lowerLetter"/>
      <w:lvlText w:val="%8."/>
      <w:lvlJc w:val="left"/>
      <w:pPr>
        <w:ind w:left="5760" w:hanging="360"/>
      </w:pPr>
      <w:rPr>
        <w:rFonts w:hint="default"/>
        <w:color w:val="00326D"/>
      </w:rPr>
    </w:lvl>
    <w:lvl w:ilvl="8">
      <w:start w:val="1"/>
      <w:numFmt w:val="lowerRoman"/>
      <w:lvlText w:val="%9."/>
      <w:lvlJc w:val="right"/>
      <w:pPr>
        <w:ind w:left="6480" w:hanging="180"/>
      </w:pPr>
      <w:rPr>
        <w:rFonts w:hint="default"/>
        <w:color w:val="00326D"/>
      </w:rPr>
    </w:lvl>
  </w:abstractNum>
  <w:abstractNum w:abstractNumId="61" w15:restartNumberingAfterBreak="0">
    <w:nsid w:val="75F03B40"/>
    <w:multiLevelType w:val="hybridMultilevel"/>
    <w:tmpl w:val="A5D0BCFC"/>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2" w15:restartNumberingAfterBreak="0">
    <w:nsid w:val="76C07CA9"/>
    <w:multiLevelType w:val="hybridMultilevel"/>
    <w:tmpl w:val="47CE40A8"/>
    <w:lvl w:ilvl="0" w:tplc="0C070001">
      <w:start w:val="1"/>
      <w:numFmt w:val="bullet"/>
      <w:lvlText w:val=""/>
      <w:lvlJc w:val="left"/>
      <w:pPr>
        <w:ind w:left="1077" w:hanging="360"/>
      </w:pPr>
      <w:rPr>
        <w:rFonts w:ascii="Symbol" w:hAnsi="Symbol" w:hint="default"/>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3" w15:restartNumberingAfterBreak="0">
    <w:nsid w:val="77357486"/>
    <w:multiLevelType w:val="hybridMultilevel"/>
    <w:tmpl w:val="B29213C4"/>
    <w:lvl w:ilvl="0" w:tplc="0C07000F">
      <w:start w:val="1"/>
      <w:numFmt w:val="decimal"/>
      <w:lvlText w:val="%1."/>
      <w:lvlJc w:val="left"/>
      <w:pPr>
        <w:ind w:left="1077" w:hanging="360"/>
      </w:pPr>
      <w:rPr>
        <w:rFonts w:hint="default"/>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64" w15:restartNumberingAfterBreak="0">
    <w:nsid w:val="7842550F"/>
    <w:multiLevelType w:val="hybridMultilevel"/>
    <w:tmpl w:val="BB4A77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7AEA3FE6"/>
    <w:multiLevelType w:val="hybridMultilevel"/>
    <w:tmpl w:val="177893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6" w15:restartNumberingAfterBreak="0">
    <w:nsid w:val="7D5A3CFD"/>
    <w:multiLevelType w:val="hybridMultilevel"/>
    <w:tmpl w:val="08D8860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7" w15:restartNumberingAfterBreak="0">
    <w:nsid w:val="7DF85F71"/>
    <w:multiLevelType w:val="hybridMultilevel"/>
    <w:tmpl w:val="9AB4543E"/>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8" w15:restartNumberingAfterBreak="0">
    <w:nsid w:val="7F3C7DF9"/>
    <w:multiLevelType w:val="multilevel"/>
    <w:tmpl w:val="1B329388"/>
    <w:lvl w:ilvl="0">
      <w:start w:val="1"/>
      <w:numFmt w:val="decimal"/>
      <w:pStyle w:val="NumberedContract1"/>
      <w:isLgl/>
      <w:lvlText w:val="%1."/>
      <w:lvlJc w:val="left"/>
      <w:pPr>
        <w:tabs>
          <w:tab w:val="num" w:pos="432"/>
        </w:tabs>
        <w:ind w:left="432" w:hanging="432"/>
      </w:pPr>
      <w:rPr>
        <w:rFonts w:cs="Times New Roman" w:hint="default"/>
      </w:rPr>
    </w:lvl>
    <w:lvl w:ilvl="1">
      <w:start w:val="1"/>
      <w:numFmt w:val="decimal"/>
      <w:pStyle w:val="NumberedContract2"/>
      <w:isLgl/>
      <w:lvlText w:val="%1.%2."/>
      <w:lvlJc w:val="right"/>
      <w:pPr>
        <w:tabs>
          <w:tab w:val="num" w:pos="504"/>
        </w:tabs>
        <w:ind w:left="504" w:hanging="72"/>
      </w:pPr>
      <w:rPr>
        <w:rFonts w:cs="Times New Roman" w:hint="default"/>
      </w:rPr>
    </w:lvl>
    <w:lvl w:ilvl="2">
      <w:start w:val="1"/>
      <w:numFmt w:val="decimal"/>
      <w:pStyle w:val="NumberedContract3"/>
      <w:isLgl/>
      <w:lvlText w:val="%1.%2.%3."/>
      <w:lvlJc w:val="right"/>
      <w:pPr>
        <w:tabs>
          <w:tab w:val="num" w:pos="792"/>
        </w:tabs>
        <w:ind w:left="792" w:hanging="72"/>
      </w:pPr>
      <w:rPr>
        <w:rFonts w:cs="Times New Roman" w:hint="default"/>
      </w:rPr>
    </w:lvl>
    <w:lvl w:ilvl="3">
      <w:start w:val="1"/>
      <w:numFmt w:val="none"/>
      <w:lvlText w:val=""/>
      <w:lvlJc w:val="left"/>
      <w:pPr>
        <w:tabs>
          <w:tab w:val="num" w:pos="1440"/>
        </w:tabs>
        <w:ind w:left="1440" w:hanging="360"/>
      </w:pPr>
      <w:rPr>
        <w:rFonts w:cs="Times New Roman" w:hint="default"/>
      </w:rPr>
    </w:lvl>
    <w:lvl w:ilvl="4">
      <w:start w:val="1"/>
      <w:numFmt w:val="none"/>
      <w:lvlText w:val=""/>
      <w:lvlJc w:val="left"/>
      <w:pPr>
        <w:tabs>
          <w:tab w:val="num" w:pos="1800"/>
        </w:tabs>
        <w:ind w:left="1800" w:hanging="360"/>
      </w:pPr>
      <w:rPr>
        <w:rFonts w:cs="Times New Roman" w:hint="default"/>
      </w:rPr>
    </w:lvl>
    <w:lvl w:ilvl="5">
      <w:start w:val="1"/>
      <w:numFmt w:val="none"/>
      <w:lvlText w:val=""/>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num w:numId="1" w16cid:durableId="1816952595">
    <w:abstractNumId w:val="47"/>
  </w:num>
  <w:num w:numId="2" w16cid:durableId="1146051558">
    <w:abstractNumId w:val="54"/>
  </w:num>
  <w:num w:numId="3" w16cid:durableId="742993157">
    <w:abstractNumId w:val="45"/>
  </w:num>
  <w:num w:numId="4" w16cid:durableId="283732731">
    <w:abstractNumId w:val="68"/>
  </w:num>
  <w:num w:numId="5" w16cid:durableId="2132358089">
    <w:abstractNumId w:val="60"/>
  </w:num>
  <w:num w:numId="6" w16cid:durableId="206583014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14928118">
    <w:abstractNumId w:val="28"/>
  </w:num>
  <w:num w:numId="8" w16cid:durableId="1093168065">
    <w:abstractNumId w:val="10"/>
  </w:num>
  <w:num w:numId="9" w16cid:durableId="638610089">
    <w:abstractNumId w:val="41"/>
  </w:num>
  <w:num w:numId="10" w16cid:durableId="1417827511">
    <w:abstractNumId w:val="34"/>
  </w:num>
  <w:num w:numId="11" w16cid:durableId="1245913677">
    <w:abstractNumId w:val="15"/>
  </w:num>
  <w:num w:numId="12" w16cid:durableId="393166548">
    <w:abstractNumId w:val="14"/>
  </w:num>
  <w:num w:numId="13" w16cid:durableId="1132749626">
    <w:abstractNumId w:val="52"/>
  </w:num>
  <w:num w:numId="14" w16cid:durableId="1745641219">
    <w:abstractNumId w:val="23"/>
  </w:num>
  <w:num w:numId="15" w16cid:durableId="644431323">
    <w:abstractNumId w:val="21"/>
  </w:num>
  <w:num w:numId="16" w16cid:durableId="2103332459">
    <w:abstractNumId w:val="26"/>
  </w:num>
  <w:num w:numId="17" w16cid:durableId="127403535">
    <w:abstractNumId w:val="16"/>
  </w:num>
  <w:num w:numId="18" w16cid:durableId="515122230">
    <w:abstractNumId w:val="61"/>
  </w:num>
  <w:num w:numId="19" w16cid:durableId="1187133733">
    <w:abstractNumId w:val="6"/>
  </w:num>
  <w:num w:numId="20" w16cid:durableId="397166638">
    <w:abstractNumId w:val="35"/>
  </w:num>
  <w:num w:numId="21" w16cid:durableId="1218928919">
    <w:abstractNumId w:val="62"/>
  </w:num>
  <w:num w:numId="22" w16cid:durableId="1321537108">
    <w:abstractNumId w:val="48"/>
  </w:num>
  <w:num w:numId="23" w16cid:durableId="739055995">
    <w:abstractNumId w:val="29"/>
  </w:num>
  <w:num w:numId="24" w16cid:durableId="96491471">
    <w:abstractNumId w:val="63"/>
  </w:num>
  <w:num w:numId="25" w16cid:durableId="1047297601">
    <w:abstractNumId w:val="40"/>
  </w:num>
  <w:num w:numId="26" w16cid:durableId="1817213096">
    <w:abstractNumId w:val="1"/>
  </w:num>
  <w:num w:numId="27" w16cid:durableId="230770687">
    <w:abstractNumId w:val="27"/>
  </w:num>
  <w:num w:numId="28" w16cid:durableId="260648926">
    <w:abstractNumId w:val="33"/>
  </w:num>
  <w:num w:numId="29" w16cid:durableId="82649411">
    <w:abstractNumId w:val="42"/>
  </w:num>
  <w:num w:numId="30" w16cid:durableId="1463377346">
    <w:abstractNumId w:val="13"/>
  </w:num>
  <w:num w:numId="31" w16cid:durableId="88083613">
    <w:abstractNumId w:val="55"/>
  </w:num>
  <w:num w:numId="32" w16cid:durableId="1482120182">
    <w:abstractNumId w:val="30"/>
  </w:num>
  <w:num w:numId="33" w16cid:durableId="1845198131">
    <w:abstractNumId w:val="11"/>
  </w:num>
  <w:num w:numId="34" w16cid:durableId="1739791526">
    <w:abstractNumId w:val="18"/>
  </w:num>
  <w:num w:numId="35" w16cid:durableId="2014918875">
    <w:abstractNumId w:val="51"/>
  </w:num>
  <w:num w:numId="36" w16cid:durableId="1877815013">
    <w:abstractNumId w:val="65"/>
  </w:num>
  <w:num w:numId="37" w16cid:durableId="338242537">
    <w:abstractNumId w:val="37"/>
  </w:num>
  <w:num w:numId="38" w16cid:durableId="848494900">
    <w:abstractNumId w:val="12"/>
  </w:num>
  <w:num w:numId="39" w16cid:durableId="546264390">
    <w:abstractNumId w:val="24"/>
  </w:num>
  <w:num w:numId="40" w16cid:durableId="2076540898">
    <w:abstractNumId w:val="0"/>
  </w:num>
  <w:num w:numId="41" w16cid:durableId="1757046187">
    <w:abstractNumId w:val="22"/>
  </w:num>
  <w:num w:numId="42" w16cid:durableId="1242830632">
    <w:abstractNumId w:val="4"/>
  </w:num>
  <w:num w:numId="43" w16cid:durableId="974411544">
    <w:abstractNumId w:val="19"/>
  </w:num>
  <w:num w:numId="44" w16cid:durableId="2037922519">
    <w:abstractNumId w:val="64"/>
  </w:num>
  <w:num w:numId="45" w16cid:durableId="1228876071">
    <w:abstractNumId w:val="58"/>
  </w:num>
  <w:num w:numId="46" w16cid:durableId="497161906">
    <w:abstractNumId w:val="49"/>
  </w:num>
  <w:num w:numId="47" w16cid:durableId="1309745791">
    <w:abstractNumId w:val="20"/>
  </w:num>
  <w:num w:numId="48" w16cid:durableId="1057751642">
    <w:abstractNumId w:val="53"/>
  </w:num>
  <w:num w:numId="49" w16cid:durableId="1132754018">
    <w:abstractNumId w:val="25"/>
  </w:num>
  <w:num w:numId="50" w16cid:durableId="1643802995">
    <w:abstractNumId w:val="7"/>
  </w:num>
  <w:num w:numId="51" w16cid:durableId="565839621">
    <w:abstractNumId w:val="56"/>
  </w:num>
  <w:num w:numId="52" w16cid:durableId="73095268">
    <w:abstractNumId w:val="43"/>
  </w:num>
  <w:num w:numId="53" w16cid:durableId="1895920499">
    <w:abstractNumId w:val="39"/>
  </w:num>
  <w:num w:numId="54" w16cid:durableId="1099060135">
    <w:abstractNumId w:val="66"/>
  </w:num>
  <w:num w:numId="55" w16cid:durableId="753744105">
    <w:abstractNumId w:val="8"/>
  </w:num>
  <w:num w:numId="56" w16cid:durableId="1190292576">
    <w:abstractNumId w:val="46"/>
  </w:num>
  <w:num w:numId="57" w16cid:durableId="1247425122">
    <w:abstractNumId w:val="32"/>
  </w:num>
  <w:num w:numId="58" w16cid:durableId="679741617">
    <w:abstractNumId w:val="9"/>
  </w:num>
  <w:num w:numId="59" w16cid:durableId="640383685">
    <w:abstractNumId w:val="5"/>
  </w:num>
  <w:num w:numId="60" w16cid:durableId="1856535260">
    <w:abstractNumId w:val="44"/>
  </w:num>
  <w:num w:numId="61" w16cid:durableId="67309311">
    <w:abstractNumId w:val="2"/>
  </w:num>
  <w:num w:numId="62" w16cid:durableId="879588643">
    <w:abstractNumId w:val="3"/>
  </w:num>
  <w:num w:numId="63" w16cid:durableId="1072046678">
    <w:abstractNumId w:val="57"/>
  </w:num>
  <w:num w:numId="64" w16cid:durableId="1475946100">
    <w:abstractNumId w:val="59"/>
  </w:num>
  <w:num w:numId="65" w16cid:durableId="1959942911">
    <w:abstractNumId w:val="36"/>
  </w:num>
  <w:num w:numId="66" w16cid:durableId="1381779946">
    <w:abstractNumId w:val="38"/>
  </w:num>
  <w:num w:numId="67" w16cid:durableId="1365401317">
    <w:abstractNumId w:val="31"/>
  </w:num>
  <w:num w:numId="68" w16cid:durableId="308049497">
    <w:abstractNumId w:val="67"/>
  </w:num>
  <w:num w:numId="69" w16cid:durableId="1472822542">
    <w:abstractNumId w:val="50"/>
  </w:num>
  <w:num w:numId="70" w16cid:durableId="1257516525">
    <w:abstractNumId w:val="17"/>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H">
    <w15:presenceInfo w15:providerId="None" w15:userId="P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33B4"/>
    <w:rsid w:val="0000078A"/>
    <w:rsid w:val="000022A2"/>
    <w:rsid w:val="000024BB"/>
    <w:rsid w:val="00002FC7"/>
    <w:rsid w:val="000057A2"/>
    <w:rsid w:val="00011590"/>
    <w:rsid w:val="00013C1F"/>
    <w:rsid w:val="00014A80"/>
    <w:rsid w:val="00015F66"/>
    <w:rsid w:val="00021C7B"/>
    <w:rsid w:val="00022C01"/>
    <w:rsid w:val="00022D05"/>
    <w:rsid w:val="00023150"/>
    <w:rsid w:val="00024FB1"/>
    <w:rsid w:val="00025957"/>
    <w:rsid w:val="00026B0F"/>
    <w:rsid w:val="0003273D"/>
    <w:rsid w:val="00033145"/>
    <w:rsid w:val="00035CB2"/>
    <w:rsid w:val="0003614C"/>
    <w:rsid w:val="00036E33"/>
    <w:rsid w:val="00040198"/>
    <w:rsid w:val="00044414"/>
    <w:rsid w:val="00052B0A"/>
    <w:rsid w:val="00052C77"/>
    <w:rsid w:val="0005498F"/>
    <w:rsid w:val="0005529B"/>
    <w:rsid w:val="00056B8C"/>
    <w:rsid w:val="00057AAE"/>
    <w:rsid w:val="00057C91"/>
    <w:rsid w:val="000634AB"/>
    <w:rsid w:val="00064620"/>
    <w:rsid w:val="00066B3D"/>
    <w:rsid w:val="00070D1D"/>
    <w:rsid w:val="000758D4"/>
    <w:rsid w:val="000765F0"/>
    <w:rsid w:val="00077F98"/>
    <w:rsid w:val="00080D92"/>
    <w:rsid w:val="000812A6"/>
    <w:rsid w:val="000812F1"/>
    <w:rsid w:val="000828CF"/>
    <w:rsid w:val="00083B06"/>
    <w:rsid w:val="0008418D"/>
    <w:rsid w:val="00084FBD"/>
    <w:rsid w:val="00091DCE"/>
    <w:rsid w:val="00093846"/>
    <w:rsid w:val="00093BD4"/>
    <w:rsid w:val="00094463"/>
    <w:rsid w:val="0009469D"/>
    <w:rsid w:val="000978F1"/>
    <w:rsid w:val="000A18DB"/>
    <w:rsid w:val="000A1C07"/>
    <w:rsid w:val="000A4862"/>
    <w:rsid w:val="000A6577"/>
    <w:rsid w:val="000A78C7"/>
    <w:rsid w:val="000B2311"/>
    <w:rsid w:val="000B30D6"/>
    <w:rsid w:val="000B3555"/>
    <w:rsid w:val="000B45D0"/>
    <w:rsid w:val="000B73F9"/>
    <w:rsid w:val="000C0D15"/>
    <w:rsid w:val="000C24EF"/>
    <w:rsid w:val="000C2C22"/>
    <w:rsid w:val="000C33C1"/>
    <w:rsid w:val="000C78C4"/>
    <w:rsid w:val="000D0092"/>
    <w:rsid w:val="000D05F3"/>
    <w:rsid w:val="000D1283"/>
    <w:rsid w:val="000D1419"/>
    <w:rsid w:val="000D45AC"/>
    <w:rsid w:val="000D52EA"/>
    <w:rsid w:val="000D7409"/>
    <w:rsid w:val="000D7692"/>
    <w:rsid w:val="000E232D"/>
    <w:rsid w:val="000E2E41"/>
    <w:rsid w:val="000E4AC0"/>
    <w:rsid w:val="000E53FF"/>
    <w:rsid w:val="000E5C32"/>
    <w:rsid w:val="000E7724"/>
    <w:rsid w:val="000F15A1"/>
    <w:rsid w:val="000F217E"/>
    <w:rsid w:val="000F5393"/>
    <w:rsid w:val="000F61F2"/>
    <w:rsid w:val="000F672B"/>
    <w:rsid w:val="000F6BF2"/>
    <w:rsid w:val="00100E1F"/>
    <w:rsid w:val="00100E9C"/>
    <w:rsid w:val="0010115B"/>
    <w:rsid w:val="00101487"/>
    <w:rsid w:val="00102426"/>
    <w:rsid w:val="00104219"/>
    <w:rsid w:val="00104C29"/>
    <w:rsid w:val="00106DAC"/>
    <w:rsid w:val="00107867"/>
    <w:rsid w:val="00110F16"/>
    <w:rsid w:val="001122DF"/>
    <w:rsid w:val="001123E9"/>
    <w:rsid w:val="00114082"/>
    <w:rsid w:val="001145D1"/>
    <w:rsid w:val="001170FD"/>
    <w:rsid w:val="00117B58"/>
    <w:rsid w:val="00117FAD"/>
    <w:rsid w:val="00121234"/>
    <w:rsid w:val="00122472"/>
    <w:rsid w:val="001226DF"/>
    <w:rsid w:val="001227CD"/>
    <w:rsid w:val="001228B3"/>
    <w:rsid w:val="00126A26"/>
    <w:rsid w:val="00127799"/>
    <w:rsid w:val="00130989"/>
    <w:rsid w:val="00132C58"/>
    <w:rsid w:val="00136D0D"/>
    <w:rsid w:val="001413E6"/>
    <w:rsid w:val="00146311"/>
    <w:rsid w:val="0014796F"/>
    <w:rsid w:val="001501CD"/>
    <w:rsid w:val="00151C69"/>
    <w:rsid w:val="00151CFE"/>
    <w:rsid w:val="00152033"/>
    <w:rsid w:val="00152B5C"/>
    <w:rsid w:val="00154A73"/>
    <w:rsid w:val="00154DCC"/>
    <w:rsid w:val="00155D84"/>
    <w:rsid w:val="001574D8"/>
    <w:rsid w:val="0016167B"/>
    <w:rsid w:val="001633FA"/>
    <w:rsid w:val="00163ADC"/>
    <w:rsid w:val="00163AF0"/>
    <w:rsid w:val="00163AFC"/>
    <w:rsid w:val="0016497E"/>
    <w:rsid w:val="00166A69"/>
    <w:rsid w:val="001673C0"/>
    <w:rsid w:val="001676DE"/>
    <w:rsid w:val="00167783"/>
    <w:rsid w:val="001723F9"/>
    <w:rsid w:val="00172ECF"/>
    <w:rsid w:val="00173189"/>
    <w:rsid w:val="001731A1"/>
    <w:rsid w:val="00175065"/>
    <w:rsid w:val="001754EE"/>
    <w:rsid w:val="00177A1B"/>
    <w:rsid w:val="00181273"/>
    <w:rsid w:val="00182AF2"/>
    <w:rsid w:val="00183F39"/>
    <w:rsid w:val="001857FB"/>
    <w:rsid w:val="0018731B"/>
    <w:rsid w:val="00190CBB"/>
    <w:rsid w:val="00194163"/>
    <w:rsid w:val="001949E1"/>
    <w:rsid w:val="00194D2B"/>
    <w:rsid w:val="00196B23"/>
    <w:rsid w:val="001A1C43"/>
    <w:rsid w:val="001A32C4"/>
    <w:rsid w:val="001A5D91"/>
    <w:rsid w:val="001A5F3A"/>
    <w:rsid w:val="001A6968"/>
    <w:rsid w:val="001A73BF"/>
    <w:rsid w:val="001B30C5"/>
    <w:rsid w:val="001B5A6B"/>
    <w:rsid w:val="001C124A"/>
    <w:rsid w:val="001C22D6"/>
    <w:rsid w:val="001C2A93"/>
    <w:rsid w:val="001C36C0"/>
    <w:rsid w:val="001C3F69"/>
    <w:rsid w:val="001C51C0"/>
    <w:rsid w:val="001C56AA"/>
    <w:rsid w:val="001D0E44"/>
    <w:rsid w:val="001D0FB4"/>
    <w:rsid w:val="001D1371"/>
    <w:rsid w:val="001D185E"/>
    <w:rsid w:val="001D3FC9"/>
    <w:rsid w:val="001D4473"/>
    <w:rsid w:val="001D62CF"/>
    <w:rsid w:val="001E4C98"/>
    <w:rsid w:val="001E588D"/>
    <w:rsid w:val="001E7331"/>
    <w:rsid w:val="001E76A0"/>
    <w:rsid w:val="001F0264"/>
    <w:rsid w:val="001F093E"/>
    <w:rsid w:val="001F3154"/>
    <w:rsid w:val="001F6DFD"/>
    <w:rsid w:val="001F6E12"/>
    <w:rsid w:val="0020072B"/>
    <w:rsid w:val="002017D8"/>
    <w:rsid w:val="00201A1D"/>
    <w:rsid w:val="00203476"/>
    <w:rsid w:val="00204FBA"/>
    <w:rsid w:val="002056D6"/>
    <w:rsid w:val="002130FB"/>
    <w:rsid w:val="00215C55"/>
    <w:rsid w:val="00216831"/>
    <w:rsid w:val="002211BF"/>
    <w:rsid w:val="00224361"/>
    <w:rsid w:val="002244CD"/>
    <w:rsid w:val="002247DF"/>
    <w:rsid w:val="00224FBD"/>
    <w:rsid w:val="002256EB"/>
    <w:rsid w:val="00227FF9"/>
    <w:rsid w:val="00230D97"/>
    <w:rsid w:val="00231972"/>
    <w:rsid w:val="00234014"/>
    <w:rsid w:val="002340B5"/>
    <w:rsid w:val="0023563B"/>
    <w:rsid w:val="00235641"/>
    <w:rsid w:val="002433BC"/>
    <w:rsid w:val="002454EA"/>
    <w:rsid w:val="0024704B"/>
    <w:rsid w:val="00247B48"/>
    <w:rsid w:val="00250F4C"/>
    <w:rsid w:val="002513D7"/>
    <w:rsid w:val="0025525B"/>
    <w:rsid w:val="00256B62"/>
    <w:rsid w:val="00261B8F"/>
    <w:rsid w:val="002639F7"/>
    <w:rsid w:val="00266C69"/>
    <w:rsid w:val="00270340"/>
    <w:rsid w:val="00270759"/>
    <w:rsid w:val="00270E7E"/>
    <w:rsid w:val="002729BC"/>
    <w:rsid w:val="00273BFC"/>
    <w:rsid w:val="00275D03"/>
    <w:rsid w:val="00277872"/>
    <w:rsid w:val="002779C6"/>
    <w:rsid w:val="002829D8"/>
    <w:rsid w:val="002830CF"/>
    <w:rsid w:val="00283748"/>
    <w:rsid w:val="0028416B"/>
    <w:rsid w:val="002852C9"/>
    <w:rsid w:val="0028615F"/>
    <w:rsid w:val="002865D2"/>
    <w:rsid w:val="0029323D"/>
    <w:rsid w:val="0029347D"/>
    <w:rsid w:val="0029347F"/>
    <w:rsid w:val="00293608"/>
    <w:rsid w:val="002951EE"/>
    <w:rsid w:val="00295BB8"/>
    <w:rsid w:val="002A064A"/>
    <w:rsid w:val="002A08EA"/>
    <w:rsid w:val="002A090D"/>
    <w:rsid w:val="002A1134"/>
    <w:rsid w:val="002A3B28"/>
    <w:rsid w:val="002A420E"/>
    <w:rsid w:val="002A675E"/>
    <w:rsid w:val="002B0BF6"/>
    <w:rsid w:val="002B10CE"/>
    <w:rsid w:val="002B13FC"/>
    <w:rsid w:val="002B3158"/>
    <w:rsid w:val="002B3F25"/>
    <w:rsid w:val="002B6C3C"/>
    <w:rsid w:val="002B7916"/>
    <w:rsid w:val="002C046F"/>
    <w:rsid w:val="002C1174"/>
    <w:rsid w:val="002C16F6"/>
    <w:rsid w:val="002C2E19"/>
    <w:rsid w:val="002C6BE5"/>
    <w:rsid w:val="002C6FE7"/>
    <w:rsid w:val="002C70A7"/>
    <w:rsid w:val="002D0D1E"/>
    <w:rsid w:val="002D2711"/>
    <w:rsid w:val="002D5774"/>
    <w:rsid w:val="002D7A39"/>
    <w:rsid w:val="002E0B50"/>
    <w:rsid w:val="002E0F6C"/>
    <w:rsid w:val="002E147D"/>
    <w:rsid w:val="002E1961"/>
    <w:rsid w:val="002E35D9"/>
    <w:rsid w:val="002E4937"/>
    <w:rsid w:val="002F0AA6"/>
    <w:rsid w:val="002F1A5E"/>
    <w:rsid w:val="002F1DEA"/>
    <w:rsid w:val="002F249D"/>
    <w:rsid w:val="002F3615"/>
    <w:rsid w:val="002F456C"/>
    <w:rsid w:val="002F515A"/>
    <w:rsid w:val="002F54E8"/>
    <w:rsid w:val="00300CA6"/>
    <w:rsid w:val="00300DE2"/>
    <w:rsid w:val="0030199A"/>
    <w:rsid w:val="00301F65"/>
    <w:rsid w:val="003053A0"/>
    <w:rsid w:val="00305660"/>
    <w:rsid w:val="0030681C"/>
    <w:rsid w:val="003079F7"/>
    <w:rsid w:val="003103A6"/>
    <w:rsid w:val="00310A7F"/>
    <w:rsid w:val="003113D3"/>
    <w:rsid w:val="00312D64"/>
    <w:rsid w:val="00314682"/>
    <w:rsid w:val="00316204"/>
    <w:rsid w:val="0031687B"/>
    <w:rsid w:val="00317D4E"/>
    <w:rsid w:val="00320F7D"/>
    <w:rsid w:val="00322B8A"/>
    <w:rsid w:val="00322E7F"/>
    <w:rsid w:val="003239F3"/>
    <w:rsid w:val="00323F96"/>
    <w:rsid w:val="00327E55"/>
    <w:rsid w:val="00327ECF"/>
    <w:rsid w:val="00331489"/>
    <w:rsid w:val="0033348B"/>
    <w:rsid w:val="0033470F"/>
    <w:rsid w:val="00334C56"/>
    <w:rsid w:val="0033593D"/>
    <w:rsid w:val="00335E2E"/>
    <w:rsid w:val="00336DEA"/>
    <w:rsid w:val="0033733D"/>
    <w:rsid w:val="00337812"/>
    <w:rsid w:val="00343FF6"/>
    <w:rsid w:val="003442DE"/>
    <w:rsid w:val="003442DF"/>
    <w:rsid w:val="00346C52"/>
    <w:rsid w:val="00351CC6"/>
    <w:rsid w:val="00352B07"/>
    <w:rsid w:val="00354BA7"/>
    <w:rsid w:val="0036200E"/>
    <w:rsid w:val="003627F1"/>
    <w:rsid w:val="00363DC5"/>
    <w:rsid w:val="00364414"/>
    <w:rsid w:val="00365E1B"/>
    <w:rsid w:val="00371801"/>
    <w:rsid w:val="0037384B"/>
    <w:rsid w:val="00380777"/>
    <w:rsid w:val="00380AE1"/>
    <w:rsid w:val="00381437"/>
    <w:rsid w:val="003821F4"/>
    <w:rsid w:val="00382794"/>
    <w:rsid w:val="003838C2"/>
    <w:rsid w:val="003846F0"/>
    <w:rsid w:val="003935A8"/>
    <w:rsid w:val="00393EF1"/>
    <w:rsid w:val="003A2BFA"/>
    <w:rsid w:val="003A3D05"/>
    <w:rsid w:val="003A6355"/>
    <w:rsid w:val="003B2839"/>
    <w:rsid w:val="003B2C02"/>
    <w:rsid w:val="003B3264"/>
    <w:rsid w:val="003B7192"/>
    <w:rsid w:val="003B79F2"/>
    <w:rsid w:val="003C48E5"/>
    <w:rsid w:val="003D02CD"/>
    <w:rsid w:val="003D178E"/>
    <w:rsid w:val="003D2544"/>
    <w:rsid w:val="003D37FC"/>
    <w:rsid w:val="003D3F1A"/>
    <w:rsid w:val="003D5072"/>
    <w:rsid w:val="003D5DEA"/>
    <w:rsid w:val="003D6B6C"/>
    <w:rsid w:val="003D73E3"/>
    <w:rsid w:val="003D7632"/>
    <w:rsid w:val="003D7E2F"/>
    <w:rsid w:val="003E35FB"/>
    <w:rsid w:val="003E3E44"/>
    <w:rsid w:val="003E44F1"/>
    <w:rsid w:val="003E4D74"/>
    <w:rsid w:val="003E6A30"/>
    <w:rsid w:val="003F01B2"/>
    <w:rsid w:val="003F023B"/>
    <w:rsid w:val="003F2FDD"/>
    <w:rsid w:val="003F3762"/>
    <w:rsid w:val="003F4336"/>
    <w:rsid w:val="003F4F79"/>
    <w:rsid w:val="003F582B"/>
    <w:rsid w:val="0040076E"/>
    <w:rsid w:val="0040135A"/>
    <w:rsid w:val="004020D9"/>
    <w:rsid w:val="0040442A"/>
    <w:rsid w:val="004053CA"/>
    <w:rsid w:val="004072EC"/>
    <w:rsid w:val="00410979"/>
    <w:rsid w:val="00410C5C"/>
    <w:rsid w:val="004169A8"/>
    <w:rsid w:val="0041758F"/>
    <w:rsid w:val="004179C1"/>
    <w:rsid w:val="004263C3"/>
    <w:rsid w:val="004269ED"/>
    <w:rsid w:val="00434161"/>
    <w:rsid w:val="00435F19"/>
    <w:rsid w:val="00440FEB"/>
    <w:rsid w:val="00443D0C"/>
    <w:rsid w:val="00444476"/>
    <w:rsid w:val="004457EB"/>
    <w:rsid w:val="00450121"/>
    <w:rsid w:val="004540C7"/>
    <w:rsid w:val="00455A41"/>
    <w:rsid w:val="00457D7C"/>
    <w:rsid w:val="0046195D"/>
    <w:rsid w:val="00461A0C"/>
    <w:rsid w:val="0046253B"/>
    <w:rsid w:val="0046343A"/>
    <w:rsid w:val="00463686"/>
    <w:rsid w:val="00463D78"/>
    <w:rsid w:val="00471398"/>
    <w:rsid w:val="00471F9F"/>
    <w:rsid w:val="00473356"/>
    <w:rsid w:val="0047516E"/>
    <w:rsid w:val="00483875"/>
    <w:rsid w:val="00486AC6"/>
    <w:rsid w:val="004927C2"/>
    <w:rsid w:val="004932AB"/>
    <w:rsid w:val="00494395"/>
    <w:rsid w:val="0049691A"/>
    <w:rsid w:val="004A15F0"/>
    <w:rsid w:val="004A2B0A"/>
    <w:rsid w:val="004A3E08"/>
    <w:rsid w:val="004A4C75"/>
    <w:rsid w:val="004A6CBE"/>
    <w:rsid w:val="004B0572"/>
    <w:rsid w:val="004B0DC2"/>
    <w:rsid w:val="004B46EF"/>
    <w:rsid w:val="004B5ED7"/>
    <w:rsid w:val="004C00DA"/>
    <w:rsid w:val="004C0D44"/>
    <w:rsid w:val="004C0FB0"/>
    <w:rsid w:val="004C2BA0"/>
    <w:rsid w:val="004C3C55"/>
    <w:rsid w:val="004C6F2E"/>
    <w:rsid w:val="004C7100"/>
    <w:rsid w:val="004C77A4"/>
    <w:rsid w:val="004C7AEE"/>
    <w:rsid w:val="004D063D"/>
    <w:rsid w:val="004D271D"/>
    <w:rsid w:val="004D3074"/>
    <w:rsid w:val="004D34C2"/>
    <w:rsid w:val="004D5EC1"/>
    <w:rsid w:val="004E50B3"/>
    <w:rsid w:val="004E5D98"/>
    <w:rsid w:val="004F1D07"/>
    <w:rsid w:val="004F420A"/>
    <w:rsid w:val="004F4776"/>
    <w:rsid w:val="0050229A"/>
    <w:rsid w:val="00503F92"/>
    <w:rsid w:val="00504EB2"/>
    <w:rsid w:val="00507867"/>
    <w:rsid w:val="005122FD"/>
    <w:rsid w:val="00512742"/>
    <w:rsid w:val="00513CFA"/>
    <w:rsid w:val="005144D7"/>
    <w:rsid w:val="00514C4D"/>
    <w:rsid w:val="00516D4D"/>
    <w:rsid w:val="00517E4A"/>
    <w:rsid w:val="00517FCF"/>
    <w:rsid w:val="00520700"/>
    <w:rsid w:val="00520C6D"/>
    <w:rsid w:val="00520F94"/>
    <w:rsid w:val="00525BBB"/>
    <w:rsid w:val="00526B1A"/>
    <w:rsid w:val="00526E7C"/>
    <w:rsid w:val="00527960"/>
    <w:rsid w:val="00533A59"/>
    <w:rsid w:val="00535541"/>
    <w:rsid w:val="00536624"/>
    <w:rsid w:val="005367C6"/>
    <w:rsid w:val="00536A92"/>
    <w:rsid w:val="00536BAA"/>
    <w:rsid w:val="005408A6"/>
    <w:rsid w:val="00540AF8"/>
    <w:rsid w:val="005416EF"/>
    <w:rsid w:val="00541D85"/>
    <w:rsid w:val="00543225"/>
    <w:rsid w:val="00544C5A"/>
    <w:rsid w:val="00546267"/>
    <w:rsid w:val="00546754"/>
    <w:rsid w:val="005468BD"/>
    <w:rsid w:val="00555610"/>
    <w:rsid w:val="005622D2"/>
    <w:rsid w:val="00562368"/>
    <w:rsid w:val="0056341E"/>
    <w:rsid w:val="00563933"/>
    <w:rsid w:val="0056406A"/>
    <w:rsid w:val="00564395"/>
    <w:rsid w:val="005665BB"/>
    <w:rsid w:val="00566A1A"/>
    <w:rsid w:val="005671C9"/>
    <w:rsid w:val="005703B3"/>
    <w:rsid w:val="00571183"/>
    <w:rsid w:val="00571706"/>
    <w:rsid w:val="00572924"/>
    <w:rsid w:val="005729DF"/>
    <w:rsid w:val="00573332"/>
    <w:rsid w:val="00574E61"/>
    <w:rsid w:val="00577959"/>
    <w:rsid w:val="00580332"/>
    <w:rsid w:val="005823FE"/>
    <w:rsid w:val="005869C5"/>
    <w:rsid w:val="00595D36"/>
    <w:rsid w:val="005A0E51"/>
    <w:rsid w:val="005A14DD"/>
    <w:rsid w:val="005A1565"/>
    <w:rsid w:val="005A1754"/>
    <w:rsid w:val="005A2D99"/>
    <w:rsid w:val="005A5B01"/>
    <w:rsid w:val="005A7F6D"/>
    <w:rsid w:val="005B12B1"/>
    <w:rsid w:val="005B2DEE"/>
    <w:rsid w:val="005B3CD5"/>
    <w:rsid w:val="005B41E2"/>
    <w:rsid w:val="005B4F46"/>
    <w:rsid w:val="005B5DFD"/>
    <w:rsid w:val="005B6BDC"/>
    <w:rsid w:val="005B7FC3"/>
    <w:rsid w:val="005C0965"/>
    <w:rsid w:val="005C3770"/>
    <w:rsid w:val="005C3941"/>
    <w:rsid w:val="005C4923"/>
    <w:rsid w:val="005C6C98"/>
    <w:rsid w:val="005D1231"/>
    <w:rsid w:val="005D2DE3"/>
    <w:rsid w:val="005D66AA"/>
    <w:rsid w:val="005E0BAD"/>
    <w:rsid w:val="005E1FAD"/>
    <w:rsid w:val="005E27AF"/>
    <w:rsid w:val="005E34C0"/>
    <w:rsid w:val="005E4656"/>
    <w:rsid w:val="005E47B1"/>
    <w:rsid w:val="005E5CDA"/>
    <w:rsid w:val="005E61E1"/>
    <w:rsid w:val="005F2497"/>
    <w:rsid w:val="005F2965"/>
    <w:rsid w:val="005F4AEE"/>
    <w:rsid w:val="005F4B28"/>
    <w:rsid w:val="005F501C"/>
    <w:rsid w:val="005F6114"/>
    <w:rsid w:val="005F6662"/>
    <w:rsid w:val="005F6B0C"/>
    <w:rsid w:val="00601210"/>
    <w:rsid w:val="006026BA"/>
    <w:rsid w:val="00604F57"/>
    <w:rsid w:val="00611436"/>
    <w:rsid w:val="00612E4E"/>
    <w:rsid w:val="00613FE5"/>
    <w:rsid w:val="006153AB"/>
    <w:rsid w:val="00616965"/>
    <w:rsid w:val="00617448"/>
    <w:rsid w:val="00617514"/>
    <w:rsid w:val="006210FE"/>
    <w:rsid w:val="00621359"/>
    <w:rsid w:val="00622C27"/>
    <w:rsid w:val="00622FBA"/>
    <w:rsid w:val="00624F20"/>
    <w:rsid w:val="006261E6"/>
    <w:rsid w:val="0063056B"/>
    <w:rsid w:val="00631BA1"/>
    <w:rsid w:val="006328C2"/>
    <w:rsid w:val="00632D16"/>
    <w:rsid w:val="00635074"/>
    <w:rsid w:val="00635168"/>
    <w:rsid w:val="00635577"/>
    <w:rsid w:val="006355E1"/>
    <w:rsid w:val="0063569B"/>
    <w:rsid w:val="00642CC3"/>
    <w:rsid w:val="00644652"/>
    <w:rsid w:val="006463E0"/>
    <w:rsid w:val="0064726F"/>
    <w:rsid w:val="00651B63"/>
    <w:rsid w:val="0065344A"/>
    <w:rsid w:val="00654262"/>
    <w:rsid w:val="00654DA7"/>
    <w:rsid w:val="0065533D"/>
    <w:rsid w:val="0065583F"/>
    <w:rsid w:val="00657462"/>
    <w:rsid w:val="0066021E"/>
    <w:rsid w:val="00661E4A"/>
    <w:rsid w:val="00661FC0"/>
    <w:rsid w:val="00664A32"/>
    <w:rsid w:val="00666784"/>
    <w:rsid w:val="0067020C"/>
    <w:rsid w:val="00671292"/>
    <w:rsid w:val="006743E7"/>
    <w:rsid w:val="00674602"/>
    <w:rsid w:val="00674819"/>
    <w:rsid w:val="006767B9"/>
    <w:rsid w:val="006779E0"/>
    <w:rsid w:val="00680124"/>
    <w:rsid w:val="006812A5"/>
    <w:rsid w:val="00681703"/>
    <w:rsid w:val="00681CCC"/>
    <w:rsid w:val="00682782"/>
    <w:rsid w:val="00683F12"/>
    <w:rsid w:val="00692325"/>
    <w:rsid w:val="00694E8F"/>
    <w:rsid w:val="0069566F"/>
    <w:rsid w:val="00696ADC"/>
    <w:rsid w:val="00697E00"/>
    <w:rsid w:val="006A0093"/>
    <w:rsid w:val="006A01B7"/>
    <w:rsid w:val="006A15DB"/>
    <w:rsid w:val="006A2EA9"/>
    <w:rsid w:val="006A306F"/>
    <w:rsid w:val="006A3FCD"/>
    <w:rsid w:val="006A4076"/>
    <w:rsid w:val="006A53ED"/>
    <w:rsid w:val="006A5F6B"/>
    <w:rsid w:val="006B0826"/>
    <w:rsid w:val="006B1810"/>
    <w:rsid w:val="006B28D3"/>
    <w:rsid w:val="006B4533"/>
    <w:rsid w:val="006B5034"/>
    <w:rsid w:val="006B6EDB"/>
    <w:rsid w:val="006B71AB"/>
    <w:rsid w:val="006C0110"/>
    <w:rsid w:val="006C026D"/>
    <w:rsid w:val="006C15D4"/>
    <w:rsid w:val="006C32E3"/>
    <w:rsid w:val="006C5BE2"/>
    <w:rsid w:val="006C74D3"/>
    <w:rsid w:val="006C78C2"/>
    <w:rsid w:val="006C7C89"/>
    <w:rsid w:val="006D0B42"/>
    <w:rsid w:val="006D1213"/>
    <w:rsid w:val="006D1C47"/>
    <w:rsid w:val="006D21E1"/>
    <w:rsid w:val="006D3492"/>
    <w:rsid w:val="006D366C"/>
    <w:rsid w:val="006D4BDB"/>
    <w:rsid w:val="006D4C0E"/>
    <w:rsid w:val="006E16EC"/>
    <w:rsid w:val="006E40E7"/>
    <w:rsid w:val="006E53CC"/>
    <w:rsid w:val="006E6F6E"/>
    <w:rsid w:val="00701B25"/>
    <w:rsid w:val="0070463B"/>
    <w:rsid w:val="00704B0A"/>
    <w:rsid w:val="007129B5"/>
    <w:rsid w:val="00713650"/>
    <w:rsid w:val="00714F92"/>
    <w:rsid w:val="00720514"/>
    <w:rsid w:val="007207BF"/>
    <w:rsid w:val="00721CA5"/>
    <w:rsid w:val="00723863"/>
    <w:rsid w:val="00723D5B"/>
    <w:rsid w:val="0072730A"/>
    <w:rsid w:val="0073178A"/>
    <w:rsid w:val="00732720"/>
    <w:rsid w:val="00732FC9"/>
    <w:rsid w:val="007348E0"/>
    <w:rsid w:val="00735C2F"/>
    <w:rsid w:val="00736373"/>
    <w:rsid w:val="00740397"/>
    <w:rsid w:val="0074060E"/>
    <w:rsid w:val="00742160"/>
    <w:rsid w:val="007421CE"/>
    <w:rsid w:val="00742853"/>
    <w:rsid w:val="007473E5"/>
    <w:rsid w:val="007522A7"/>
    <w:rsid w:val="0075290F"/>
    <w:rsid w:val="00752D4C"/>
    <w:rsid w:val="00752EB4"/>
    <w:rsid w:val="007539E0"/>
    <w:rsid w:val="007557C4"/>
    <w:rsid w:val="007609D4"/>
    <w:rsid w:val="007615B0"/>
    <w:rsid w:val="00762535"/>
    <w:rsid w:val="007713FF"/>
    <w:rsid w:val="00772A3F"/>
    <w:rsid w:val="00772C38"/>
    <w:rsid w:val="00773C4D"/>
    <w:rsid w:val="00773C6C"/>
    <w:rsid w:val="00774319"/>
    <w:rsid w:val="00775A59"/>
    <w:rsid w:val="00776D35"/>
    <w:rsid w:val="007779EC"/>
    <w:rsid w:val="00781013"/>
    <w:rsid w:val="00781015"/>
    <w:rsid w:val="00781816"/>
    <w:rsid w:val="00783A27"/>
    <w:rsid w:val="00784386"/>
    <w:rsid w:val="00784F8A"/>
    <w:rsid w:val="0078688B"/>
    <w:rsid w:val="00786CF6"/>
    <w:rsid w:val="00786D91"/>
    <w:rsid w:val="00790B2D"/>
    <w:rsid w:val="0079148B"/>
    <w:rsid w:val="007922B3"/>
    <w:rsid w:val="00793360"/>
    <w:rsid w:val="00796CF8"/>
    <w:rsid w:val="007A0070"/>
    <w:rsid w:val="007A0608"/>
    <w:rsid w:val="007A19D3"/>
    <w:rsid w:val="007A317F"/>
    <w:rsid w:val="007A41DA"/>
    <w:rsid w:val="007A4650"/>
    <w:rsid w:val="007A47EC"/>
    <w:rsid w:val="007A4AE3"/>
    <w:rsid w:val="007A4B72"/>
    <w:rsid w:val="007A5E26"/>
    <w:rsid w:val="007A7F5F"/>
    <w:rsid w:val="007B083D"/>
    <w:rsid w:val="007B6A01"/>
    <w:rsid w:val="007B7585"/>
    <w:rsid w:val="007B7D9B"/>
    <w:rsid w:val="007B7FB1"/>
    <w:rsid w:val="007C284D"/>
    <w:rsid w:val="007C28FE"/>
    <w:rsid w:val="007C7878"/>
    <w:rsid w:val="007D1242"/>
    <w:rsid w:val="007D2814"/>
    <w:rsid w:val="007D4892"/>
    <w:rsid w:val="007D5613"/>
    <w:rsid w:val="007D64C1"/>
    <w:rsid w:val="007E2027"/>
    <w:rsid w:val="007E2057"/>
    <w:rsid w:val="007F06E5"/>
    <w:rsid w:val="007F0D40"/>
    <w:rsid w:val="007F238C"/>
    <w:rsid w:val="007F69A4"/>
    <w:rsid w:val="007F7A01"/>
    <w:rsid w:val="008000B0"/>
    <w:rsid w:val="00800475"/>
    <w:rsid w:val="00801C0F"/>
    <w:rsid w:val="00802474"/>
    <w:rsid w:val="00803655"/>
    <w:rsid w:val="00804B40"/>
    <w:rsid w:val="00804DA1"/>
    <w:rsid w:val="00807101"/>
    <w:rsid w:val="008071AB"/>
    <w:rsid w:val="00807921"/>
    <w:rsid w:val="008110AD"/>
    <w:rsid w:val="0081433C"/>
    <w:rsid w:val="0081458F"/>
    <w:rsid w:val="00814A84"/>
    <w:rsid w:val="00814C1E"/>
    <w:rsid w:val="00815968"/>
    <w:rsid w:val="008159F7"/>
    <w:rsid w:val="00821091"/>
    <w:rsid w:val="008213B4"/>
    <w:rsid w:val="00823E57"/>
    <w:rsid w:val="0082608E"/>
    <w:rsid w:val="00827312"/>
    <w:rsid w:val="008317D4"/>
    <w:rsid w:val="00832F04"/>
    <w:rsid w:val="00833563"/>
    <w:rsid w:val="00833743"/>
    <w:rsid w:val="00833D44"/>
    <w:rsid w:val="008349A0"/>
    <w:rsid w:val="00835D79"/>
    <w:rsid w:val="0084481D"/>
    <w:rsid w:val="00844E4C"/>
    <w:rsid w:val="00844F30"/>
    <w:rsid w:val="008457D0"/>
    <w:rsid w:val="0084789C"/>
    <w:rsid w:val="00851951"/>
    <w:rsid w:val="0085591C"/>
    <w:rsid w:val="008565F2"/>
    <w:rsid w:val="00856803"/>
    <w:rsid w:val="0086062F"/>
    <w:rsid w:val="00861B5D"/>
    <w:rsid w:val="008636F6"/>
    <w:rsid w:val="00864138"/>
    <w:rsid w:val="00867DF8"/>
    <w:rsid w:val="00870289"/>
    <w:rsid w:val="00870850"/>
    <w:rsid w:val="00870A3C"/>
    <w:rsid w:val="00872318"/>
    <w:rsid w:val="00873728"/>
    <w:rsid w:val="00873EF0"/>
    <w:rsid w:val="008773A3"/>
    <w:rsid w:val="00882D69"/>
    <w:rsid w:val="008833B4"/>
    <w:rsid w:val="008836ED"/>
    <w:rsid w:val="008857D0"/>
    <w:rsid w:val="00887C0E"/>
    <w:rsid w:val="008913F6"/>
    <w:rsid w:val="00891F73"/>
    <w:rsid w:val="0089422E"/>
    <w:rsid w:val="00894E28"/>
    <w:rsid w:val="008A4C06"/>
    <w:rsid w:val="008A4C35"/>
    <w:rsid w:val="008A6589"/>
    <w:rsid w:val="008A764C"/>
    <w:rsid w:val="008B02C4"/>
    <w:rsid w:val="008B0EB5"/>
    <w:rsid w:val="008B1F0B"/>
    <w:rsid w:val="008B3D4E"/>
    <w:rsid w:val="008B6B7C"/>
    <w:rsid w:val="008B7327"/>
    <w:rsid w:val="008B7B59"/>
    <w:rsid w:val="008B7E82"/>
    <w:rsid w:val="008C0218"/>
    <w:rsid w:val="008C0AC6"/>
    <w:rsid w:val="008C674E"/>
    <w:rsid w:val="008D36E4"/>
    <w:rsid w:val="008D393A"/>
    <w:rsid w:val="008E3578"/>
    <w:rsid w:val="008E59FE"/>
    <w:rsid w:val="008E6ED2"/>
    <w:rsid w:val="008E7195"/>
    <w:rsid w:val="008E7908"/>
    <w:rsid w:val="008E7B85"/>
    <w:rsid w:val="008F1A7D"/>
    <w:rsid w:val="008F3C94"/>
    <w:rsid w:val="008F425B"/>
    <w:rsid w:val="008F43A2"/>
    <w:rsid w:val="008F4D80"/>
    <w:rsid w:val="008F55FD"/>
    <w:rsid w:val="008F6E01"/>
    <w:rsid w:val="00900998"/>
    <w:rsid w:val="0090191E"/>
    <w:rsid w:val="00901FC4"/>
    <w:rsid w:val="0090238C"/>
    <w:rsid w:val="009030C2"/>
    <w:rsid w:val="00903142"/>
    <w:rsid w:val="009120F8"/>
    <w:rsid w:val="00912347"/>
    <w:rsid w:val="00915A5F"/>
    <w:rsid w:val="009258C6"/>
    <w:rsid w:val="00931D58"/>
    <w:rsid w:val="00934504"/>
    <w:rsid w:val="00935986"/>
    <w:rsid w:val="00935A9B"/>
    <w:rsid w:val="00936276"/>
    <w:rsid w:val="00936447"/>
    <w:rsid w:val="0094111D"/>
    <w:rsid w:val="009436FF"/>
    <w:rsid w:val="0094404D"/>
    <w:rsid w:val="0094416A"/>
    <w:rsid w:val="009444D8"/>
    <w:rsid w:val="009463DD"/>
    <w:rsid w:val="00946DDC"/>
    <w:rsid w:val="0095161E"/>
    <w:rsid w:val="00951C44"/>
    <w:rsid w:val="009520D6"/>
    <w:rsid w:val="00952D2F"/>
    <w:rsid w:val="00953340"/>
    <w:rsid w:val="00956540"/>
    <w:rsid w:val="00964361"/>
    <w:rsid w:val="00964689"/>
    <w:rsid w:val="00965446"/>
    <w:rsid w:val="00966E98"/>
    <w:rsid w:val="00970B4B"/>
    <w:rsid w:val="00970E46"/>
    <w:rsid w:val="009714BA"/>
    <w:rsid w:val="00971670"/>
    <w:rsid w:val="00972DC8"/>
    <w:rsid w:val="0097463F"/>
    <w:rsid w:val="00975B90"/>
    <w:rsid w:val="00976245"/>
    <w:rsid w:val="009763DE"/>
    <w:rsid w:val="009768BB"/>
    <w:rsid w:val="009770FF"/>
    <w:rsid w:val="00977307"/>
    <w:rsid w:val="00982365"/>
    <w:rsid w:val="00982FEA"/>
    <w:rsid w:val="00984525"/>
    <w:rsid w:val="0098620D"/>
    <w:rsid w:val="00986596"/>
    <w:rsid w:val="00986F12"/>
    <w:rsid w:val="00992AF7"/>
    <w:rsid w:val="00993D32"/>
    <w:rsid w:val="009976A4"/>
    <w:rsid w:val="009A3381"/>
    <w:rsid w:val="009A6D80"/>
    <w:rsid w:val="009B026B"/>
    <w:rsid w:val="009B1011"/>
    <w:rsid w:val="009B10B4"/>
    <w:rsid w:val="009B12A5"/>
    <w:rsid w:val="009B53C8"/>
    <w:rsid w:val="009B62B0"/>
    <w:rsid w:val="009B7FA1"/>
    <w:rsid w:val="009C0BAD"/>
    <w:rsid w:val="009C1E0A"/>
    <w:rsid w:val="009C4097"/>
    <w:rsid w:val="009C4CAD"/>
    <w:rsid w:val="009C7D0E"/>
    <w:rsid w:val="009D10C7"/>
    <w:rsid w:val="009D1958"/>
    <w:rsid w:val="009D3547"/>
    <w:rsid w:val="009D42AB"/>
    <w:rsid w:val="009D42B2"/>
    <w:rsid w:val="009D4B5A"/>
    <w:rsid w:val="009E0152"/>
    <w:rsid w:val="009E435F"/>
    <w:rsid w:val="009E4AD5"/>
    <w:rsid w:val="009E6368"/>
    <w:rsid w:val="009F09AF"/>
    <w:rsid w:val="009F28DF"/>
    <w:rsid w:val="009F3C35"/>
    <w:rsid w:val="009F50B5"/>
    <w:rsid w:val="009F52DE"/>
    <w:rsid w:val="009F7226"/>
    <w:rsid w:val="009F7A91"/>
    <w:rsid w:val="00A01D64"/>
    <w:rsid w:val="00A0546A"/>
    <w:rsid w:val="00A054D7"/>
    <w:rsid w:val="00A057F2"/>
    <w:rsid w:val="00A10019"/>
    <w:rsid w:val="00A12232"/>
    <w:rsid w:val="00A20200"/>
    <w:rsid w:val="00A209EA"/>
    <w:rsid w:val="00A21584"/>
    <w:rsid w:val="00A249A6"/>
    <w:rsid w:val="00A26467"/>
    <w:rsid w:val="00A2680E"/>
    <w:rsid w:val="00A316AC"/>
    <w:rsid w:val="00A31836"/>
    <w:rsid w:val="00A32468"/>
    <w:rsid w:val="00A324C2"/>
    <w:rsid w:val="00A3525F"/>
    <w:rsid w:val="00A42A46"/>
    <w:rsid w:val="00A43006"/>
    <w:rsid w:val="00A4402E"/>
    <w:rsid w:val="00A4421E"/>
    <w:rsid w:val="00A4683B"/>
    <w:rsid w:val="00A47AB8"/>
    <w:rsid w:val="00A5021D"/>
    <w:rsid w:val="00A51593"/>
    <w:rsid w:val="00A5171A"/>
    <w:rsid w:val="00A53EB9"/>
    <w:rsid w:val="00A548B8"/>
    <w:rsid w:val="00A54D82"/>
    <w:rsid w:val="00A569DB"/>
    <w:rsid w:val="00A57C84"/>
    <w:rsid w:val="00A60B55"/>
    <w:rsid w:val="00A65EF1"/>
    <w:rsid w:val="00A70046"/>
    <w:rsid w:val="00A71492"/>
    <w:rsid w:val="00A71939"/>
    <w:rsid w:val="00A71B1A"/>
    <w:rsid w:val="00A7298C"/>
    <w:rsid w:val="00A72F08"/>
    <w:rsid w:val="00A73A0B"/>
    <w:rsid w:val="00A7481D"/>
    <w:rsid w:val="00A75035"/>
    <w:rsid w:val="00A75AE9"/>
    <w:rsid w:val="00A75EF3"/>
    <w:rsid w:val="00A760A1"/>
    <w:rsid w:val="00A762F2"/>
    <w:rsid w:val="00A81B49"/>
    <w:rsid w:val="00A82478"/>
    <w:rsid w:val="00A82911"/>
    <w:rsid w:val="00A82FC4"/>
    <w:rsid w:val="00A83EA3"/>
    <w:rsid w:val="00A85C1F"/>
    <w:rsid w:val="00A8606A"/>
    <w:rsid w:val="00A866D4"/>
    <w:rsid w:val="00A86C14"/>
    <w:rsid w:val="00A878E8"/>
    <w:rsid w:val="00A87928"/>
    <w:rsid w:val="00A93D28"/>
    <w:rsid w:val="00A94886"/>
    <w:rsid w:val="00A94F48"/>
    <w:rsid w:val="00A979A4"/>
    <w:rsid w:val="00AA4860"/>
    <w:rsid w:val="00AA7696"/>
    <w:rsid w:val="00AA78CD"/>
    <w:rsid w:val="00AB2F31"/>
    <w:rsid w:val="00AB3263"/>
    <w:rsid w:val="00AB3A66"/>
    <w:rsid w:val="00AB7710"/>
    <w:rsid w:val="00AC0768"/>
    <w:rsid w:val="00AC07C3"/>
    <w:rsid w:val="00AC3F33"/>
    <w:rsid w:val="00AC6E37"/>
    <w:rsid w:val="00AC6E8F"/>
    <w:rsid w:val="00AC7D8B"/>
    <w:rsid w:val="00AD0043"/>
    <w:rsid w:val="00AD6377"/>
    <w:rsid w:val="00AD6C65"/>
    <w:rsid w:val="00AE178E"/>
    <w:rsid w:val="00AE2B89"/>
    <w:rsid w:val="00AE3F04"/>
    <w:rsid w:val="00AE63C7"/>
    <w:rsid w:val="00AF098E"/>
    <w:rsid w:val="00AF18C2"/>
    <w:rsid w:val="00AF2671"/>
    <w:rsid w:val="00AF5F91"/>
    <w:rsid w:val="00AF6DF0"/>
    <w:rsid w:val="00AF6E1D"/>
    <w:rsid w:val="00AF71CD"/>
    <w:rsid w:val="00AF7234"/>
    <w:rsid w:val="00B022FD"/>
    <w:rsid w:val="00B0243F"/>
    <w:rsid w:val="00B05860"/>
    <w:rsid w:val="00B05B82"/>
    <w:rsid w:val="00B06290"/>
    <w:rsid w:val="00B06FA0"/>
    <w:rsid w:val="00B075B9"/>
    <w:rsid w:val="00B1076F"/>
    <w:rsid w:val="00B10CDB"/>
    <w:rsid w:val="00B127C7"/>
    <w:rsid w:val="00B13212"/>
    <w:rsid w:val="00B13B7F"/>
    <w:rsid w:val="00B151B0"/>
    <w:rsid w:val="00B17E46"/>
    <w:rsid w:val="00B226F9"/>
    <w:rsid w:val="00B2372B"/>
    <w:rsid w:val="00B308B3"/>
    <w:rsid w:val="00B31322"/>
    <w:rsid w:val="00B31656"/>
    <w:rsid w:val="00B35CCA"/>
    <w:rsid w:val="00B36367"/>
    <w:rsid w:val="00B37A28"/>
    <w:rsid w:val="00B37B43"/>
    <w:rsid w:val="00B44A1F"/>
    <w:rsid w:val="00B46E1F"/>
    <w:rsid w:val="00B5030B"/>
    <w:rsid w:val="00B52FC7"/>
    <w:rsid w:val="00B54E0E"/>
    <w:rsid w:val="00B54EE0"/>
    <w:rsid w:val="00B5774B"/>
    <w:rsid w:val="00B615FC"/>
    <w:rsid w:val="00B648FF"/>
    <w:rsid w:val="00B64A78"/>
    <w:rsid w:val="00B66445"/>
    <w:rsid w:val="00B66F7D"/>
    <w:rsid w:val="00B7082D"/>
    <w:rsid w:val="00B73397"/>
    <w:rsid w:val="00B7517D"/>
    <w:rsid w:val="00B754DF"/>
    <w:rsid w:val="00B821C9"/>
    <w:rsid w:val="00B83707"/>
    <w:rsid w:val="00B84324"/>
    <w:rsid w:val="00B84FDF"/>
    <w:rsid w:val="00B92F86"/>
    <w:rsid w:val="00B96789"/>
    <w:rsid w:val="00B97651"/>
    <w:rsid w:val="00BA32DD"/>
    <w:rsid w:val="00BA3364"/>
    <w:rsid w:val="00BA4575"/>
    <w:rsid w:val="00BA6C91"/>
    <w:rsid w:val="00BA7EEA"/>
    <w:rsid w:val="00BB1916"/>
    <w:rsid w:val="00BB1C9C"/>
    <w:rsid w:val="00BB1DAA"/>
    <w:rsid w:val="00BB1F48"/>
    <w:rsid w:val="00BB23BA"/>
    <w:rsid w:val="00BB61FE"/>
    <w:rsid w:val="00BB63DB"/>
    <w:rsid w:val="00BC1CAA"/>
    <w:rsid w:val="00BC1EEF"/>
    <w:rsid w:val="00BC7B21"/>
    <w:rsid w:val="00BD2049"/>
    <w:rsid w:val="00BD5393"/>
    <w:rsid w:val="00BD5C1C"/>
    <w:rsid w:val="00BE4B88"/>
    <w:rsid w:val="00BE72E8"/>
    <w:rsid w:val="00BF1B3D"/>
    <w:rsid w:val="00BF6BA5"/>
    <w:rsid w:val="00C000BA"/>
    <w:rsid w:val="00C003DE"/>
    <w:rsid w:val="00C01A49"/>
    <w:rsid w:val="00C01AF2"/>
    <w:rsid w:val="00C030F4"/>
    <w:rsid w:val="00C03F3B"/>
    <w:rsid w:val="00C04BA3"/>
    <w:rsid w:val="00C05196"/>
    <w:rsid w:val="00C0714C"/>
    <w:rsid w:val="00C10FF2"/>
    <w:rsid w:val="00C112F0"/>
    <w:rsid w:val="00C130BF"/>
    <w:rsid w:val="00C15C20"/>
    <w:rsid w:val="00C164B9"/>
    <w:rsid w:val="00C170C2"/>
    <w:rsid w:val="00C2064B"/>
    <w:rsid w:val="00C209BE"/>
    <w:rsid w:val="00C20FAE"/>
    <w:rsid w:val="00C21B6E"/>
    <w:rsid w:val="00C22497"/>
    <w:rsid w:val="00C235A3"/>
    <w:rsid w:val="00C270C1"/>
    <w:rsid w:val="00C3161C"/>
    <w:rsid w:val="00C33ED4"/>
    <w:rsid w:val="00C33F0D"/>
    <w:rsid w:val="00C34A64"/>
    <w:rsid w:val="00C3640B"/>
    <w:rsid w:val="00C37AEB"/>
    <w:rsid w:val="00C40B1C"/>
    <w:rsid w:val="00C4289A"/>
    <w:rsid w:val="00C43E0D"/>
    <w:rsid w:val="00C442A8"/>
    <w:rsid w:val="00C45F30"/>
    <w:rsid w:val="00C4711C"/>
    <w:rsid w:val="00C50025"/>
    <w:rsid w:val="00C5083D"/>
    <w:rsid w:val="00C51899"/>
    <w:rsid w:val="00C5302B"/>
    <w:rsid w:val="00C53476"/>
    <w:rsid w:val="00C543D1"/>
    <w:rsid w:val="00C60100"/>
    <w:rsid w:val="00C62BCC"/>
    <w:rsid w:val="00C64265"/>
    <w:rsid w:val="00C6582A"/>
    <w:rsid w:val="00C66804"/>
    <w:rsid w:val="00C66F7E"/>
    <w:rsid w:val="00C67C39"/>
    <w:rsid w:val="00C72F8B"/>
    <w:rsid w:val="00C74A2C"/>
    <w:rsid w:val="00C74E71"/>
    <w:rsid w:val="00C7567B"/>
    <w:rsid w:val="00C75B66"/>
    <w:rsid w:val="00C767FA"/>
    <w:rsid w:val="00C831DB"/>
    <w:rsid w:val="00C83E7E"/>
    <w:rsid w:val="00C84E7A"/>
    <w:rsid w:val="00C85FF9"/>
    <w:rsid w:val="00C871FE"/>
    <w:rsid w:val="00C902BA"/>
    <w:rsid w:val="00C908A0"/>
    <w:rsid w:val="00C90F77"/>
    <w:rsid w:val="00C91A81"/>
    <w:rsid w:val="00C91C24"/>
    <w:rsid w:val="00C92681"/>
    <w:rsid w:val="00C92E88"/>
    <w:rsid w:val="00C932E2"/>
    <w:rsid w:val="00CA1318"/>
    <w:rsid w:val="00CA2C39"/>
    <w:rsid w:val="00CA7747"/>
    <w:rsid w:val="00CB09DA"/>
    <w:rsid w:val="00CB46E6"/>
    <w:rsid w:val="00CB4BB3"/>
    <w:rsid w:val="00CB5BB8"/>
    <w:rsid w:val="00CB5FFF"/>
    <w:rsid w:val="00CB6464"/>
    <w:rsid w:val="00CB689B"/>
    <w:rsid w:val="00CC00EC"/>
    <w:rsid w:val="00CC12F1"/>
    <w:rsid w:val="00CC1E44"/>
    <w:rsid w:val="00CC2905"/>
    <w:rsid w:val="00CC5BD0"/>
    <w:rsid w:val="00CD2625"/>
    <w:rsid w:val="00CD315A"/>
    <w:rsid w:val="00CD3404"/>
    <w:rsid w:val="00CD3B54"/>
    <w:rsid w:val="00CD5695"/>
    <w:rsid w:val="00CD6AB8"/>
    <w:rsid w:val="00CE0C63"/>
    <w:rsid w:val="00CE232F"/>
    <w:rsid w:val="00CE24C0"/>
    <w:rsid w:val="00CE2798"/>
    <w:rsid w:val="00CE2CBF"/>
    <w:rsid w:val="00CE44C8"/>
    <w:rsid w:val="00CE55E9"/>
    <w:rsid w:val="00CF2DC3"/>
    <w:rsid w:val="00CF39B3"/>
    <w:rsid w:val="00CF780F"/>
    <w:rsid w:val="00D01E17"/>
    <w:rsid w:val="00D07933"/>
    <w:rsid w:val="00D10555"/>
    <w:rsid w:val="00D112DD"/>
    <w:rsid w:val="00D116A6"/>
    <w:rsid w:val="00D12686"/>
    <w:rsid w:val="00D1395C"/>
    <w:rsid w:val="00D13BFE"/>
    <w:rsid w:val="00D141D9"/>
    <w:rsid w:val="00D14D92"/>
    <w:rsid w:val="00D15191"/>
    <w:rsid w:val="00D151E1"/>
    <w:rsid w:val="00D16747"/>
    <w:rsid w:val="00D16D3A"/>
    <w:rsid w:val="00D2190A"/>
    <w:rsid w:val="00D220DE"/>
    <w:rsid w:val="00D24180"/>
    <w:rsid w:val="00D24E1A"/>
    <w:rsid w:val="00D268D0"/>
    <w:rsid w:val="00D27287"/>
    <w:rsid w:val="00D3516F"/>
    <w:rsid w:val="00D367C9"/>
    <w:rsid w:val="00D36C86"/>
    <w:rsid w:val="00D3772F"/>
    <w:rsid w:val="00D410BE"/>
    <w:rsid w:val="00D43798"/>
    <w:rsid w:val="00D50136"/>
    <w:rsid w:val="00D52438"/>
    <w:rsid w:val="00D537E1"/>
    <w:rsid w:val="00D61226"/>
    <w:rsid w:val="00D61F6A"/>
    <w:rsid w:val="00D6575B"/>
    <w:rsid w:val="00D67933"/>
    <w:rsid w:val="00D714F2"/>
    <w:rsid w:val="00D714FA"/>
    <w:rsid w:val="00D72B12"/>
    <w:rsid w:val="00D731D6"/>
    <w:rsid w:val="00D744AC"/>
    <w:rsid w:val="00D75B8E"/>
    <w:rsid w:val="00D75E46"/>
    <w:rsid w:val="00D806C8"/>
    <w:rsid w:val="00D81A70"/>
    <w:rsid w:val="00D95B1A"/>
    <w:rsid w:val="00D96371"/>
    <w:rsid w:val="00DA2729"/>
    <w:rsid w:val="00DA4CA4"/>
    <w:rsid w:val="00DA5DC6"/>
    <w:rsid w:val="00DA6B10"/>
    <w:rsid w:val="00DA6FF9"/>
    <w:rsid w:val="00DB21D2"/>
    <w:rsid w:val="00DB2562"/>
    <w:rsid w:val="00DB6F35"/>
    <w:rsid w:val="00DB7E41"/>
    <w:rsid w:val="00DC0DF2"/>
    <w:rsid w:val="00DC185D"/>
    <w:rsid w:val="00DC1BCB"/>
    <w:rsid w:val="00DC2EAF"/>
    <w:rsid w:val="00DC3623"/>
    <w:rsid w:val="00DC6344"/>
    <w:rsid w:val="00DC6A49"/>
    <w:rsid w:val="00DC7D55"/>
    <w:rsid w:val="00DC7F91"/>
    <w:rsid w:val="00DD01E6"/>
    <w:rsid w:val="00DD3334"/>
    <w:rsid w:val="00DD38EB"/>
    <w:rsid w:val="00DD588A"/>
    <w:rsid w:val="00DD61BE"/>
    <w:rsid w:val="00DD6CFD"/>
    <w:rsid w:val="00DD7A2E"/>
    <w:rsid w:val="00DE06AF"/>
    <w:rsid w:val="00DE47E0"/>
    <w:rsid w:val="00DE4B72"/>
    <w:rsid w:val="00DF088A"/>
    <w:rsid w:val="00DF114D"/>
    <w:rsid w:val="00DF2A3F"/>
    <w:rsid w:val="00DF3EE8"/>
    <w:rsid w:val="00DF520F"/>
    <w:rsid w:val="00DF549A"/>
    <w:rsid w:val="00DF6054"/>
    <w:rsid w:val="00DF618B"/>
    <w:rsid w:val="00E03B65"/>
    <w:rsid w:val="00E0505B"/>
    <w:rsid w:val="00E06D1E"/>
    <w:rsid w:val="00E11E1C"/>
    <w:rsid w:val="00E133AF"/>
    <w:rsid w:val="00E1346F"/>
    <w:rsid w:val="00E1387E"/>
    <w:rsid w:val="00E16FDC"/>
    <w:rsid w:val="00E2109A"/>
    <w:rsid w:val="00E2461F"/>
    <w:rsid w:val="00E25D51"/>
    <w:rsid w:val="00E306BD"/>
    <w:rsid w:val="00E314DC"/>
    <w:rsid w:val="00E32D4B"/>
    <w:rsid w:val="00E34449"/>
    <w:rsid w:val="00E35D42"/>
    <w:rsid w:val="00E361E4"/>
    <w:rsid w:val="00E36A3D"/>
    <w:rsid w:val="00E37CDD"/>
    <w:rsid w:val="00E402C6"/>
    <w:rsid w:val="00E4480D"/>
    <w:rsid w:val="00E47516"/>
    <w:rsid w:val="00E50079"/>
    <w:rsid w:val="00E50C79"/>
    <w:rsid w:val="00E51BC0"/>
    <w:rsid w:val="00E524AA"/>
    <w:rsid w:val="00E5272F"/>
    <w:rsid w:val="00E53C27"/>
    <w:rsid w:val="00E54092"/>
    <w:rsid w:val="00E55033"/>
    <w:rsid w:val="00E561A7"/>
    <w:rsid w:val="00E5647A"/>
    <w:rsid w:val="00E56834"/>
    <w:rsid w:val="00E60ACC"/>
    <w:rsid w:val="00E62851"/>
    <w:rsid w:val="00E645A8"/>
    <w:rsid w:val="00E64678"/>
    <w:rsid w:val="00E656C0"/>
    <w:rsid w:val="00E67AF5"/>
    <w:rsid w:val="00E67C82"/>
    <w:rsid w:val="00E72424"/>
    <w:rsid w:val="00E730D0"/>
    <w:rsid w:val="00E739B2"/>
    <w:rsid w:val="00E747B6"/>
    <w:rsid w:val="00E758D5"/>
    <w:rsid w:val="00E75EE3"/>
    <w:rsid w:val="00E761AC"/>
    <w:rsid w:val="00E76B74"/>
    <w:rsid w:val="00E82903"/>
    <w:rsid w:val="00E84C71"/>
    <w:rsid w:val="00E8583E"/>
    <w:rsid w:val="00E85BFC"/>
    <w:rsid w:val="00E879C3"/>
    <w:rsid w:val="00E91458"/>
    <w:rsid w:val="00E9451C"/>
    <w:rsid w:val="00E94C3F"/>
    <w:rsid w:val="00E951F2"/>
    <w:rsid w:val="00E956CF"/>
    <w:rsid w:val="00E95C55"/>
    <w:rsid w:val="00E965A4"/>
    <w:rsid w:val="00E97612"/>
    <w:rsid w:val="00EA374D"/>
    <w:rsid w:val="00EA7142"/>
    <w:rsid w:val="00EB753F"/>
    <w:rsid w:val="00EC2629"/>
    <w:rsid w:val="00EC413E"/>
    <w:rsid w:val="00ED52BB"/>
    <w:rsid w:val="00ED58E9"/>
    <w:rsid w:val="00ED720A"/>
    <w:rsid w:val="00ED72B8"/>
    <w:rsid w:val="00EE3D4F"/>
    <w:rsid w:val="00EE434B"/>
    <w:rsid w:val="00EE4F69"/>
    <w:rsid w:val="00EE6587"/>
    <w:rsid w:val="00EF03F7"/>
    <w:rsid w:val="00EF377E"/>
    <w:rsid w:val="00EF400A"/>
    <w:rsid w:val="00EF5FF2"/>
    <w:rsid w:val="00EF6991"/>
    <w:rsid w:val="00EF6DC6"/>
    <w:rsid w:val="00F02497"/>
    <w:rsid w:val="00F035FA"/>
    <w:rsid w:val="00F039CD"/>
    <w:rsid w:val="00F053B4"/>
    <w:rsid w:val="00F05597"/>
    <w:rsid w:val="00F0600D"/>
    <w:rsid w:val="00F0679A"/>
    <w:rsid w:val="00F070EF"/>
    <w:rsid w:val="00F07251"/>
    <w:rsid w:val="00F10319"/>
    <w:rsid w:val="00F11E5E"/>
    <w:rsid w:val="00F1203F"/>
    <w:rsid w:val="00F14B8C"/>
    <w:rsid w:val="00F15756"/>
    <w:rsid w:val="00F159D3"/>
    <w:rsid w:val="00F166E7"/>
    <w:rsid w:val="00F1771A"/>
    <w:rsid w:val="00F2022D"/>
    <w:rsid w:val="00F2257E"/>
    <w:rsid w:val="00F26430"/>
    <w:rsid w:val="00F269E6"/>
    <w:rsid w:val="00F30CEB"/>
    <w:rsid w:val="00F3221A"/>
    <w:rsid w:val="00F34983"/>
    <w:rsid w:val="00F41DE3"/>
    <w:rsid w:val="00F42942"/>
    <w:rsid w:val="00F43BC7"/>
    <w:rsid w:val="00F44C8F"/>
    <w:rsid w:val="00F45CDB"/>
    <w:rsid w:val="00F46686"/>
    <w:rsid w:val="00F47557"/>
    <w:rsid w:val="00F538C3"/>
    <w:rsid w:val="00F545CC"/>
    <w:rsid w:val="00F5656D"/>
    <w:rsid w:val="00F611D1"/>
    <w:rsid w:val="00F61B1D"/>
    <w:rsid w:val="00F61DDF"/>
    <w:rsid w:val="00F64B6C"/>
    <w:rsid w:val="00F65884"/>
    <w:rsid w:val="00F706D6"/>
    <w:rsid w:val="00F70D22"/>
    <w:rsid w:val="00F734EA"/>
    <w:rsid w:val="00F76598"/>
    <w:rsid w:val="00F7777A"/>
    <w:rsid w:val="00F77D26"/>
    <w:rsid w:val="00F77D70"/>
    <w:rsid w:val="00F8065F"/>
    <w:rsid w:val="00F81D7D"/>
    <w:rsid w:val="00F82005"/>
    <w:rsid w:val="00F82867"/>
    <w:rsid w:val="00F834F2"/>
    <w:rsid w:val="00F865AE"/>
    <w:rsid w:val="00F904D6"/>
    <w:rsid w:val="00F91D05"/>
    <w:rsid w:val="00F952D1"/>
    <w:rsid w:val="00F955B6"/>
    <w:rsid w:val="00F966D7"/>
    <w:rsid w:val="00F96813"/>
    <w:rsid w:val="00FA1472"/>
    <w:rsid w:val="00FA21BE"/>
    <w:rsid w:val="00FA277E"/>
    <w:rsid w:val="00FA3FF3"/>
    <w:rsid w:val="00FA470D"/>
    <w:rsid w:val="00FA76A8"/>
    <w:rsid w:val="00FB366D"/>
    <w:rsid w:val="00FB6CFA"/>
    <w:rsid w:val="00FB786F"/>
    <w:rsid w:val="00FC0232"/>
    <w:rsid w:val="00FC1855"/>
    <w:rsid w:val="00FC56BA"/>
    <w:rsid w:val="00FC6250"/>
    <w:rsid w:val="00FC720F"/>
    <w:rsid w:val="00FC748B"/>
    <w:rsid w:val="00FD0BBB"/>
    <w:rsid w:val="00FD37A3"/>
    <w:rsid w:val="00FD5F0C"/>
    <w:rsid w:val="00FD68E2"/>
    <w:rsid w:val="00FD6A41"/>
    <w:rsid w:val="00FE26A1"/>
    <w:rsid w:val="00FE2F1C"/>
    <w:rsid w:val="00FE6A31"/>
    <w:rsid w:val="00FE7CD1"/>
    <w:rsid w:val="00FF19E3"/>
    <w:rsid w:val="00FF1C03"/>
    <w:rsid w:val="00FF25F4"/>
    <w:rsid w:val="00FF2C76"/>
    <w:rsid w:val="00FF3043"/>
    <w:rsid w:val="00FF450B"/>
    <w:rsid w:val="00FF4E8D"/>
    <w:rsid w:val="00FF592F"/>
    <w:rsid w:val="00FF687B"/>
    <w:rsid w:val="00FF77F8"/>
    <w:rsid w:val="00FF791F"/>
    <w:rsid w:val="00FF7A01"/>
    <w:rsid w:val="07203738"/>
    <w:rsid w:val="1F317E4A"/>
    <w:rsid w:val="2443CC1D"/>
    <w:rsid w:val="530E5FC7"/>
    <w:rsid w:val="574EE909"/>
    <w:rsid w:val="5C5E1BD9"/>
    <w:rsid w:val="62196556"/>
    <w:rsid w:val="6646E841"/>
    <w:rsid w:val="78FB12DA"/>
    <w:rsid w:val="7BA018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93C442"/>
  <w14:defaultImageDpi w14:val="32767"/>
  <w15:chartTrackingRefBased/>
  <w15:docId w15:val="{2F5ED43A-2C1B-1547-9D85-C6E708D3E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color w:val="00326D"/>
        <w:sz w:val="24"/>
        <w:szCs w:val="24"/>
        <w:lang w:val="en-GB"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66"/>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266C69"/>
  </w:style>
  <w:style w:type="paragraph" w:styleId="berschrift1">
    <w:name w:val="heading 1"/>
    <w:basedOn w:val="Standard"/>
    <w:next w:val="Standard"/>
    <w:link w:val="berschrift1Zchn"/>
    <w:uiPriority w:val="9"/>
    <w:qFormat/>
    <w:rsid w:val="00CD6AB8"/>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9"/>
    <w:unhideWhenUsed/>
    <w:qFormat/>
    <w:rsid w:val="00CD6AB8"/>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D6AB8"/>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CD6AB8"/>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CD6AB8"/>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CD6AB8"/>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CD6AB8"/>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unhideWhenUsed/>
    <w:qFormat/>
    <w:rsid w:val="00CD6AB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CD6AB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rsid w:val="008833B4"/>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8833B4"/>
    <w:rPr>
      <w:rFonts w:eastAsiaTheme="minorEastAsia"/>
      <w:sz w:val="22"/>
      <w:szCs w:val="22"/>
      <w:lang w:val="en-US" w:eastAsia="zh-CN"/>
    </w:rPr>
  </w:style>
  <w:style w:type="paragraph" w:styleId="Kopfzeile">
    <w:name w:val="header"/>
    <w:basedOn w:val="Standard"/>
    <w:link w:val="KopfzeileZchn"/>
    <w:uiPriority w:val="99"/>
    <w:unhideWhenUsed/>
    <w:rsid w:val="008833B4"/>
    <w:pPr>
      <w:tabs>
        <w:tab w:val="center" w:pos="4513"/>
        <w:tab w:val="right" w:pos="9026"/>
      </w:tabs>
    </w:pPr>
  </w:style>
  <w:style w:type="character" w:customStyle="1" w:styleId="KopfzeileZchn">
    <w:name w:val="Kopfzeile Zchn"/>
    <w:basedOn w:val="Absatz-Standardschriftart"/>
    <w:link w:val="Kopfzeile"/>
    <w:uiPriority w:val="99"/>
    <w:rsid w:val="008833B4"/>
  </w:style>
  <w:style w:type="paragraph" w:styleId="Fuzeile">
    <w:name w:val="footer"/>
    <w:basedOn w:val="Standard"/>
    <w:link w:val="FuzeileZchn"/>
    <w:uiPriority w:val="99"/>
    <w:unhideWhenUsed/>
    <w:rsid w:val="008833B4"/>
    <w:pPr>
      <w:tabs>
        <w:tab w:val="center" w:pos="4513"/>
        <w:tab w:val="right" w:pos="9026"/>
      </w:tabs>
    </w:pPr>
  </w:style>
  <w:style w:type="character" w:customStyle="1" w:styleId="FuzeileZchn">
    <w:name w:val="Fußzeile Zchn"/>
    <w:basedOn w:val="Absatz-Standardschriftart"/>
    <w:link w:val="Fuzeile"/>
    <w:uiPriority w:val="99"/>
    <w:rsid w:val="008833B4"/>
  </w:style>
  <w:style w:type="paragraph" w:styleId="Listenabsatz">
    <w:name w:val="List Paragraph"/>
    <w:aliases w:val="P List Paragraph"/>
    <w:basedOn w:val="Standard"/>
    <w:link w:val="ListenabsatzZchn"/>
    <w:uiPriority w:val="34"/>
    <w:qFormat/>
    <w:rsid w:val="00611436"/>
    <w:pPr>
      <w:spacing w:before="120" w:after="120" w:line="276" w:lineRule="auto"/>
      <w:ind w:left="1072"/>
    </w:pPr>
    <w:rPr>
      <w:sz w:val="22"/>
    </w:rPr>
  </w:style>
  <w:style w:type="paragraph" w:customStyle="1" w:styleId="PParagraph">
    <w:name w:val="P Paragraph"/>
    <w:basedOn w:val="Standard"/>
    <w:link w:val="PParagraphChar"/>
    <w:qFormat/>
    <w:rsid w:val="00AE178E"/>
    <w:pPr>
      <w:spacing w:before="120" w:after="120" w:line="276" w:lineRule="auto"/>
      <w:ind w:left="357"/>
    </w:pPr>
    <w:rPr>
      <w:sz w:val="22"/>
      <w:szCs w:val="22"/>
    </w:rPr>
  </w:style>
  <w:style w:type="paragraph" w:customStyle="1" w:styleId="PBullet">
    <w:name w:val="P Bullet"/>
    <w:basedOn w:val="PParagraph"/>
    <w:link w:val="PBulletChar"/>
    <w:qFormat/>
    <w:rsid w:val="00781013"/>
    <w:pPr>
      <w:numPr>
        <w:numId w:val="3"/>
      </w:numPr>
      <w:ind w:left="1071" w:hanging="357"/>
    </w:pPr>
  </w:style>
  <w:style w:type="character" w:customStyle="1" w:styleId="PParagraphChar">
    <w:name w:val="P Paragraph Char"/>
    <w:basedOn w:val="Absatz-Standardschriftart"/>
    <w:link w:val="PParagraph"/>
    <w:rsid w:val="00AE178E"/>
    <w:rPr>
      <w:rFonts w:ascii="Arial" w:hAnsi="Arial"/>
      <w:color w:val="00326D"/>
      <w:sz w:val="22"/>
      <w:szCs w:val="22"/>
    </w:rPr>
  </w:style>
  <w:style w:type="paragraph" w:customStyle="1" w:styleId="PNumbered">
    <w:name w:val="P Numbered"/>
    <w:basedOn w:val="Listenabsatz"/>
    <w:link w:val="PNumberedChar"/>
    <w:qFormat/>
    <w:rsid w:val="00A82FC4"/>
    <w:pPr>
      <w:numPr>
        <w:numId w:val="5"/>
      </w:numPr>
    </w:pPr>
    <w:rPr>
      <w:szCs w:val="22"/>
    </w:rPr>
  </w:style>
  <w:style w:type="character" w:customStyle="1" w:styleId="ListenabsatzZchn">
    <w:name w:val="Listenabsatz Zchn"/>
    <w:aliases w:val="P List Paragraph Zchn"/>
    <w:basedOn w:val="Absatz-Standardschriftart"/>
    <w:link w:val="Listenabsatz"/>
    <w:uiPriority w:val="34"/>
    <w:rsid w:val="00611436"/>
    <w:rPr>
      <w:sz w:val="22"/>
    </w:rPr>
  </w:style>
  <w:style w:type="character" w:customStyle="1" w:styleId="PBulletChar">
    <w:name w:val="P Bullet Char"/>
    <w:basedOn w:val="ListenabsatzZchn"/>
    <w:link w:val="PBullet"/>
    <w:rsid w:val="00781013"/>
    <w:rPr>
      <w:sz w:val="22"/>
      <w:szCs w:val="22"/>
    </w:rPr>
  </w:style>
  <w:style w:type="paragraph" w:customStyle="1" w:styleId="PDocTitle">
    <w:name w:val="P DocTitle"/>
    <w:basedOn w:val="Standard"/>
    <w:link w:val="PDocTitleChar"/>
    <w:qFormat/>
    <w:rsid w:val="00335E2E"/>
    <w:rPr>
      <w:color w:val="3274BA"/>
      <w:sz w:val="64"/>
      <w:szCs w:val="70"/>
    </w:rPr>
  </w:style>
  <w:style w:type="character" w:customStyle="1" w:styleId="PNumberedChar">
    <w:name w:val="P Numbered Char"/>
    <w:basedOn w:val="ListenabsatzZchn"/>
    <w:link w:val="PNumbered"/>
    <w:rsid w:val="00611436"/>
    <w:rPr>
      <w:sz w:val="22"/>
      <w:szCs w:val="22"/>
    </w:rPr>
  </w:style>
  <w:style w:type="paragraph" w:customStyle="1" w:styleId="PDocSubtitle">
    <w:name w:val="P DocSubtitle"/>
    <w:basedOn w:val="Standard"/>
    <w:link w:val="PDocSubtitleChar"/>
    <w:qFormat/>
    <w:rsid w:val="00335E2E"/>
    <w:rPr>
      <w:color w:val="3274BA"/>
      <w:sz w:val="48"/>
      <w:szCs w:val="42"/>
    </w:rPr>
  </w:style>
  <w:style w:type="character" w:customStyle="1" w:styleId="PDocTitleChar">
    <w:name w:val="P DocTitle Char"/>
    <w:basedOn w:val="Absatz-Standardschriftart"/>
    <w:link w:val="PDocTitle"/>
    <w:rsid w:val="00335E2E"/>
    <w:rPr>
      <w:color w:val="3274BA"/>
      <w:sz w:val="64"/>
      <w:szCs w:val="70"/>
    </w:rPr>
  </w:style>
  <w:style w:type="paragraph" w:customStyle="1" w:styleId="PTitle">
    <w:name w:val="P Title"/>
    <w:basedOn w:val="Standard"/>
    <w:next w:val="PParagraph"/>
    <w:link w:val="PTitleChar"/>
    <w:qFormat/>
    <w:rsid w:val="00C871FE"/>
    <w:pPr>
      <w:spacing w:before="240" w:after="240"/>
    </w:pPr>
    <w:rPr>
      <w:sz w:val="60"/>
      <w:szCs w:val="60"/>
    </w:rPr>
  </w:style>
  <w:style w:type="character" w:customStyle="1" w:styleId="PDocSubtitleChar">
    <w:name w:val="P DocSubtitle Char"/>
    <w:basedOn w:val="Absatz-Standardschriftart"/>
    <w:link w:val="PDocSubtitle"/>
    <w:rsid w:val="00335E2E"/>
    <w:rPr>
      <w:color w:val="3274BA"/>
      <w:sz w:val="48"/>
      <w:szCs w:val="42"/>
    </w:rPr>
  </w:style>
  <w:style w:type="paragraph" w:customStyle="1" w:styleId="PSubtitle">
    <w:name w:val="P Subtitle"/>
    <w:basedOn w:val="Standard"/>
    <w:next w:val="PParagraph"/>
    <w:link w:val="PSubtitleChar"/>
    <w:qFormat/>
    <w:rsid w:val="00C871FE"/>
    <w:pPr>
      <w:spacing w:before="120" w:after="120"/>
    </w:pPr>
    <w:rPr>
      <w:color w:val="3274BA"/>
      <w:sz w:val="40"/>
      <w:szCs w:val="40"/>
    </w:rPr>
  </w:style>
  <w:style w:type="character" w:customStyle="1" w:styleId="PTitleChar">
    <w:name w:val="P Title Char"/>
    <w:basedOn w:val="Absatz-Standardschriftart"/>
    <w:link w:val="PTitle"/>
    <w:rsid w:val="00C871FE"/>
    <w:rPr>
      <w:rFonts w:ascii="Arial" w:hAnsi="Arial"/>
      <w:color w:val="00326D"/>
      <w:sz w:val="60"/>
      <w:szCs w:val="60"/>
    </w:rPr>
  </w:style>
  <w:style w:type="paragraph" w:customStyle="1" w:styleId="PHeading1">
    <w:name w:val="P Heading 1"/>
    <w:basedOn w:val="Listenabsatz"/>
    <w:next w:val="PParagraph"/>
    <w:link w:val="PHeading1Char"/>
    <w:qFormat/>
    <w:rsid w:val="00A548B8"/>
    <w:pPr>
      <w:keepNext/>
      <w:numPr>
        <w:numId w:val="2"/>
      </w:numPr>
      <w:spacing w:before="480" w:after="180"/>
      <w:ind w:left="74" w:hanging="431"/>
      <w:outlineLvl w:val="0"/>
    </w:pPr>
    <w:rPr>
      <w:b/>
      <w:bCs/>
      <w:sz w:val="32"/>
      <w:szCs w:val="28"/>
    </w:rPr>
  </w:style>
  <w:style w:type="character" w:customStyle="1" w:styleId="PSubtitleChar">
    <w:name w:val="P Subtitle Char"/>
    <w:basedOn w:val="Absatz-Standardschriftart"/>
    <w:link w:val="PSubtitle"/>
    <w:rsid w:val="00C871FE"/>
    <w:rPr>
      <w:rFonts w:ascii="Arial" w:hAnsi="Arial"/>
      <w:color w:val="3274BA"/>
      <w:sz w:val="40"/>
      <w:szCs w:val="40"/>
    </w:rPr>
  </w:style>
  <w:style w:type="paragraph" w:customStyle="1" w:styleId="PHeading2">
    <w:name w:val="P Heading 2"/>
    <w:basedOn w:val="PHeading1"/>
    <w:next w:val="PParagraph"/>
    <w:link w:val="PHeading2Char"/>
    <w:qFormat/>
    <w:rsid w:val="00A548B8"/>
    <w:pPr>
      <w:numPr>
        <w:ilvl w:val="1"/>
      </w:numPr>
      <w:spacing w:before="360"/>
      <w:ind w:left="397" w:hanging="578"/>
      <w:outlineLvl w:val="1"/>
    </w:pPr>
    <w:rPr>
      <w:sz w:val="28"/>
    </w:rPr>
  </w:style>
  <w:style w:type="character" w:customStyle="1" w:styleId="PHeading1Char">
    <w:name w:val="P Heading 1 Char"/>
    <w:basedOn w:val="ListenabsatzZchn"/>
    <w:link w:val="PHeading1"/>
    <w:rsid w:val="00A548B8"/>
    <w:rPr>
      <w:b/>
      <w:bCs/>
      <w:sz w:val="32"/>
      <w:szCs w:val="28"/>
    </w:rPr>
  </w:style>
  <w:style w:type="paragraph" w:customStyle="1" w:styleId="PHeading3">
    <w:name w:val="P Heading 3"/>
    <w:basedOn w:val="Listenabsatz"/>
    <w:next w:val="PParagraph"/>
    <w:link w:val="PHeading3Char"/>
    <w:qFormat/>
    <w:rsid w:val="00A548B8"/>
    <w:pPr>
      <w:keepNext/>
      <w:numPr>
        <w:ilvl w:val="2"/>
        <w:numId w:val="2"/>
      </w:numPr>
      <w:spacing w:before="360" w:after="180"/>
      <w:outlineLvl w:val="2"/>
    </w:pPr>
    <w:rPr>
      <w:b/>
      <w:bCs/>
      <w:sz w:val="26"/>
      <w:szCs w:val="26"/>
    </w:rPr>
  </w:style>
  <w:style w:type="character" w:customStyle="1" w:styleId="PHeading2Char">
    <w:name w:val="P Heading 2 Char"/>
    <w:basedOn w:val="PHeading1Char"/>
    <w:link w:val="PHeading2"/>
    <w:rsid w:val="00A548B8"/>
    <w:rPr>
      <w:b/>
      <w:bCs/>
      <w:sz w:val="28"/>
      <w:szCs w:val="28"/>
    </w:rPr>
  </w:style>
  <w:style w:type="character" w:customStyle="1" w:styleId="berschrift1Zchn">
    <w:name w:val="Überschrift 1 Zchn"/>
    <w:basedOn w:val="Absatz-Standardschriftart"/>
    <w:link w:val="berschrift1"/>
    <w:uiPriority w:val="9"/>
    <w:rsid w:val="00CD6AB8"/>
    <w:rPr>
      <w:rFonts w:asciiTheme="majorHAnsi" w:eastAsiaTheme="majorEastAsia" w:hAnsiTheme="majorHAnsi" w:cstheme="majorBidi"/>
      <w:color w:val="2F5496" w:themeColor="accent1" w:themeShade="BF"/>
      <w:sz w:val="32"/>
      <w:szCs w:val="32"/>
    </w:rPr>
  </w:style>
  <w:style w:type="character" w:customStyle="1" w:styleId="PHeading3Char">
    <w:name w:val="P Heading 3 Char"/>
    <w:basedOn w:val="ListenabsatzZchn"/>
    <w:link w:val="PHeading3"/>
    <w:rsid w:val="00A548B8"/>
    <w:rPr>
      <w:b/>
      <w:bCs/>
      <w:sz w:val="26"/>
      <w:szCs w:val="26"/>
    </w:rPr>
  </w:style>
  <w:style w:type="character" w:customStyle="1" w:styleId="berschrift2Zchn">
    <w:name w:val="Überschrift 2 Zchn"/>
    <w:basedOn w:val="Absatz-Standardschriftart"/>
    <w:link w:val="berschrift2"/>
    <w:uiPriority w:val="99"/>
    <w:rsid w:val="00CD6AB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D6AB8"/>
    <w:rPr>
      <w:rFonts w:asciiTheme="majorHAnsi" w:eastAsiaTheme="majorEastAsia" w:hAnsiTheme="majorHAnsi" w:cstheme="majorBidi"/>
      <w:color w:val="1F3763" w:themeColor="accent1" w:themeShade="7F"/>
    </w:rPr>
  </w:style>
  <w:style w:type="character" w:customStyle="1" w:styleId="berschrift4Zchn">
    <w:name w:val="Überschrift 4 Zchn"/>
    <w:basedOn w:val="Absatz-Standardschriftart"/>
    <w:link w:val="berschrift4"/>
    <w:uiPriority w:val="9"/>
    <w:rsid w:val="00CD6AB8"/>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CD6AB8"/>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CD6AB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rsid w:val="00CD6AB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rsid w:val="00CD6AB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CD6AB8"/>
    <w:rPr>
      <w:rFonts w:asciiTheme="majorHAnsi" w:eastAsiaTheme="majorEastAsia" w:hAnsiTheme="majorHAnsi" w:cstheme="majorBidi"/>
      <w:i/>
      <w:iCs/>
      <w:color w:val="272727" w:themeColor="text1" w:themeTint="D8"/>
      <w:sz w:val="21"/>
      <w:szCs w:val="21"/>
    </w:rPr>
  </w:style>
  <w:style w:type="character" w:styleId="Hyperlink">
    <w:name w:val="Hyperlink"/>
    <w:basedOn w:val="Absatz-Standardschriftart"/>
    <w:uiPriority w:val="99"/>
    <w:unhideWhenUsed/>
    <w:rsid w:val="004C7100"/>
    <w:rPr>
      <w:color w:val="0563C1" w:themeColor="hyperlink"/>
      <w:u w:val="single"/>
    </w:rPr>
  </w:style>
  <w:style w:type="paragraph" w:styleId="Inhaltsverzeichnisberschrift">
    <w:name w:val="TOC Heading"/>
    <w:basedOn w:val="berschrift1"/>
    <w:next w:val="Standard"/>
    <w:link w:val="InhaltsverzeichnisberschriftZchn"/>
    <w:uiPriority w:val="39"/>
    <w:unhideWhenUsed/>
    <w:rsid w:val="00B83707"/>
    <w:pPr>
      <w:numPr>
        <w:numId w:val="0"/>
      </w:numPr>
      <w:spacing w:line="259" w:lineRule="auto"/>
      <w:outlineLvl w:val="9"/>
    </w:pPr>
    <w:rPr>
      <w:lang w:val="en-US"/>
    </w:rPr>
  </w:style>
  <w:style w:type="paragraph" w:styleId="Verzeichnis1">
    <w:name w:val="toc 1"/>
    <w:basedOn w:val="Standard"/>
    <w:next w:val="Standard"/>
    <w:autoRedefine/>
    <w:uiPriority w:val="39"/>
    <w:unhideWhenUsed/>
    <w:rsid w:val="00FC56BA"/>
    <w:pPr>
      <w:spacing w:after="120"/>
    </w:pPr>
    <w:rPr>
      <w:b/>
    </w:rPr>
  </w:style>
  <w:style w:type="paragraph" w:styleId="Verzeichnis2">
    <w:name w:val="toc 2"/>
    <w:basedOn w:val="Standard"/>
    <w:next w:val="Standard"/>
    <w:autoRedefine/>
    <w:uiPriority w:val="39"/>
    <w:unhideWhenUsed/>
    <w:rsid w:val="00FC56BA"/>
    <w:pPr>
      <w:spacing w:after="120"/>
      <w:ind w:left="238"/>
    </w:pPr>
  </w:style>
  <w:style w:type="paragraph" w:customStyle="1" w:styleId="PTOCHeading">
    <w:name w:val="P TOC Heading"/>
    <w:basedOn w:val="Inhaltsverzeichnisberschrift"/>
    <w:link w:val="PTOCHeadingChar"/>
    <w:qFormat/>
    <w:rsid w:val="0065583F"/>
    <w:pPr>
      <w:spacing w:after="120"/>
    </w:pPr>
    <w:rPr>
      <w:rFonts w:ascii="Arial" w:hAnsi="Arial" w:cs="Arial"/>
      <w:b/>
      <w:color w:val="00326D"/>
    </w:rPr>
  </w:style>
  <w:style w:type="character" w:customStyle="1" w:styleId="InhaltsverzeichnisberschriftZchn">
    <w:name w:val="Inhaltsverzeichnisüberschrift Zchn"/>
    <w:basedOn w:val="berschrift1Zchn"/>
    <w:link w:val="Inhaltsverzeichnisberschrift"/>
    <w:uiPriority w:val="39"/>
    <w:rsid w:val="00B83707"/>
    <w:rPr>
      <w:rFonts w:asciiTheme="majorHAnsi" w:eastAsiaTheme="majorEastAsia" w:hAnsiTheme="majorHAnsi" w:cstheme="majorBidi"/>
      <w:color w:val="2F5496" w:themeColor="accent1" w:themeShade="BF"/>
      <w:sz w:val="32"/>
      <w:szCs w:val="32"/>
      <w:lang w:val="en-US"/>
    </w:rPr>
  </w:style>
  <w:style w:type="character" w:customStyle="1" w:styleId="PTOCHeadingChar">
    <w:name w:val="P TOC Heading Char"/>
    <w:basedOn w:val="InhaltsverzeichnisberschriftZchn"/>
    <w:link w:val="PTOCHeading"/>
    <w:rsid w:val="0065583F"/>
    <w:rPr>
      <w:rFonts w:ascii="Arial" w:eastAsiaTheme="majorEastAsia" w:hAnsi="Arial" w:cs="Arial"/>
      <w:b/>
      <w:color w:val="00326D"/>
      <w:sz w:val="32"/>
      <w:szCs w:val="32"/>
      <w:lang w:val="en-US"/>
    </w:rPr>
  </w:style>
  <w:style w:type="character" w:styleId="BesuchterLink">
    <w:name w:val="FollowedHyperlink"/>
    <w:basedOn w:val="Absatz-Standardschriftart"/>
    <w:uiPriority w:val="99"/>
    <w:semiHidden/>
    <w:unhideWhenUsed/>
    <w:rsid w:val="00512742"/>
    <w:rPr>
      <w:color w:val="954F72" w:themeColor="followedHyperlink"/>
      <w:u w:val="single"/>
    </w:rPr>
  </w:style>
  <w:style w:type="character" w:styleId="Kommentarzeichen">
    <w:name w:val="annotation reference"/>
    <w:basedOn w:val="Absatz-Standardschriftart"/>
    <w:uiPriority w:val="99"/>
    <w:semiHidden/>
    <w:unhideWhenUsed/>
    <w:rsid w:val="006C0110"/>
    <w:rPr>
      <w:sz w:val="16"/>
      <w:szCs w:val="16"/>
    </w:rPr>
  </w:style>
  <w:style w:type="paragraph" w:styleId="Kommentartext">
    <w:name w:val="annotation text"/>
    <w:basedOn w:val="Standard"/>
    <w:link w:val="KommentartextZchn"/>
    <w:uiPriority w:val="99"/>
    <w:unhideWhenUsed/>
    <w:rsid w:val="006C0110"/>
    <w:rPr>
      <w:sz w:val="20"/>
      <w:szCs w:val="20"/>
    </w:rPr>
  </w:style>
  <w:style w:type="character" w:customStyle="1" w:styleId="KommentartextZchn">
    <w:name w:val="Kommentartext Zchn"/>
    <w:basedOn w:val="Absatz-Standardschriftart"/>
    <w:link w:val="Kommentartext"/>
    <w:uiPriority w:val="99"/>
    <w:rsid w:val="006C0110"/>
    <w:rPr>
      <w:sz w:val="20"/>
      <w:szCs w:val="20"/>
    </w:rPr>
  </w:style>
  <w:style w:type="paragraph" w:styleId="Kommentarthema">
    <w:name w:val="annotation subject"/>
    <w:basedOn w:val="Kommentartext"/>
    <w:next w:val="Kommentartext"/>
    <w:link w:val="KommentarthemaZchn"/>
    <w:uiPriority w:val="99"/>
    <w:semiHidden/>
    <w:unhideWhenUsed/>
    <w:rsid w:val="006C0110"/>
    <w:rPr>
      <w:b/>
      <w:bCs/>
    </w:rPr>
  </w:style>
  <w:style w:type="character" w:customStyle="1" w:styleId="KommentarthemaZchn">
    <w:name w:val="Kommentarthema Zchn"/>
    <w:basedOn w:val="KommentartextZchn"/>
    <w:link w:val="Kommentarthema"/>
    <w:uiPriority w:val="99"/>
    <w:semiHidden/>
    <w:rsid w:val="006C0110"/>
    <w:rPr>
      <w:b/>
      <w:bCs/>
      <w:sz w:val="20"/>
      <w:szCs w:val="20"/>
    </w:rPr>
  </w:style>
  <w:style w:type="paragraph" w:styleId="Sprechblasentext">
    <w:name w:val="Balloon Text"/>
    <w:basedOn w:val="Standard"/>
    <w:link w:val="SprechblasentextZchn"/>
    <w:uiPriority w:val="99"/>
    <w:semiHidden/>
    <w:unhideWhenUsed/>
    <w:rsid w:val="006C0110"/>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C0110"/>
    <w:rPr>
      <w:rFonts w:ascii="Segoe UI" w:hAnsi="Segoe UI" w:cs="Segoe UI"/>
      <w:sz w:val="18"/>
      <w:szCs w:val="18"/>
    </w:rPr>
  </w:style>
  <w:style w:type="character" w:customStyle="1" w:styleId="UnresolvedMention1">
    <w:name w:val="Unresolved Mention1"/>
    <w:basedOn w:val="Absatz-Standardschriftart"/>
    <w:uiPriority w:val="99"/>
    <w:semiHidden/>
    <w:unhideWhenUsed/>
    <w:rsid w:val="00A762F2"/>
    <w:rPr>
      <w:color w:val="605E5C"/>
      <w:shd w:val="clear" w:color="auto" w:fill="E1DFDD"/>
    </w:rPr>
  </w:style>
  <w:style w:type="paragraph" w:styleId="Verzeichnis3">
    <w:name w:val="toc 3"/>
    <w:basedOn w:val="Standard"/>
    <w:next w:val="Standard"/>
    <w:autoRedefine/>
    <w:uiPriority w:val="39"/>
    <w:unhideWhenUsed/>
    <w:rsid w:val="00FC56BA"/>
    <w:pPr>
      <w:spacing w:after="120"/>
      <w:ind w:left="482"/>
    </w:pPr>
  </w:style>
  <w:style w:type="character" w:customStyle="1" w:styleId="UnresolvedMention2">
    <w:name w:val="Unresolved Mention2"/>
    <w:basedOn w:val="Absatz-Standardschriftart"/>
    <w:uiPriority w:val="99"/>
    <w:semiHidden/>
    <w:unhideWhenUsed/>
    <w:rsid w:val="004179C1"/>
    <w:rPr>
      <w:color w:val="605E5C"/>
      <w:shd w:val="clear" w:color="auto" w:fill="E1DFDD"/>
    </w:rPr>
  </w:style>
  <w:style w:type="paragraph" w:customStyle="1" w:styleId="CodeBlock">
    <w:name w:val="Code Block"/>
    <w:basedOn w:val="PParagraph"/>
    <w:rsid w:val="00F34983"/>
    <w:pPr>
      <w:pBdr>
        <w:top w:val="single" w:sz="4" w:space="1" w:color="auto"/>
        <w:left w:val="single" w:sz="4" w:space="4" w:color="auto"/>
        <w:bottom w:val="single" w:sz="4" w:space="1" w:color="auto"/>
        <w:right w:val="single" w:sz="4" w:space="4" w:color="auto"/>
      </w:pBdr>
      <w:shd w:val="clear" w:color="auto" w:fill="FFFFFF"/>
      <w:ind w:left="567"/>
      <w:contextualSpacing/>
    </w:pPr>
    <w:rPr>
      <w:rFonts w:ascii="Courier New" w:hAnsi="Courier New"/>
      <w:noProof/>
      <w:sz w:val="20"/>
    </w:rPr>
  </w:style>
  <w:style w:type="paragraph" w:customStyle="1" w:styleId="PEPPOLHeadding1">
    <w:name w:val="PEPPOL_Headding_1"/>
    <w:basedOn w:val="berschrift1"/>
    <w:next w:val="Standard"/>
    <w:link w:val="PEPPOLHeadding1Tegn"/>
    <w:rsid w:val="004D5EC1"/>
    <w:pPr>
      <w:keepNext w:val="0"/>
      <w:keepLines w:val="0"/>
      <w:tabs>
        <w:tab w:val="left" w:pos="851"/>
        <w:tab w:val="left" w:pos="1418"/>
        <w:tab w:val="left" w:pos="1985"/>
        <w:tab w:val="left" w:pos="2552"/>
        <w:tab w:val="left" w:pos="3119"/>
        <w:tab w:val="left" w:pos="3686"/>
        <w:tab w:val="decimal" w:pos="5954"/>
        <w:tab w:val="decimal" w:pos="7088"/>
        <w:tab w:val="decimal" w:pos="8222"/>
      </w:tabs>
      <w:spacing w:before="200" w:after="120"/>
      <w:ind w:left="993" w:right="567"/>
    </w:pPr>
    <w:rPr>
      <w:rFonts w:ascii="Calibri" w:eastAsia="Times New Roman" w:hAnsi="Calibri" w:cstheme="minorHAnsi"/>
      <w:b/>
      <w:bCs/>
      <w:color w:val="auto"/>
      <w:szCs w:val="28"/>
    </w:rPr>
  </w:style>
  <w:style w:type="paragraph" w:customStyle="1" w:styleId="PEPPOLHeadding2">
    <w:name w:val="PEPPOL_Headding_2"/>
    <w:basedOn w:val="PEPPOLHeadding1"/>
    <w:next w:val="Standard"/>
    <w:link w:val="PEPPOLHeadding2Tegn"/>
    <w:rsid w:val="004D5EC1"/>
    <w:pPr>
      <w:numPr>
        <w:numId w:val="0"/>
      </w:numPr>
      <w:tabs>
        <w:tab w:val="clear" w:pos="851"/>
        <w:tab w:val="left" w:pos="567"/>
        <w:tab w:val="left" w:pos="1134"/>
      </w:tabs>
      <w:suppressAutoHyphens/>
      <w:spacing w:before="360"/>
      <w:ind w:left="992" w:right="142" w:hanging="425"/>
      <w:outlineLvl w:val="1"/>
    </w:pPr>
    <w:rPr>
      <w:sz w:val="28"/>
    </w:rPr>
  </w:style>
  <w:style w:type="character" w:customStyle="1" w:styleId="PEPPOLHeadding1Tegn">
    <w:name w:val="PEPPOL_Headding_1 Tegn"/>
    <w:basedOn w:val="Absatz-Standardschriftart"/>
    <w:link w:val="PEPPOLHeadding1"/>
    <w:rsid w:val="00B0243F"/>
    <w:rPr>
      <w:rFonts w:ascii="Calibri" w:eastAsia="Times New Roman" w:hAnsi="Calibri" w:cstheme="minorHAnsi"/>
      <w:b/>
      <w:bCs/>
      <w:color w:val="auto"/>
      <w:sz w:val="32"/>
      <w:szCs w:val="28"/>
    </w:rPr>
  </w:style>
  <w:style w:type="paragraph" w:customStyle="1" w:styleId="PEPPOLHeading3">
    <w:name w:val="PEPPOL_Heading_3"/>
    <w:basedOn w:val="PEPPOLHeadding2"/>
    <w:next w:val="Standard"/>
    <w:link w:val="PEPPOLHeading3Tegn"/>
    <w:rsid w:val="004D5EC1"/>
    <w:pPr>
      <w:tabs>
        <w:tab w:val="clear" w:pos="567"/>
        <w:tab w:val="left" w:pos="851"/>
      </w:tabs>
      <w:ind w:left="1134" w:hanging="567"/>
      <w:outlineLvl w:val="2"/>
    </w:pPr>
    <w:rPr>
      <w:sz w:val="22"/>
    </w:rPr>
  </w:style>
  <w:style w:type="character" w:customStyle="1" w:styleId="PEPPOLHeadding2Tegn">
    <w:name w:val="PEPPOL_Headding_2 Tegn"/>
    <w:basedOn w:val="Absatz-Standardschriftart"/>
    <w:link w:val="PEPPOLHeadding2"/>
    <w:rsid w:val="00B0243F"/>
    <w:rPr>
      <w:rFonts w:ascii="Calibri" w:eastAsia="Times New Roman" w:hAnsi="Calibri" w:cstheme="minorHAnsi"/>
      <w:b/>
      <w:bCs/>
      <w:sz w:val="28"/>
      <w:szCs w:val="28"/>
    </w:rPr>
  </w:style>
  <w:style w:type="character" w:customStyle="1" w:styleId="PEPPOLHeading3Tegn">
    <w:name w:val="PEPPOL_Heading_3 Tegn"/>
    <w:basedOn w:val="Absatz-Standardschriftart"/>
    <w:link w:val="PEPPOLHeading3"/>
    <w:rsid w:val="00B0243F"/>
    <w:rPr>
      <w:rFonts w:ascii="Calibri" w:eastAsia="Times New Roman" w:hAnsi="Calibri" w:cstheme="minorHAnsi"/>
      <w:b/>
      <w:bCs/>
      <w:sz w:val="22"/>
      <w:szCs w:val="28"/>
    </w:rPr>
  </w:style>
  <w:style w:type="character" w:customStyle="1" w:styleId="UnresolvedMention3">
    <w:name w:val="Unresolved Mention3"/>
    <w:basedOn w:val="Absatz-Standardschriftart"/>
    <w:uiPriority w:val="99"/>
    <w:semiHidden/>
    <w:unhideWhenUsed/>
    <w:rsid w:val="002B7916"/>
    <w:rPr>
      <w:color w:val="605E5C"/>
      <w:shd w:val="clear" w:color="auto" w:fill="E1DFDD"/>
    </w:rPr>
  </w:style>
  <w:style w:type="paragraph" w:customStyle="1" w:styleId="NumberedContract1">
    <w:name w:val="Numbered Contract 1"/>
    <w:basedOn w:val="Standard"/>
    <w:next w:val="NumberedContract2"/>
    <w:uiPriority w:val="99"/>
    <w:rsid w:val="001D185E"/>
    <w:pPr>
      <w:keepNext/>
      <w:numPr>
        <w:numId w:val="4"/>
      </w:numPr>
      <w:spacing w:before="40" w:after="80"/>
      <w:outlineLvl w:val="0"/>
    </w:pPr>
    <w:rPr>
      <w:rFonts w:ascii="Century Gothic" w:eastAsia="Times New Roman" w:hAnsi="Century Gothic" w:cs="Century Gothic"/>
      <w:b/>
      <w:bCs/>
      <w:smallCaps/>
      <w:color w:val="002060"/>
      <w:sz w:val="22"/>
      <w:szCs w:val="22"/>
      <w:lang w:eastAsia="nb-NO"/>
    </w:rPr>
  </w:style>
  <w:style w:type="paragraph" w:customStyle="1" w:styleId="NumberedContract2">
    <w:name w:val="Numbered Contract 2"/>
    <w:basedOn w:val="Standard"/>
    <w:uiPriority w:val="99"/>
    <w:rsid w:val="001D185E"/>
    <w:pPr>
      <w:numPr>
        <w:ilvl w:val="1"/>
        <w:numId w:val="4"/>
      </w:numPr>
      <w:spacing w:after="60"/>
      <w:outlineLvl w:val="1"/>
    </w:pPr>
    <w:rPr>
      <w:rFonts w:ascii="Garamond" w:eastAsia="Times New Roman" w:hAnsi="Garamond" w:cs="Garamond"/>
      <w:color w:val="002060"/>
      <w:sz w:val="21"/>
      <w:szCs w:val="21"/>
      <w:lang w:eastAsia="nb-NO"/>
    </w:rPr>
  </w:style>
  <w:style w:type="paragraph" w:customStyle="1" w:styleId="NumberedContract3">
    <w:name w:val="Numbered Contract 3"/>
    <w:basedOn w:val="NumberedContract2"/>
    <w:uiPriority w:val="99"/>
    <w:rsid w:val="001D185E"/>
    <w:pPr>
      <w:numPr>
        <w:ilvl w:val="2"/>
      </w:numPr>
      <w:tabs>
        <w:tab w:val="decimal" w:pos="1584"/>
      </w:tabs>
      <w:outlineLvl w:val="2"/>
    </w:pPr>
  </w:style>
  <w:style w:type="paragraph" w:customStyle="1" w:styleId="SectionHeading1">
    <w:name w:val="Section Heading 1"/>
    <w:basedOn w:val="berschrift1"/>
    <w:next w:val="Standard"/>
    <w:rsid w:val="005F6B0C"/>
    <w:pPr>
      <w:keepLines w:val="0"/>
      <w:pageBreakBefore/>
      <w:numPr>
        <w:numId w:val="0"/>
      </w:numPr>
      <w:suppressAutoHyphens/>
      <w:spacing w:after="60"/>
      <w:ind w:left="-357"/>
    </w:pPr>
    <w:rPr>
      <w:rFonts w:ascii="Arial" w:eastAsia="Cambria" w:hAnsi="Arial" w:cs="Arial"/>
      <w:b/>
      <w:bCs/>
      <w:color w:val="002060"/>
      <w:kern w:val="32"/>
      <w:sz w:val="36"/>
      <w:szCs w:val="36"/>
      <w:lang w:eastAsia="nb-NO" w:bidi="en-US"/>
    </w:rPr>
  </w:style>
  <w:style w:type="table" w:styleId="Gitternetztabelle5dunkelAkzent5">
    <w:name w:val="Grid Table 5 Dark Accent 5"/>
    <w:basedOn w:val="NormaleTabelle"/>
    <w:uiPriority w:val="50"/>
    <w:rsid w:val="001D185E"/>
    <w:rPr>
      <w:rFonts w:asciiTheme="minorHAnsi" w:hAnsiTheme="minorHAnsi"/>
      <w:color w:val="aut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Beschriftung">
    <w:name w:val="caption"/>
    <w:aliases w:val="P Caption"/>
    <w:basedOn w:val="Standard"/>
    <w:next w:val="PParagraph"/>
    <w:uiPriority w:val="35"/>
    <w:unhideWhenUsed/>
    <w:qFormat/>
    <w:rsid w:val="00100E1F"/>
    <w:pPr>
      <w:spacing w:before="240" w:after="240"/>
      <w:jc w:val="center"/>
    </w:pPr>
    <w:rPr>
      <w:rFonts w:cs="Arial"/>
      <w:i/>
      <w:iCs/>
      <w:color w:val="007AD7"/>
      <w:sz w:val="20"/>
      <w:szCs w:val="18"/>
      <w:lang w:eastAsia="nb-NO"/>
    </w:rPr>
  </w:style>
  <w:style w:type="character" w:styleId="IntensiveHervorhebung">
    <w:name w:val="Intense Emphasis"/>
    <w:aliases w:val="P Intense Emphasis"/>
    <w:basedOn w:val="Absatz-Standardschriftart"/>
    <w:uiPriority w:val="21"/>
    <w:rsid w:val="005F6B0C"/>
    <w:rPr>
      <w:b/>
      <w:bCs/>
      <w:i/>
      <w:iCs/>
      <w:color w:val="007AD7"/>
    </w:rPr>
  </w:style>
  <w:style w:type="table" w:styleId="Listentabelle4Akzent1">
    <w:name w:val="List Table 4 Accent 1"/>
    <w:basedOn w:val="NormaleTabelle"/>
    <w:uiPriority w:val="49"/>
    <w:rsid w:val="00DC7D5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enraster">
    <w:name w:val="Table Grid"/>
    <w:basedOn w:val="NormaleTabelle"/>
    <w:uiPriority w:val="59"/>
    <w:rsid w:val="00DC7D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5dunkel">
    <w:name w:val="Grid Table 5 Dark"/>
    <w:basedOn w:val="NormaleTabelle"/>
    <w:uiPriority w:val="50"/>
    <w:rsid w:val="005F2965"/>
    <w:rPr>
      <w:rFonts w:asciiTheme="minorHAnsi" w:hAnsiTheme="minorHAnsi"/>
      <w:color w:val="auto"/>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HelleListe-Akzent11">
    <w:name w:val="Helle Liste - Akzent 11"/>
    <w:basedOn w:val="NormaleTabelle"/>
    <w:uiPriority w:val="61"/>
    <w:rsid w:val="0031687B"/>
    <w:rPr>
      <w:rFonts w:ascii="Calibri" w:eastAsia="Times New Roman" w:hAnsi="Calibri" w:cs="Times New Roman"/>
      <w:color w:val="auto"/>
      <w:sz w:val="20"/>
      <w:szCs w:val="20"/>
      <w:lang w:val="de-AT" w:eastAsia="de-AT"/>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Funotentext">
    <w:name w:val="footnote text"/>
    <w:basedOn w:val="PParagraph"/>
    <w:link w:val="FunotentextZchn"/>
    <w:uiPriority w:val="99"/>
    <w:unhideWhenUsed/>
    <w:rsid w:val="00503F92"/>
    <w:pPr>
      <w:suppressAutoHyphens/>
      <w:spacing w:before="0" w:after="0"/>
    </w:pPr>
    <w:rPr>
      <w:rFonts w:eastAsia="Arial Unicode MS" w:cs="Tahoma"/>
      <w:color w:val="auto"/>
      <w:sz w:val="20"/>
      <w:szCs w:val="20"/>
      <w:lang w:val="ru-RU" w:bidi="en-US"/>
    </w:rPr>
  </w:style>
  <w:style w:type="character" w:customStyle="1" w:styleId="FunotentextZchn">
    <w:name w:val="Fußnotentext Zchn"/>
    <w:basedOn w:val="Absatz-Standardschriftart"/>
    <w:link w:val="Funotentext"/>
    <w:uiPriority w:val="99"/>
    <w:rsid w:val="00503F92"/>
    <w:rPr>
      <w:rFonts w:eastAsia="Arial Unicode MS" w:cs="Tahoma"/>
      <w:color w:val="auto"/>
      <w:sz w:val="20"/>
      <w:szCs w:val="20"/>
      <w:lang w:val="ru-RU" w:bidi="en-US"/>
    </w:rPr>
  </w:style>
  <w:style w:type="character" w:styleId="Funotenzeichen">
    <w:name w:val="footnote reference"/>
    <w:basedOn w:val="Absatz-Standardschriftart"/>
    <w:unhideWhenUsed/>
    <w:rsid w:val="007F06E5"/>
    <w:rPr>
      <w:vertAlign w:val="superscript"/>
    </w:rPr>
  </w:style>
  <w:style w:type="paragraph" w:customStyle="1" w:styleId="PFootnoteText">
    <w:name w:val="P Footnote Text"/>
    <w:basedOn w:val="Funotentext"/>
    <w:link w:val="PFootnoteTextChar"/>
    <w:qFormat/>
    <w:rsid w:val="0081458F"/>
    <w:rPr>
      <w:rFonts w:cs="Arial"/>
      <w:color w:val="00326D"/>
    </w:rPr>
  </w:style>
  <w:style w:type="character" w:customStyle="1" w:styleId="PFootnoteTextChar">
    <w:name w:val="P Footnote Text Char"/>
    <w:basedOn w:val="FunotentextZchn"/>
    <w:link w:val="PFootnoteText"/>
    <w:rsid w:val="0081458F"/>
    <w:rPr>
      <w:rFonts w:ascii="Times New Roman" w:eastAsia="Arial Unicode MS" w:hAnsi="Times New Roman" w:cs="Arial"/>
      <w:color w:val="auto"/>
      <w:sz w:val="20"/>
      <w:szCs w:val="20"/>
      <w:lang w:val="ru-RU" w:bidi="en-US"/>
    </w:rPr>
  </w:style>
  <w:style w:type="paragraph" w:styleId="Textkrper">
    <w:name w:val="Body Text"/>
    <w:basedOn w:val="Standard"/>
    <w:link w:val="TextkrperZchn"/>
    <w:uiPriority w:val="99"/>
    <w:unhideWhenUsed/>
    <w:rsid w:val="001122DF"/>
    <w:pPr>
      <w:spacing w:after="120"/>
    </w:pPr>
    <w:rPr>
      <w:color w:val="auto"/>
      <w:sz w:val="22"/>
      <w:szCs w:val="22"/>
    </w:rPr>
  </w:style>
  <w:style w:type="character" w:customStyle="1" w:styleId="TextkrperZchn">
    <w:name w:val="Textkörper Zchn"/>
    <w:basedOn w:val="Absatz-Standardschriftart"/>
    <w:link w:val="Textkrper"/>
    <w:uiPriority w:val="99"/>
    <w:rsid w:val="001122DF"/>
    <w:rPr>
      <w:color w:val="auto"/>
      <w:sz w:val="22"/>
      <w:szCs w:val="22"/>
    </w:rPr>
  </w:style>
  <w:style w:type="table" w:styleId="Listentabelle3Akzent5">
    <w:name w:val="List Table 3 Accent 5"/>
    <w:aliases w:val="PEPPOL01"/>
    <w:basedOn w:val="NormaleTabelle"/>
    <w:uiPriority w:val="48"/>
    <w:rsid w:val="001122DF"/>
    <w:rPr>
      <w:rFonts w:asciiTheme="minorHAnsi" w:hAnsiTheme="minorHAnsi"/>
      <w:color w:val="auto"/>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bCs/>
        <w:color w:val="FFFFFF" w:themeColor="background1"/>
      </w:rPr>
      <w:tblPr/>
      <w:tcPr>
        <w:shd w:val="clear" w:color="auto" w:fill="5B9BD5" w:themeFill="accent5"/>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n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5B9BD5" w:themeFill="accent5"/>
      </w:tcPr>
    </w:tblStylePr>
    <w:tblStylePr w:type="n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5B9BD5" w:themeFill="accent5"/>
      </w:tcPr>
    </w:tblStylePr>
    <w:tblStylePr w:type="s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s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style>
  <w:style w:type="paragraph" w:customStyle="1" w:styleId="PHeading4">
    <w:name w:val="P Heading 4"/>
    <w:basedOn w:val="berschrift4"/>
    <w:next w:val="PParagraph"/>
    <w:link w:val="PHeading4Char"/>
    <w:qFormat/>
    <w:rsid w:val="00A548B8"/>
    <w:pPr>
      <w:spacing w:before="360" w:after="180" w:line="276" w:lineRule="auto"/>
      <w:ind w:left="953" w:hanging="862"/>
    </w:pPr>
    <w:rPr>
      <w:rFonts w:ascii="Arial" w:hAnsi="Arial" w:cs="Arial"/>
      <w:b/>
      <w:i w:val="0"/>
      <w:color w:val="00326D"/>
    </w:rPr>
  </w:style>
  <w:style w:type="character" w:customStyle="1" w:styleId="PHeading4Char">
    <w:name w:val="P Heading 4 Char"/>
    <w:basedOn w:val="berschrift4Zchn"/>
    <w:link w:val="PHeading4"/>
    <w:rsid w:val="00A548B8"/>
    <w:rPr>
      <w:rFonts w:asciiTheme="majorHAnsi" w:eastAsiaTheme="majorEastAsia" w:hAnsiTheme="majorHAnsi" w:cs="Arial"/>
      <w:b/>
      <w:i w:val="0"/>
      <w:iCs/>
      <w:color w:val="2F5496" w:themeColor="accent1" w:themeShade="BF"/>
    </w:rPr>
  </w:style>
  <w:style w:type="paragraph" w:styleId="Verzeichnis4">
    <w:name w:val="toc 4"/>
    <w:basedOn w:val="Standard"/>
    <w:next w:val="Standard"/>
    <w:autoRedefine/>
    <w:uiPriority w:val="39"/>
    <w:unhideWhenUsed/>
    <w:rsid w:val="00FC56BA"/>
    <w:pPr>
      <w:spacing w:after="120"/>
      <w:ind w:left="720"/>
    </w:pPr>
  </w:style>
  <w:style w:type="paragraph" w:customStyle="1" w:styleId="PHeading5">
    <w:name w:val="P Heading 5"/>
    <w:basedOn w:val="berschrift5"/>
    <w:next w:val="PParagraph"/>
    <w:link w:val="PHeading5Char"/>
    <w:qFormat/>
    <w:rsid w:val="005D1231"/>
    <w:pPr>
      <w:spacing w:before="360" w:after="180" w:line="276" w:lineRule="auto"/>
      <w:ind w:left="1190" w:hanging="1009"/>
    </w:pPr>
    <w:rPr>
      <w:rFonts w:ascii="Arial" w:hAnsi="Arial"/>
      <w:b/>
      <w:color w:val="00326D"/>
      <w:sz w:val="22"/>
    </w:rPr>
  </w:style>
  <w:style w:type="paragraph" w:styleId="Verzeichnis5">
    <w:name w:val="toc 5"/>
    <w:basedOn w:val="Standard"/>
    <w:next w:val="Standard"/>
    <w:autoRedefine/>
    <w:uiPriority w:val="39"/>
    <w:unhideWhenUsed/>
    <w:rsid w:val="005D1231"/>
    <w:pPr>
      <w:spacing w:after="100"/>
      <w:ind w:left="960"/>
    </w:pPr>
  </w:style>
  <w:style w:type="character" w:customStyle="1" w:styleId="PHeading5Char">
    <w:name w:val="P Heading 5 Char"/>
    <w:basedOn w:val="berschrift5Zchn"/>
    <w:link w:val="PHeading5"/>
    <w:rsid w:val="005D1231"/>
    <w:rPr>
      <w:rFonts w:asciiTheme="majorHAnsi" w:eastAsiaTheme="majorEastAsia" w:hAnsiTheme="majorHAnsi" w:cstheme="majorBidi"/>
      <w:b/>
      <w:color w:val="2F5496" w:themeColor="accent1" w:themeShade="BF"/>
      <w:sz w:val="22"/>
    </w:rPr>
  </w:style>
  <w:style w:type="character" w:styleId="NichtaufgelsteErwhnung">
    <w:name w:val="Unresolved Mention"/>
    <w:basedOn w:val="Absatz-Standardschriftart"/>
    <w:uiPriority w:val="99"/>
    <w:semiHidden/>
    <w:unhideWhenUsed/>
    <w:rsid w:val="009B53C8"/>
    <w:rPr>
      <w:color w:val="605E5C"/>
      <w:shd w:val="clear" w:color="auto" w:fill="E1DFDD"/>
    </w:rPr>
  </w:style>
  <w:style w:type="paragraph" w:styleId="berarbeitung">
    <w:name w:val="Revision"/>
    <w:hidden/>
    <w:uiPriority w:val="99"/>
    <w:semiHidden/>
    <w:rsid w:val="001F093E"/>
  </w:style>
  <w:style w:type="character" w:styleId="Hervorhebung">
    <w:name w:val="Emphasis"/>
    <w:basedOn w:val="Absatz-Standardschriftart"/>
    <w:uiPriority w:val="20"/>
    <w:qFormat/>
    <w:rsid w:val="007A5E26"/>
    <w:rPr>
      <w:i/>
      <w:iCs/>
    </w:rPr>
  </w:style>
  <w:style w:type="table" w:styleId="Gitternetztabelle4Akzent1">
    <w:name w:val="Grid Table 4 Accent 1"/>
    <w:basedOn w:val="NormaleTabelle"/>
    <w:uiPriority w:val="49"/>
    <w:rsid w:val="008C021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entabelle3Akzent1">
    <w:name w:val="List Table 3 Accent 1"/>
    <w:basedOn w:val="NormaleTabelle"/>
    <w:uiPriority w:val="48"/>
    <w:rsid w:val="009E4AD5"/>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itternetztabelle5dunkelAkzent1">
    <w:name w:val="Grid Table 5 Dark Accent 1"/>
    <w:basedOn w:val="NormaleTabelle"/>
    <w:uiPriority w:val="50"/>
    <w:rsid w:val="009E4A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Policy">
    <w:name w:val="Policy"/>
    <w:basedOn w:val="Standard"/>
    <w:link w:val="PolicyZchn"/>
    <w:rsid w:val="00A057F2"/>
    <w:pPr>
      <w:pBdr>
        <w:top w:val="single" w:sz="4" w:space="1" w:color="auto"/>
        <w:left w:val="single" w:sz="4" w:space="4" w:color="auto"/>
        <w:bottom w:val="single" w:sz="4" w:space="1" w:color="auto"/>
        <w:right w:val="single" w:sz="4" w:space="4" w:color="auto"/>
      </w:pBdr>
      <w:shd w:val="clear" w:color="auto" w:fill="D9D9D9"/>
      <w:spacing w:line="276" w:lineRule="auto"/>
    </w:pPr>
    <w:rPr>
      <w:rFonts w:eastAsia="Times New Roman" w:cs="Times New Roman"/>
      <w:color w:val="auto"/>
      <w:sz w:val="22"/>
      <w:szCs w:val="22"/>
      <w:lang w:eastAsia="de-AT"/>
    </w:rPr>
  </w:style>
  <w:style w:type="paragraph" w:customStyle="1" w:styleId="Smallemptyline">
    <w:name w:val="Small empty line"/>
    <w:basedOn w:val="Policy"/>
    <w:qFormat/>
    <w:rsid w:val="00A3525F"/>
    <w:rPr>
      <w:sz w:val="12"/>
      <w:szCs w:val="12"/>
    </w:rPr>
  </w:style>
  <w:style w:type="paragraph" w:customStyle="1" w:styleId="PolicyHeader">
    <w:name w:val="Policy Header"/>
    <w:basedOn w:val="berschrift3"/>
    <w:next w:val="Policy"/>
    <w:qFormat/>
    <w:rsid w:val="002E35D9"/>
    <w:pPr>
      <w:numPr>
        <w:ilvl w:val="0"/>
        <w:numId w:val="0"/>
      </w:numPr>
      <w:spacing w:before="200" w:after="120"/>
      <w:ind w:left="357"/>
    </w:pPr>
    <w:rPr>
      <w:rFonts w:ascii="Arial" w:eastAsia="Calibri" w:hAnsi="Arial" w:cs="Times New Roman"/>
      <w:b/>
      <w:bCs/>
      <w:color w:val="auto"/>
      <w:szCs w:val="20"/>
      <w:lang w:eastAsia="de-AT"/>
    </w:rPr>
  </w:style>
  <w:style w:type="character" w:customStyle="1" w:styleId="PolicyZchn">
    <w:name w:val="Policy Zchn"/>
    <w:link w:val="Policy"/>
    <w:rsid w:val="00A057F2"/>
    <w:rPr>
      <w:rFonts w:eastAsia="Times New Roman" w:cs="Times New Roman"/>
      <w:color w:val="auto"/>
      <w:sz w:val="22"/>
      <w:szCs w:val="22"/>
      <w:shd w:val="clear" w:color="auto" w:fill="D9D9D9"/>
      <w:lang w:eastAsia="de-AT"/>
    </w:rPr>
  </w:style>
  <w:style w:type="character" w:styleId="Zeilennummer">
    <w:name w:val="line number"/>
    <w:basedOn w:val="Absatz-Standardschriftart"/>
    <w:uiPriority w:val="99"/>
    <w:semiHidden/>
    <w:unhideWhenUsed/>
    <w:rsid w:val="00A3525F"/>
  </w:style>
  <w:style w:type="paragraph" w:customStyle="1" w:styleId="MittlereListe2-Akzent21">
    <w:name w:val="Mittlere Liste 2 - Akzent 21"/>
    <w:hidden/>
    <w:uiPriority w:val="99"/>
    <w:semiHidden/>
    <w:rsid w:val="00A3525F"/>
    <w:pPr>
      <w:spacing w:after="200" w:line="276" w:lineRule="auto"/>
    </w:pPr>
    <w:rPr>
      <w:rFonts w:ascii="Calibri" w:eastAsia="Times New Roman" w:hAnsi="Calibri" w:cs="Times New Roman"/>
      <w:color w:val="auto"/>
      <w:sz w:val="22"/>
      <w:szCs w:val="22"/>
      <w:lang w:val="nb-NO"/>
    </w:rPr>
  </w:style>
  <w:style w:type="paragraph" w:styleId="Titel">
    <w:name w:val="Title"/>
    <w:basedOn w:val="Standard"/>
    <w:next w:val="Standard"/>
    <w:link w:val="TitelZchn"/>
    <w:uiPriority w:val="10"/>
    <w:qFormat/>
    <w:rsid w:val="00A3525F"/>
    <w:pPr>
      <w:pBdr>
        <w:bottom w:val="single" w:sz="8" w:space="4" w:color="2DA2BF"/>
      </w:pBdr>
      <w:spacing w:after="300"/>
      <w:contextualSpacing/>
    </w:pPr>
    <w:rPr>
      <w:rFonts w:ascii="Cambria" w:eastAsia="Times New Roman" w:hAnsi="Cambria" w:cs="Times New Roman"/>
      <w:color w:val="343434"/>
      <w:spacing w:val="5"/>
      <w:kern w:val="28"/>
      <w:sz w:val="52"/>
      <w:szCs w:val="52"/>
      <w:lang w:eastAsia="de-AT"/>
    </w:rPr>
  </w:style>
  <w:style w:type="character" w:customStyle="1" w:styleId="TitelZchn">
    <w:name w:val="Titel Zchn"/>
    <w:basedOn w:val="Absatz-Standardschriftart"/>
    <w:link w:val="Titel"/>
    <w:uiPriority w:val="10"/>
    <w:rsid w:val="00A3525F"/>
    <w:rPr>
      <w:rFonts w:ascii="Cambria" w:eastAsia="Times New Roman" w:hAnsi="Cambria" w:cs="Times New Roman"/>
      <w:color w:val="343434"/>
      <w:spacing w:val="5"/>
      <w:kern w:val="28"/>
      <w:sz w:val="52"/>
      <w:szCs w:val="52"/>
      <w:lang w:eastAsia="de-AT"/>
    </w:rPr>
  </w:style>
  <w:style w:type="paragraph" w:styleId="Untertitel">
    <w:name w:val="Subtitle"/>
    <w:basedOn w:val="Standard"/>
    <w:next w:val="Standard"/>
    <w:link w:val="UntertitelZchn"/>
    <w:uiPriority w:val="11"/>
    <w:qFormat/>
    <w:rsid w:val="00A3525F"/>
    <w:pPr>
      <w:numPr>
        <w:ilvl w:val="1"/>
      </w:numPr>
      <w:spacing w:after="120"/>
    </w:pPr>
    <w:rPr>
      <w:rFonts w:ascii="Cambria" w:eastAsia="Times New Roman" w:hAnsi="Cambria" w:cs="Times New Roman"/>
      <w:i/>
      <w:iCs/>
      <w:color w:val="2DA2BF"/>
      <w:spacing w:val="15"/>
      <w:lang w:eastAsia="de-AT"/>
    </w:rPr>
  </w:style>
  <w:style w:type="character" w:customStyle="1" w:styleId="UntertitelZchn">
    <w:name w:val="Untertitel Zchn"/>
    <w:basedOn w:val="Absatz-Standardschriftart"/>
    <w:link w:val="Untertitel"/>
    <w:uiPriority w:val="11"/>
    <w:rsid w:val="00A3525F"/>
    <w:rPr>
      <w:rFonts w:ascii="Cambria" w:eastAsia="Times New Roman" w:hAnsi="Cambria" w:cs="Times New Roman"/>
      <w:i/>
      <w:iCs/>
      <w:color w:val="2DA2BF"/>
      <w:spacing w:val="15"/>
      <w:lang w:eastAsia="de-AT"/>
    </w:rPr>
  </w:style>
  <w:style w:type="character" w:styleId="Fett">
    <w:name w:val="Strong"/>
    <w:uiPriority w:val="22"/>
    <w:qFormat/>
    <w:rsid w:val="00A3525F"/>
    <w:rPr>
      <w:b/>
      <w:bCs/>
    </w:rPr>
  </w:style>
  <w:style w:type="table" w:customStyle="1" w:styleId="HelleSchattierung2">
    <w:name w:val="Helle Schattierung2"/>
    <w:basedOn w:val="NormaleTabelle"/>
    <w:uiPriority w:val="60"/>
    <w:rsid w:val="00A3525F"/>
    <w:rPr>
      <w:rFonts w:ascii="Calibri" w:eastAsia="Times New Roman" w:hAnsi="Calibri" w:cs="Times New Roman"/>
      <w:color w:val="000000"/>
      <w:sz w:val="20"/>
      <w:szCs w:val="20"/>
      <w:lang w:val="de-AT" w:eastAsia="de-AT"/>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Overskrift1">
    <w:name w:val="Overskrift1"/>
    <w:basedOn w:val="berschrift1"/>
    <w:next w:val="Standard"/>
    <w:uiPriority w:val="39"/>
    <w:semiHidden/>
    <w:unhideWhenUsed/>
    <w:qFormat/>
    <w:rsid w:val="00A3525F"/>
    <w:pPr>
      <w:keepLines w:val="0"/>
      <w:pageBreakBefore/>
      <w:spacing w:after="60"/>
      <w:outlineLvl w:val="9"/>
    </w:pPr>
    <w:rPr>
      <w:rFonts w:ascii="Cambria" w:eastAsia="Times New Roman" w:hAnsi="Cambria" w:cs="Times New Roman"/>
      <w:b/>
      <w:bCs/>
      <w:color w:val="21798E"/>
      <w:kern w:val="32"/>
      <w:lang w:eastAsia="it-IT"/>
    </w:rPr>
  </w:style>
  <w:style w:type="table" w:customStyle="1" w:styleId="MittlereSchattierung2-Akzent11">
    <w:name w:val="Mittlere Schattierung 2 - Akzent 11"/>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HelleSchattierung1">
    <w:name w:val="Helle Schattierung1"/>
    <w:basedOn w:val="NormaleTabelle"/>
    <w:uiPriority w:val="60"/>
    <w:rsid w:val="00A3525F"/>
    <w:rPr>
      <w:rFonts w:ascii="Calibri" w:eastAsia="Times New Roman" w:hAnsi="Calibri" w:cs="Times New Roman"/>
      <w:color w:val="000000"/>
      <w:sz w:val="20"/>
      <w:szCs w:val="20"/>
      <w:lang w:val="de-AT" w:eastAsia="de-AT"/>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DunkleListe-Akzent2">
    <w:name w:val="Dark List Accent 2"/>
    <w:basedOn w:val="NormaleTabelle"/>
    <w:uiPriority w:val="66"/>
    <w:rsid w:val="00A3525F"/>
    <w:rPr>
      <w:rFonts w:ascii="Cambria" w:eastAsia="Times New Roman" w:hAnsi="Cambria" w:cs="Times New Roman"/>
      <w:color w:val="000000"/>
      <w:sz w:val="20"/>
      <w:szCs w:val="20"/>
      <w:lang w:val="de-AT" w:eastAsia="de-AT"/>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Dokumentstruktur">
    <w:name w:val="Document Map"/>
    <w:basedOn w:val="Standard"/>
    <w:link w:val="DokumentstrukturZchn"/>
    <w:uiPriority w:val="99"/>
    <w:semiHidden/>
    <w:unhideWhenUsed/>
    <w:rsid w:val="00A3525F"/>
    <w:pPr>
      <w:spacing w:after="120"/>
    </w:pPr>
    <w:rPr>
      <w:rFonts w:ascii="Tahoma" w:eastAsia="Times New Roman" w:hAnsi="Tahoma" w:cs="Times New Roman"/>
      <w:color w:val="auto"/>
      <w:sz w:val="16"/>
      <w:szCs w:val="16"/>
      <w:lang w:eastAsia="de-AT"/>
    </w:rPr>
  </w:style>
  <w:style w:type="character" w:customStyle="1" w:styleId="DokumentstrukturZchn">
    <w:name w:val="Dokumentstruktur Zchn"/>
    <w:basedOn w:val="Absatz-Standardschriftart"/>
    <w:link w:val="Dokumentstruktur"/>
    <w:uiPriority w:val="99"/>
    <w:semiHidden/>
    <w:rsid w:val="00A3525F"/>
    <w:rPr>
      <w:rFonts w:ascii="Tahoma" w:eastAsia="Times New Roman" w:hAnsi="Tahoma" w:cs="Times New Roman"/>
      <w:color w:val="auto"/>
      <w:sz w:val="16"/>
      <w:szCs w:val="16"/>
      <w:lang w:eastAsia="de-AT"/>
    </w:rPr>
  </w:style>
  <w:style w:type="table" w:customStyle="1" w:styleId="MittlereSchattierung2-Akzent12">
    <w:name w:val="Mittlere Schattierung 2 - Akzent 12"/>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1">
    <w:name w:val="Mittlere Schattierung 21"/>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FarbigeSchattierung-Akzent11">
    <w:name w:val="Farbige Schattierung - Akzent 11"/>
    <w:hidden/>
    <w:uiPriority w:val="99"/>
    <w:semiHidden/>
    <w:rsid w:val="00A3525F"/>
    <w:rPr>
      <w:rFonts w:ascii="Calibri" w:eastAsia="Times New Roman" w:hAnsi="Calibri" w:cs="Times New Roman"/>
      <w:color w:val="auto"/>
      <w:sz w:val="22"/>
      <w:szCs w:val="22"/>
      <w:lang w:eastAsia="de-AT"/>
    </w:rPr>
  </w:style>
  <w:style w:type="table" w:customStyle="1" w:styleId="MittlereSchattierung2-Akzent13">
    <w:name w:val="Mittlere Schattierung 2 - Akzent 13"/>
    <w:basedOn w:val="NormaleTabelle"/>
    <w:uiPriority w:val="64"/>
    <w:rsid w:val="00A3525F"/>
    <w:rPr>
      <w:rFonts w:ascii="Calibri" w:eastAsia="Times New Roman" w:hAnsi="Calibri" w:cs="Times New Roman"/>
      <w:color w:val="auto"/>
      <w:sz w:val="20"/>
      <w:szCs w:val="20"/>
      <w:lang w:val="de-AT" w:eastAsia="de-AT"/>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A3525F"/>
    <w:rPr>
      <w:rFonts w:ascii="Calibri" w:eastAsia="Times New Roman" w:hAnsi="Calibri" w:cs="Times New Roman"/>
      <w:color w:val="auto"/>
      <w:sz w:val="20"/>
      <w:szCs w:val="20"/>
      <w:lang w:val="de-AT" w:eastAsia="de-AT"/>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paragraph" w:customStyle="1" w:styleId="ExampleHeader">
    <w:name w:val="Example Header"/>
    <w:basedOn w:val="PParagraph"/>
    <w:qFormat/>
    <w:rsid w:val="00A3525F"/>
    <w:rPr>
      <w:rFonts w:eastAsia="Times New Roman" w:cs="Times New Roman"/>
      <w:b/>
      <w:i/>
      <w:color w:val="auto"/>
      <w:lang w:eastAsia="de-AT"/>
    </w:rPr>
  </w:style>
  <w:style w:type="paragraph" w:customStyle="1" w:styleId="Default">
    <w:name w:val="Default"/>
    <w:rsid w:val="00A3525F"/>
    <w:pPr>
      <w:autoSpaceDE w:val="0"/>
      <w:autoSpaceDN w:val="0"/>
      <w:adjustRightInd w:val="0"/>
    </w:pPr>
    <w:rPr>
      <w:rFonts w:ascii="Calibri" w:eastAsia="Times New Roman" w:hAnsi="Calibri" w:cs="Calibri"/>
      <w:color w:val="000000"/>
      <w:lang w:eastAsia="de-AT"/>
    </w:rPr>
  </w:style>
  <w:style w:type="paragraph" w:customStyle="1" w:styleId="Code">
    <w:name w:val="Code"/>
    <w:basedOn w:val="Standard"/>
    <w:link w:val="CodeZchn"/>
    <w:qFormat/>
    <w:rsid w:val="005823FE"/>
    <w:pPr>
      <w:pBdr>
        <w:top w:val="single" w:sz="4" w:space="1" w:color="auto"/>
        <w:left w:val="single" w:sz="4" w:space="4" w:color="auto"/>
        <w:bottom w:val="single" w:sz="4" w:space="1" w:color="auto"/>
        <w:right w:val="single" w:sz="4" w:space="4" w:color="auto"/>
      </w:pBdr>
      <w:shd w:val="clear" w:color="auto" w:fill="D9D9D9"/>
      <w:spacing w:after="120"/>
      <w:contextualSpacing/>
    </w:pPr>
    <w:rPr>
      <w:rFonts w:ascii="Courier New" w:eastAsia="Times New Roman" w:hAnsi="Courier New" w:cs="Times New Roman"/>
      <w:noProof/>
      <w:color w:val="auto"/>
      <w:sz w:val="20"/>
      <w:szCs w:val="20"/>
      <w:lang w:eastAsia="de-AT"/>
    </w:rPr>
  </w:style>
  <w:style w:type="character" w:customStyle="1" w:styleId="CodeZchn">
    <w:name w:val="Code Zchn"/>
    <w:link w:val="Code"/>
    <w:rsid w:val="005823FE"/>
    <w:rPr>
      <w:rFonts w:ascii="Courier New" w:eastAsia="Times New Roman" w:hAnsi="Courier New" w:cs="Times New Roman"/>
      <w:noProof/>
      <w:color w:val="auto"/>
      <w:sz w:val="20"/>
      <w:szCs w:val="20"/>
      <w:shd w:val="clear" w:color="auto" w:fill="D9D9D9"/>
      <w:lang w:eastAsia="de-AT"/>
    </w:rPr>
  </w:style>
  <w:style w:type="paragraph" w:customStyle="1" w:styleId="Inlinecode">
    <w:name w:val="Inline code"/>
    <w:basedOn w:val="Standard"/>
    <w:link w:val="InlinecodeZchn"/>
    <w:qFormat/>
    <w:rsid w:val="008F4D80"/>
    <w:pPr>
      <w:pBdr>
        <w:top w:val="single" w:sz="4" w:space="1" w:color="auto"/>
        <w:left w:val="single" w:sz="4" w:space="4" w:color="auto"/>
        <w:bottom w:val="single" w:sz="4" w:space="1" w:color="auto"/>
        <w:right w:val="single" w:sz="4" w:space="4" w:color="auto"/>
      </w:pBdr>
      <w:shd w:val="clear" w:color="auto" w:fill="D9D9D9"/>
    </w:pPr>
    <w:rPr>
      <w:rFonts w:ascii="Courier New" w:eastAsia="Times New Roman" w:hAnsi="Courier New" w:cs="Times New Roman"/>
      <w:noProof/>
      <w:color w:val="auto"/>
      <w:sz w:val="22"/>
      <w:szCs w:val="22"/>
      <w:lang w:eastAsia="de-AT"/>
    </w:rPr>
  </w:style>
  <w:style w:type="character" w:customStyle="1" w:styleId="InlinecodeZchn">
    <w:name w:val="Inline code Zchn"/>
    <w:link w:val="Inlinecode"/>
    <w:rsid w:val="008F4D80"/>
    <w:rPr>
      <w:rFonts w:ascii="Courier New" w:eastAsia="Times New Roman" w:hAnsi="Courier New" w:cs="Times New Roman"/>
      <w:noProof/>
      <w:color w:val="auto"/>
      <w:sz w:val="22"/>
      <w:szCs w:val="22"/>
      <w:shd w:val="clear" w:color="auto" w:fill="D9D9D9"/>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66449">
      <w:bodyDiv w:val="1"/>
      <w:marLeft w:val="0"/>
      <w:marRight w:val="0"/>
      <w:marTop w:val="0"/>
      <w:marBottom w:val="0"/>
      <w:divBdr>
        <w:top w:val="none" w:sz="0" w:space="0" w:color="auto"/>
        <w:left w:val="none" w:sz="0" w:space="0" w:color="auto"/>
        <w:bottom w:val="none" w:sz="0" w:space="0" w:color="auto"/>
        <w:right w:val="none" w:sz="0" w:space="0" w:color="auto"/>
      </w:divBdr>
    </w:div>
    <w:div w:id="17630961">
      <w:bodyDiv w:val="1"/>
      <w:marLeft w:val="0"/>
      <w:marRight w:val="0"/>
      <w:marTop w:val="0"/>
      <w:marBottom w:val="0"/>
      <w:divBdr>
        <w:top w:val="none" w:sz="0" w:space="0" w:color="auto"/>
        <w:left w:val="none" w:sz="0" w:space="0" w:color="auto"/>
        <w:bottom w:val="none" w:sz="0" w:space="0" w:color="auto"/>
        <w:right w:val="none" w:sz="0" w:space="0" w:color="auto"/>
      </w:divBdr>
    </w:div>
    <w:div w:id="27613238">
      <w:bodyDiv w:val="1"/>
      <w:marLeft w:val="0"/>
      <w:marRight w:val="0"/>
      <w:marTop w:val="0"/>
      <w:marBottom w:val="0"/>
      <w:divBdr>
        <w:top w:val="none" w:sz="0" w:space="0" w:color="auto"/>
        <w:left w:val="none" w:sz="0" w:space="0" w:color="auto"/>
        <w:bottom w:val="none" w:sz="0" w:space="0" w:color="auto"/>
        <w:right w:val="none" w:sz="0" w:space="0" w:color="auto"/>
      </w:divBdr>
    </w:div>
    <w:div w:id="44767560">
      <w:bodyDiv w:val="1"/>
      <w:marLeft w:val="0"/>
      <w:marRight w:val="0"/>
      <w:marTop w:val="0"/>
      <w:marBottom w:val="0"/>
      <w:divBdr>
        <w:top w:val="none" w:sz="0" w:space="0" w:color="auto"/>
        <w:left w:val="none" w:sz="0" w:space="0" w:color="auto"/>
        <w:bottom w:val="none" w:sz="0" w:space="0" w:color="auto"/>
        <w:right w:val="none" w:sz="0" w:space="0" w:color="auto"/>
      </w:divBdr>
    </w:div>
    <w:div w:id="74711460">
      <w:bodyDiv w:val="1"/>
      <w:marLeft w:val="0"/>
      <w:marRight w:val="0"/>
      <w:marTop w:val="0"/>
      <w:marBottom w:val="0"/>
      <w:divBdr>
        <w:top w:val="none" w:sz="0" w:space="0" w:color="auto"/>
        <w:left w:val="none" w:sz="0" w:space="0" w:color="auto"/>
        <w:bottom w:val="none" w:sz="0" w:space="0" w:color="auto"/>
        <w:right w:val="none" w:sz="0" w:space="0" w:color="auto"/>
      </w:divBdr>
    </w:div>
    <w:div w:id="100074749">
      <w:bodyDiv w:val="1"/>
      <w:marLeft w:val="0"/>
      <w:marRight w:val="0"/>
      <w:marTop w:val="0"/>
      <w:marBottom w:val="0"/>
      <w:divBdr>
        <w:top w:val="none" w:sz="0" w:space="0" w:color="auto"/>
        <w:left w:val="none" w:sz="0" w:space="0" w:color="auto"/>
        <w:bottom w:val="none" w:sz="0" w:space="0" w:color="auto"/>
        <w:right w:val="none" w:sz="0" w:space="0" w:color="auto"/>
      </w:divBdr>
    </w:div>
    <w:div w:id="104273044">
      <w:bodyDiv w:val="1"/>
      <w:marLeft w:val="0"/>
      <w:marRight w:val="0"/>
      <w:marTop w:val="0"/>
      <w:marBottom w:val="0"/>
      <w:divBdr>
        <w:top w:val="none" w:sz="0" w:space="0" w:color="auto"/>
        <w:left w:val="none" w:sz="0" w:space="0" w:color="auto"/>
        <w:bottom w:val="none" w:sz="0" w:space="0" w:color="auto"/>
        <w:right w:val="none" w:sz="0" w:space="0" w:color="auto"/>
      </w:divBdr>
    </w:div>
    <w:div w:id="193152022">
      <w:bodyDiv w:val="1"/>
      <w:marLeft w:val="0"/>
      <w:marRight w:val="0"/>
      <w:marTop w:val="0"/>
      <w:marBottom w:val="0"/>
      <w:divBdr>
        <w:top w:val="none" w:sz="0" w:space="0" w:color="auto"/>
        <w:left w:val="none" w:sz="0" w:space="0" w:color="auto"/>
        <w:bottom w:val="none" w:sz="0" w:space="0" w:color="auto"/>
        <w:right w:val="none" w:sz="0" w:space="0" w:color="auto"/>
      </w:divBdr>
      <w:divsChild>
        <w:div w:id="452872399">
          <w:marLeft w:val="360"/>
          <w:marRight w:val="0"/>
          <w:marTop w:val="200"/>
          <w:marBottom w:val="0"/>
          <w:divBdr>
            <w:top w:val="none" w:sz="0" w:space="0" w:color="auto"/>
            <w:left w:val="none" w:sz="0" w:space="0" w:color="auto"/>
            <w:bottom w:val="none" w:sz="0" w:space="0" w:color="auto"/>
            <w:right w:val="none" w:sz="0" w:space="0" w:color="auto"/>
          </w:divBdr>
        </w:div>
        <w:div w:id="1433890987">
          <w:marLeft w:val="1080"/>
          <w:marRight w:val="0"/>
          <w:marTop w:val="100"/>
          <w:marBottom w:val="0"/>
          <w:divBdr>
            <w:top w:val="none" w:sz="0" w:space="0" w:color="auto"/>
            <w:left w:val="none" w:sz="0" w:space="0" w:color="auto"/>
            <w:bottom w:val="none" w:sz="0" w:space="0" w:color="auto"/>
            <w:right w:val="none" w:sz="0" w:space="0" w:color="auto"/>
          </w:divBdr>
        </w:div>
        <w:div w:id="876813903">
          <w:marLeft w:val="1080"/>
          <w:marRight w:val="0"/>
          <w:marTop w:val="100"/>
          <w:marBottom w:val="0"/>
          <w:divBdr>
            <w:top w:val="none" w:sz="0" w:space="0" w:color="auto"/>
            <w:left w:val="none" w:sz="0" w:space="0" w:color="auto"/>
            <w:bottom w:val="none" w:sz="0" w:space="0" w:color="auto"/>
            <w:right w:val="none" w:sz="0" w:space="0" w:color="auto"/>
          </w:divBdr>
        </w:div>
        <w:div w:id="480925477">
          <w:marLeft w:val="360"/>
          <w:marRight w:val="0"/>
          <w:marTop w:val="200"/>
          <w:marBottom w:val="0"/>
          <w:divBdr>
            <w:top w:val="none" w:sz="0" w:space="0" w:color="auto"/>
            <w:left w:val="none" w:sz="0" w:space="0" w:color="auto"/>
            <w:bottom w:val="none" w:sz="0" w:space="0" w:color="auto"/>
            <w:right w:val="none" w:sz="0" w:space="0" w:color="auto"/>
          </w:divBdr>
        </w:div>
        <w:div w:id="642927843">
          <w:marLeft w:val="1080"/>
          <w:marRight w:val="0"/>
          <w:marTop w:val="100"/>
          <w:marBottom w:val="0"/>
          <w:divBdr>
            <w:top w:val="none" w:sz="0" w:space="0" w:color="auto"/>
            <w:left w:val="none" w:sz="0" w:space="0" w:color="auto"/>
            <w:bottom w:val="none" w:sz="0" w:space="0" w:color="auto"/>
            <w:right w:val="none" w:sz="0" w:space="0" w:color="auto"/>
          </w:divBdr>
        </w:div>
        <w:div w:id="1407991351">
          <w:marLeft w:val="1080"/>
          <w:marRight w:val="0"/>
          <w:marTop w:val="100"/>
          <w:marBottom w:val="0"/>
          <w:divBdr>
            <w:top w:val="none" w:sz="0" w:space="0" w:color="auto"/>
            <w:left w:val="none" w:sz="0" w:space="0" w:color="auto"/>
            <w:bottom w:val="none" w:sz="0" w:space="0" w:color="auto"/>
            <w:right w:val="none" w:sz="0" w:space="0" w:color="auto"/>
          </w:divBdr>
        </w:div>
        <w:div w:id="894853570">
          <w:marLeft w:val="1080"/>
          <w:marRight w:val="0"/>
          <w:marTop w:val="100"/>
          <w:marBottom w:val="0"/>
          <w:divBdr>
            <w:top w:val="none" w:sz="0" w:space="0" w:color="auto"/>
            <w:left w:val="none" w:sz="0" w:space="0" w:color="auto"/>
            <w:bottom w:val="none" w:sz="0" w:space="0" w:color="auto"/>
            <w:right w:val="none" w:sz="0" w:space="0" w:color="auto"/>
          </w:divBdr>
        </w:div>
        <w:div w:id="193659657">
          <w:marLeft w:val="360"/>
          <w:marRight w:val="0"/>
          <w:marTop w:val="200"/>
          <w:marBottom w:val="0"/>
          <w:divBdr>
            <w:top w:val="none" w:sz="0" w:space="0" w:color="auto"/>
            <w:left w:val="none" w:sz="0" w:space="0" w:color="auto"/>
            <w:bottom w:val="none" w:sz="0" w:space="0" w:color="auto"/>
            <w:right w:val="none" w:sz="0" w:space="0" w:color="auto"/>
          </w:divBdr>
        </w:div>
        <w:div w:id="2012415222">
          <w:marLeft w:val="1080"/>
          <w:marRight w:val="0"/>
          <w:marTop w:val="100"/>
          <w:marBottom w:val="0"/>
          <w:divBdr>
            <w:top w:val="none" w:sz="0" w:space="0" w:color="auto"/>
            <w:left w:val="none" w:sz="0" w:space="0" w:color="auto"/>
            <w:bottom w:val="none" w:sz="0" w:space="0" w:color="auto"/>
            <w:right w:val="none" w:sz="0" w:space="0" w:color="auto"/>
          </w:divBdr>
        </w:div>
        <w:div w:id="1258906114">
          <w:marLeft w:val="1080"/>
          <w:marRight w:val="0"/>
          <w:marTop w:val="100"/>
          <w:marBottom w:val="0"/>
          <w:divBdr>
            <w:top w:val="none" w:sz="0" w:space="0" w:color="auto"/>
            <w:left w:val="none" w:sz="0" w:space="0" w:color="auto"/>
            <w:bottom w:val="none" w:sz="0" w:space="0" w:color="auto"/>
            <w:right w:val="none" w:sz="0" w:space="0" w:color="auto"/>
          </w:divBdr>
        </w:div>
        <w:div w:id="1727603471">
          <w:marLeft w:val="1080"/>
          <w:marRight w:val="0"/>
          <w:marTop w:val="100"/>
          <w:marBottom w:val="0"/>
          <w:divBdr>
            <w:top w:val="none" w:sz="0" w:space="0" w:color="auto"/>
            <w:left w:val="none" w:sz="0" w:space="0" w:color="auto"/>
            <w:bottom w:val="none" w:sz="0" w:space="0" w:color="auto"/>
            <w:right w:val="none" w:sz="0" w:space="0" w:color="auto"/>
          </w:divBdr>
        </w:div>
      </w:divsChild>
    </w:div>
    <w:div w:id="201095533">
      <w:bodyDiv w:val="1"/>
      <w:marLeft w:val="0"/>
      <w:marRight w:val="0"/>
      <w:marTop w:val="0"/>
      <w:marBottom w:val="0"/>
      <w:divBdr>
        <w:top w:val="none" w:sz="0" w:space="0" w:color="auto"/>
        <w:left w:val="none" w:sz="0" w:space="0" w:color="auto"/>
        <w:bottom w:val="none" w:sz="0" w:space="0" w:color="auto"/>
        <w:right w:val="none" w:sz="0" w:space="0" w:color="auto"/>
      </w:divBdr>
    </w:div>
    <w:div w:id="265499802">
      <w:bodyDiv w:val="1"/>
      <w:marLeft w:val="0"/>
      <w:marRight w:val="0"/>
      <w:marTop w:val="0"/>
      <w:marBottom w:val="0"/>
      <w:divBdr>
        <w:top w:val="none" w:sz="0" w:space="0" w:color="auto"/>
        <w:left w:val="none" w:sz="0" w:space="0" w:color="auto"/>
        <w:bottom w:val="none" w:sz="0" w:space="0" w:color="auto"/>
        <w:right w:val="none" w:sz="0" w:space="0" w:color="auto"/>
      </w:divBdr>
    </w:div>
    <w:div w:id="266349799">
      <w:bodyDiv w:val="1"/>
      <w:marLeft w:val="0"/>
      <w:marRight w:val="0"/>
      <w:marTop w:val="0"/>
      <w:marBottom w:val="0"/>
      <w:divBdr>
        <w:top w:val="none" w:sz="0" w:space="0" w:color="auto"/>
        <w:left w:val="none" w:sz="0" w:space="0" w:color="auto"/>
        <w:bottom w:val="none" w:sz="0" w:space="0" w:color="auto"/>
        <w:right w:val="none" w:sz="0" w:space="0" w:color="auto"/>
      </w:divBdr>
    </w:div>
    <w:div w:id="339040151">
      <w:bodyDiv w:val="1"/>
      <w:marLeft w:val="0"/>
      <w:marRight w:val="0"/>
      <w:marTop w:val="0"/>
      <w:marBottom w:val="0"/>
      <w:divBdr>
        <w:top w:val="none" w:sz="0" w:space="0" w:color="auto"/>
        <w:left w:val="none" w:sz="0" w:space="0" w:color="auto"/>
        <w:bottom w:val="none" w:sz="0" w:space="0" w:color="auto"/>
        <w:right w:val="none" w:sz="0" w:space="0" w:color="auto"/>
      </w:divBdr>
    </w:div>
    <w:div w:id="385221369">
      <w:bodyDiv w:val="1"/>
      <w:marLeft w:val="0"/>
      <w:marRight w:val="0"/>
      <w:marTop w:val="0"/>
      <w:marBottom w:val="0"/>
      <w:divBdr>
        <w:top w:val="none" w:sz="0" w:space="0" w:color="auto"/>
        <w:left w:val="none" w:sz="0" w:space="0" w:color="auto"/>
        <w:bottom w:val="none" w:sz="0" w:space="0" w:color="auto"/>
        <w:right w:val="none" w:sz="0" w:space="0" w:color="auto"/>
      </w:divBdr>
    </w:div>
    <w:div w:id="391925438">
      <w:bodyDiv w:val="1"/>
      <w:marLeft w:val="0"/>
      <w:marRight w:val="0"/>
      <w:marTop w:val="0"/>
      <w:marBottom w:val="0"/>
      <w:divBdr>
        <w:top w:val="none" w:sz="0" w:space="0" w:color="auto"/>
        <w:left w:val="none" w:sz="0" w:space="0" w:color="auto"/>
        <w:bottom w:val="none" w:sz="0" w:space="0" w:color="auto"/>
        <w:right w:val="none" w:sz="0" w:space="0" w:color="auto"/>
      </w:divBdr>
    </w:div>
    <w:div w:id="455025976">
      <w:bodyDiv w:val="1"/>
      <w:marLeft w:val="0"/>
      <w:marRight w:val="0"/>
      <w:marTop w:val="0"/>
      <w:marBottom w:val="0"/>
      <w:divBdr>
        <w:top w:val="none" w:sz="0" w:space="0" w:color="auto"/>
        <w:left w:val="none" w:sz="0" w:space="0" w:color="auto"/>
        <w:bottom w:val="none" w:sz="0" w:space="0" w:color="auto"/>
        <w:right w:val="none" w:sz="0" w:space="0" w:color="auto"/>
      </w:divBdr>
    </w:div>
    <w:div w:id="610742862">
      <w:bodyDiv w:val="1"/>
      <w:marLeft w:val="0"/>
      <w:marRight w:val="0"/>
      <w:marTop w:val="0"/>
      <w:marBottom w:val="0"/>
      <w:divBdr>
        <w:top w:val="none" w:sz="0" w:space="0" w:color="auto"/>
        <w:left w:val="none" w:sz="0" w:space="0" w:color="auto"/>
        <w:bottom w:val="none" w:sz="0" w:space="0" w:color="auto"/>
        <w:right w:val="none" w:sz="0" w:space="0" w:color="auto"/>
      </w:divBdr>
    </w:div>
    <w:div w:id="615716917">
      <w:bodyDiv w:val="1"/>
      <w:marLeft w:val="0"/>
      <w:marRight w:val="0"/>
      <w:marTop w:val="0"/>
      <w:marBottom w:val="0"/>
      <w:divBdr>
        <w:top w:val="none" w:sz="0" w:space="0" w:color="auto"/>
        <w:left w:val="none" w:sz="0" w:space="0" w:color="auto"/>
        <w:bottom w:val="none" w:sz="0" w:space="0" w:color="auto"/>
        <w:right w:val="none" w:sz="0" w:space="0" w:color="auto"/>
      </w:divBdr>
    </w:div>
    <w:div w:id="730276877">
      <w:bodyDiv w:val="1"/>
      <w:marLeft w:val="0"/>
      <w:marRight w:val="0"/>
      <w:marTop w:val="0"/>
      <w:marBottom w:val="0"/>
      <w:divBdr>
        <w:top w:val="none" w:sz="0" w:space="0" w:color="auto"/>
        <w:left w:val="none" w:sz="0" w:space="0" w:color="auto"/>
        <w:bottom w:val="none" w:sz="0" w:space="0" w:color="auto"/>
        <w:right w:val="none" w:sz="0" w:space="0" w:color="auto"/>
      </w:divBdr>
    </w:div>
    <w:div w:id="752625980">
      <w:bodyDiv w:val="1"/>
      <w:marLeft w:val="0"/>
      <w:marRight w:val="0"/>
      <w:marTop w:val="0"/>
      <w:marBottom w:val="0"/>
      <w:divBdr>
        <w:top w:val="none" w:sz="0" w:space="0" w:color="auto"/>
        <w:left w:val="none" w:sz="0" w:space="0" w:color="auto"/>
        <w:bottom w:val="none" w:sz="0" w:space="0" w:color="auto"/>
        <w:right w:val="none" w:sz="0" w:space="0" w:color="auto"/>
      </w:divBdr>
    </w:div>
    <w:div w:id="753209983">
      <w:bodyDiv w:val="1"/>
      <w:marLeft w:val="0"/>
      <w:marRight w:val="0"/>
      <w:marTop w:val="0"/>
      <w:marBottom w:val="0"/>
      <w:divBdr>
        <w:top w:val="none" w:sz="0" w:space="0" w:color="auto"/>
        <w:left w:val="none" w:sz="0" w:space="0" w:color="auto"/>
        <w:bottom w:val="none" w:sz="0" w:space="0" w:color="auto"/>
        <w:right w:val="none" w:sz="0" w:space="0" w:color="auto"/>
      </w:divBdr>
      <w:divsChild>
        <w:div w:id="2043821325">
          <w:marLeft w:val="0"/>
          <w:marRight w:val="0"/>
          <w:marTop w:val="0"/>
          <w:marBottom w:val="0"/>
          <w:divBdr>
            <w:top w:val="none" w:sz="0" w:space="0" w:color="auto"/>
            <w:left w:val="none" w:sz="0" w:space="0" w:color="auto"/>
            <w:bottom w:val="none" w:sz="0" w:space="0" w:color="auto"/>
            <w:right w:val="none" w:sz="0" w:space="0" w:color="auto"/>
          </w:divBdr>
          <w:divsChild>
            <w:div w:id="20699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6159">
      <w:bodyDiv w:val="1"/>
      <w:marLeft w:val="0"/>
      <w:marRight w:val="0"/>
      <w:marTop w:val="0"/>
      <w:marBottom w:val="0"/>
      <w:divBdr>
        <w:top w:val="none" w:sz="0" w:space="0" w:color="auto"/>
        <w:left w:val="none" w:sz="0" w:space="0" w:color="auto"/>
        <w:bottom w:val="none" w:sz="0" w:space="0" w:color="auto"/>
        <w:right w:val="none" w:sz="0" w:space="0" w:color="auto"/>
      </w:divBdr>
    </w:div>
    <w:div w:id="910307418">
      <w:bodyDiv w:val="1"/>
      <w:marLeft w:val="0"/>
      <w:marRight w:val="0"/>
      <w:marTop w:val="0"/>
      <w:marBottom w:val="0"/>
      <w:divBdr>
        <w:top w:val="none" w:sz="0" w:space="0" w:color="auto"/>
        <w:left w:val="none" w:sz="0" w:space="0" w:color="auto"/>
        <w:bottom w:val="none" w:sz="0" w:space="0" w:color="auto"/>
        <w:right w:val="none" w:sz="0" w:space="0" w:color="auto"/>
      </w:divBdr>
    </w:div>
    <w:div w:id="967011899">
      <w:bodyDiv w:val="1"/>
      <w:marLeft w:val="0"/>
      <w:marRight w:val="0"/>
      <w:marTop w:val="0"/>
      <w:marBottom w:val="0"/>
      <w:divBdr>
        <w:top w:val="none" w:sz="0" w:space="0" w:color="auto"/>
        <w:left w:val="none" w:sz="0" w:space="0" w:color="auto"/>
        <w:bottom w:val="none" w:sz="0" w:space="0" w:color="auto"/>
        <w:right w:val="none" w:sz="0" w:space="0" w:color="auto"/>
      </w:divBdr>
    </w:div>
    <w:div w:id="1038971212">
      <w:bodyDiv w:val="1"/>
      <w:marLeft w:val="0"/>
      <w:marRight w:val="0"/>
      <w:marTop w:val="0"/>
      <w:marBottom w:val="0"/>
      <w:divBdr>
        <w:top w:val="none" w:sz="0" w:space="0" w:color="auto"/>
        <w:left w:val="none" w:sz="0" w:space="0" w:color="auto"/>
        <w:bottom w:val="none" w:sz="0" w:space="0" w:color="auto"/>
        <w:right w:val="none" w:sz="0" w:space="0" w:color="auto"/>
      </w:divBdr>
    </w:div>
    <w:div w:id="1052534616">
      <w:bodyDiv w:val="1"/>
      <w:marLeft w:val="0"/>
      <w:marRight w:val="0"/>
      <w:marTop w:val="0"/>
      <w:marBottom w:val="0"/>
      <w:divBdr>
        <w:top w:val="none" w:sz="0" w:space="0" w:color="auto"/>
        <w:left w:val="none" w:sz="0" w:space="0" w:color="auto"/>
        <w:bottom w:val="none" w:sz="0" w:space="0" w:color="auto"/>
        <w:right w:val="none" w:sz="0" w:space="0" w:color="auto"/>
      </w:divBdr>
    </w:div>
    <w:div w:id="1091589402">
      <w:bodyDiv w:val="1"/>
      <w:marLeft w:val="0"/>
      <w:marRight w:val="0"/>
      <w:marTop w:val="0"/>
      <w:marBottom w:val="0"/>
      <w:divBdr>
        <w:top w:val="none" w:sz="0" w:space="0" w:color="auto"/>
        <w:left w:val="none" w:sz="0" w:space="0" w:color="auto"/>
        <w:bottom w:val="none" w:sz="0" w:space="0" w:color="auto"/>
        <w:right w:val="none" w:sz="0" w:space="0" w:color="auto"/>
      </w:divBdr>
    </w:div>
    <w:div w:id="1094473270">
      <w:bodyDiv w:val="1"/>
      <w:marLeft w:val="0"/>
      <w:marRight w:val="0"/>
      <w:marTop w:val="0"/>
      <w:marBottom w:val="0"/>
      <w:divBdr>
        <w:top w:val="none" w:sz="0" w:space="0" w:color="auto"/>
        <w:left w:val="none" w:sz="0" w:space="0" w:color="auto"/>
        <w:bottom w:val="none" w:sz="0" w:space="0" w:color="auto"/>
        <w:right w:val="none" w:sz="0" w:space="0" w:color="auto"/>
      </w:divBdr>
    </w:div>
    <w:div w:id="1153135845">
      <w:bodyDiv w:val="1"/>
      <w:marLeft w:val="0"/>
      <w:marRight w:val="0"/>
      <w:marTop w:val="0"/>
      <w:marBottom w:val="0"/>
      <w:divBdr>
        <w:top w:val="none" w:sz="0" w:space="0" w:color="auto"/>
        <w:left w:val="none" w:sz="0" w:space="0" w:color="auto"/>
        <w:bottom w:val="none" w:sz="0" w:space="0" w:color="auto"/>
        <w:right w:val="none" w:sz="0" w:space="0" w:color="auto"/>
      </w:divBdr>
    </w:div>
    <w:div w:id="1268387491">
      <w:bodyDiv w:val="1"/>
      <w:marLeft w:val="0"/>
      <w:marRight w:val="0"/>
      <w:marTop w:val="0"/>
      <w:marBottom w:val="0"/>
      <w:divBdr>
        <w:top w:val="none" w:sz="0" w:space="0" w:color="auto"/>
        <w:left w:val="none" w:sz="0" w:space="0" w:color="auto"/>
        <w:bottom w:val="none" w:sz="0" w:space="0" w:color="auto"/>
        <w:right w:val="none" w:sz="0" w:space="0" w:color="auto"/>
      </w:divBdr>
    </w:div>
    <w:div w:id="1349527490">
      <w:bodyDiv w:val="1"/>
      <w:marLeft w:val="0"/>
      <w:marRight w:val="0"/>
      <w:marTop w:val="0"/>
      <w:marBottom w:val="0"/>
      <w:divBdr>
        <w:top w:val="none" w:sz="0" w:space="0" w:color="auto"/>
        <w:left w:val="none" w:sz="0" w:space="0" w:color="auto"/>
        <w:bottom w:val="none" w:sz="0" w:space="0" w:color="auto"/>
        <w:right w:val="none" w:sz="0" w:space="0" w:color="auto"/>
      </w:divBdr>
    </w:div>
    <w:div w:id="1459685366">
      <w:bodyDiv w:val="1"/>
      <w:marLeft w:val="0"/>
      <w:marRight w:val="0"/>
      <w:marTop w:val="0"/>
      <w:marBottom w:val="0"/>
      <w:divBdr>
        <w:top w:val="none" w:sz="0" w:space="0" w:color="auto"/>
        <w:left w:val="none" w:sz="0" w:space="0" w:color="auto"/>
        <w:bottom w:val="none" w:sz="0" w:space="0" w:color="auto"/>
        <w:right w:val="none" w:sz="0" w:space="0" w:color="auto"/>
      </w:divBdr>
    </w:div>
    <w:div w:id="1472138504">
      <w:bodyDiv w:val="1"/>
      <w:marLeft w:val="0"/>
      <w:marRight w:val="0"/>
      <w:marTop w:val="0"/>
      <w:marBottom w:val="0"/>
      <w:divBdr>
        <w:top w:val="none" w:sz="0" w:space="0" w:color="auto"/>
        <w:left w:val="none" w:sz="0" w:space="0" w:color="auto"/>
        <w:bottom w:val="none" w:sz="0" w:space="0" w:color="auto"/>
        <w:right w:val="none" w:sz="0" w:space="0" w:color="auto"/>
      </w:divBdr>
    </w:div>
    <w:div w:id="1487279260">
      <w:bodyDiv w:val="1"/>
      <w:marLeft w:val="0"/>
      <w:marRight w:val="0"/>
      <w:marTop w:val="0"/>
      <w:marBottom w:val="0"/>
      <w:divBdr>
        <w:top w:val="none" w:sz="0" w:space="0" w:color="auto"/>
        <w:left w:val="none" w:sz="0" w:space="0" w:color="auto"/>
        <w:bottom w:val="none" w:sz="0" w:space="0" w:color="auto"/>
        <w:right w:val="none" w:sz="0" w:space="0" w:color="auto"/>
      </w:divBdr>
    </w:div>
    <w:div w:id="1492596922">
      <w:bodyDiv w:val="1"/>
      <w:marLeft w:val="0"/>
      <w:marRight w:val="0"/>
      <w:marTop w:val="0"/>
      <w:marBottom w:val="0"/>
      <w:divBdr>
        <w:top w:val="none" w:sz="0" w:space="0" w:color="auto"/>
        <w:left w:val="none" w:sz="0" w:space="0" w:color="auto"/>
        <w:bottom w:val="none" w:sz="0" w:space="0" w:color="auto"/>
        <w:right w:val="none" w:sz="0" w:space="0" w:color="auto"/>
      </w:divBdr>
    </w:div>
    <w:div w:id="1496646031">
      <w:bodyDiv w:val="1"/>
      <w:marLeft w:val="0"/>
      <w:marRight w:val="0"/>
      <w:marTop w:val="0"/>
      <w:marBottom w:val="0"/>
      <w:divBdr>
        <w:top w:val="none" w:sz="0" w:space="0" w:color="auto"/>
        <w:left w:val="none" w:sz="0" w:space="0" w:color="auto"/>
        <w:bottom w:val="none" w:sz="0" w:space="0" w:color="auto"/>
        <w:right w:val="none" w:sz="0" w:space="0" w:color="auto"/>
      </w:divBdr>
    </w:div>
    <w:div w:id="1498692509">
      <w:bodyDiv w:val="1"/>
      <w:marLeft w:val="0"/>
      <w:marRight w:val="0"/>
      <w:marTop w:val="0"/>
      <w:marBottom w:val="0"/>
      <w:divBdr>
        <w:top w:val="none" w:sz="0" w:space="0" w:color="auto"/>
        <w:left w:val="none" w:sz="0" w:space="0" w:color="auto"/>
        <w:bottom w:val="none" w:sz="0" w:space="0" w:color="auto"/>
        <w:right w:val="none" w:sz="0" w:space="0" w:color="auto"/>
      </w:divBdr>
      <w:divsChild>
        <w:div w:id="1325551130">
          <w:marLeft w:val="0"/>
          <w:marRight w:val="0"/>
          <w:marTop w:val="0"/>
          <w:marBottom w:val="0"/>
          <w:divBdr>
            <w:top w:val="none" w:sz="0" w:space="0" w:color="auto"/>
            <w:left w:val="none" w:sz="0" w:space="0" w:color="auto"/>
            <w:bottom w:val="none" w:sz="0" w:space="0" w:color="auto"/>
            <w:right w:val="none" w:sz="0" w:space="0" w:color="auto"/>
          </w:divBdr>
          <w:divsChild>
            <w:div w:id="75065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75656">
      <w:bodyDiv w:val="1"/>
      <w:marLeft w:val="0"/>
      <w:marRight w:val="0"/>
      <w:marTop w:val="0"/>
      <w:marBottom w:val="0"/>
      <w:divBdr>
        <w:top w:val="none" w:sz="0" w:space="0" w:color="auto"/>
        <w:left w:val="none" w:sz="0" w:space="0" w:color="auto"/>
        <w:bottom w:val="none" w:sz="0" w:space="0" w:color="auto"/>
        <w:right w:val="none" w:sz="0" w:space="0" w:color="auto"/>
      </w:divBdr>
    </w:div>
    <w:div w:id="1602377448">
      <w:bodyDiv w:val="1"/>
      <w:marLeft w:val="0"/>
      <w:marRight w:val="0"/>
      <w:marTop w:val="0"/>
      <w:marBottom w:val="0"/>
      <w:divBdr>
        <w:top w:val="none" w:sz="0" w:space="0" w:color="auto"/>
        <w:left w:val="none" w:sz="0" w:space="0" w:color="auto"/>
        <w:bottom w:val="none" w:sz="0" w:space="0" w:color="auto"/>
        <w:right w:val="none" w:sz="0" w:space="0" w:color="auto"/>
      </w:divBdr>
    </w:div>
    <w:div w:id="1607348583">
      <w:bodyDiv w:val="1"/>
      <w:marLeft w:val="0"/>
      <w:marRight w:val="0"/>
      <w:marTop w:val="0"/>
      <w:marBottom w:val="0"/>
      <w:divBdr>
        <w:top w:val="none" w:sz="0" w:space="0" w:color="auto"/>
        <w:left w:val="none" w:sz="0" w:space="0" w:color="auto"/>
        <w:bottom w:val="none" w:sz="0" w:space="0" w:color="auto"/>
        <w:right w:val="none" w:sz="0" w:space="0" w:color="auto"/>
      </w:divBdr>
    </w:div>
    <w:div w:id="1690177489">
      <w:bodyDiv w:val="1"/>
      <w:marLeft w:val="0"/>
      <w:marRight w:val="0"/>
      <w:marTop w:val="0"/>
      <w:marBottom w:val="0"/>
      <w:divBdr>
        <w:top w:val="none" w:sz="0" w:space="0" w:color="auto"/>
        <w:left w:val="none" w:sz="0" w:space="0" w:color="auto"/>
        <w:bottom w:val="none" w:sz="0" w:space="0" w:color="auto"/>
        <w:right w:val="none" w:sz="0" w:space="0" w:color="auto"/>
      </w:divBdr>
    </w:div>
    <w:div w:id="1695182431">
      <w:bodyDiv w:val="1"/>
      <w:marLeft w:val="0"/>
      <w:marRight w:val="0"/>
      <w:marTop w:val="0"/>
      <w:marBottom w:val="0"/>
      <w:divBdr>
        <w:top w:val="none" w:sz="0" w:space="0" w:color="auto"/>
        <w:left w:val="none" w:sz="0" w:space="0" w:color="auto"/>
        <w:bottom w:val="none" w:sz="0" w:space="0" w:color="auto"/>
        <w:right w:val="none" w:sz="0" w:space="0" w:color="auto"/>
      </w:divBdr>
    </w:div>
    <w:div w:id="1765297322">
      <w:bodyDiv w:val="1"/>
      <w:marLeft w:val="0"/>
      <w:marRight w:val="0"/>
      <w:marTop w:val="0"/>
      <w:marBottom w:val="0"/>
      <w:divBdr>
        <w:top w:val="none" w:sz="0" w:space="0" w:color="auto"/>
        <w:left w:val="none" w:sz="0" w:space="0" w:color="auto"/>
        <w:bottom w:val="none" w:sz="0" w:space="0" w:color="auto"/>
        <w:right w:val="none" w:sz="0" w:space="0" w:color="auto"/>
      </w:divBdr>
    </w:div>
    <w:div w:id="1775401083">
      <w:bodyDiv w:val="1"/>
      <w:marLeft w:val="0"/>
      <w:marRight w:val="0"/>
      <w:marTop w:val="0"/>
      <w:marBottom w:val="0"/>
      <w:divBdr>
        <w:top w:val="none" w:sz="0" w:space="0" w:color="auto"/>
        <w:left w:val="none" w:sz="0" w:space="0" w:color="auto"/>
        <w:bottom w:val="none" w:sz="0" w:space="0" w:color="auto"/>
        <w:right w:val="none" w:sz="0" w:space="0" w:color="auto"/>
      </w:divBdr>
    </w:div>
    <w:div w:id="1787044347">
      <w:bodyDiv w:val="1"/>
      <w:marLeft w:val="0"/>
      <w:marRight w:val="0"/>
      <w:marTop w:val="0"/>
      <w:marBottom w:val="0"/>
      <w:divBdr>
        <w:top w:val="none" w:sz="0" w:space="0" w:color="auto"/>
        <w:left w:val="none" w:sz="0" w:space="0" w:color="auto"/>
        <w:bottom w:val="none" w:sz="0" w:space="0" w:color="auto"/>
        <w:right w:val="none" w:sz="0" w:space="0" w:color="auto"/>
      </w:divBdr>
    </w:div>
    <w:div w:id="1829444340">
      <w:bodyDiv w:val="1"/>
      <w:marLeft w:val="0"/>
      <w:marRight w:val="0"/>
      <w:marTop w:val="0"/>
      <w:marBottom w:val="0"/>
      <w:divBdr>
        <w:top w:val="none" w:sz="0" w:space="0" w:color="auto"/>
        <w:left w:val="none" w:sz="0" w:space="0" w:color="auto"/>
        <w:bottom w:val="none" w:sz="0" w:space="0" w:color="auto"/>
        <w:right w:val="none" w:sz="0" w:space="0" w:color="auto"/>
      </w:divBdr>
    </w:div>
    <w:div w:id="1848132505">
      <w:bodyDiv w:val="1"/>
      <w:marLeft w:val="0"/>
      <w:marRight w:val="0"/>
      <w:marTop w:val="0"/>
      <w:marBottom w:val="0"/>
      <w:divBdr>
        <w:top w:val="none" w:sz="0" w:space="0" w:color="auto"/>
        <w:left w:val="none" w:sz="0" w:space="0" w:color="auto"/>
        <w:bottom w:val="none" w:sz="0" w:space="0" w:color="auto"/>
        <w:right w:val="none" w:sz="0" w:space="0" w:color="auto"/>
      </w:divBdr>
    </w:div>
    <w:div w:id="1854025243">
      <w:bodyDiv w:val="1"/>
      <w:marLeft w:val="0"/>
      <w:marRight w:val="0"/>
      <w:marTop w:val="0"/>
      <w:marBottom w:val="0"/>
      <w:divBdr>
        <w:top w:val="none" w:sz="0" w:space="0" w:color="auto"/>
        <w:left w:val="none" w:sz="0" w:space="0" w:color="auto"/>
        <w:bottom w:val="none" w:sz="0" w:space="0" w:color="auto"/>
        <w:right w:val="none" w:sz="0" w:space="0" w:color="auto"/>
      </w:divBdr>
    </w:div>
    <w:div w:id="1956253733">
      <w:bodyDiv w:val="1"/>
      <w:marLeft w:val="0"/>
      <w:marRight w:val="0"/>
      <w:marTop w:val="0"/>
      <w:marBottom w:val="0"/>
      <w:divBdr>
        <w:top w:val="none" w:sz="0" w:space="0" w:color="auto"/>
        <w:left w:val="none" w:sz="0" w:space="0" w:color="auto"/>
        <w:bottom w:val="none" w:sz="0" w:space="0" w:color="auto"/>
        <w:right w:val="none" w:sz="0" w:space="0" w:color="auto"/>
      </w:divBdr>
    </w:div>
    <w:div w:id="1993020092">
      <w:bodyDiv w:val="1"/>
      <w:marLeft w:val="0"/>
      <w:marRight w:val="0"/>
      <w:marTop w:val="0"/>
      <w:marBottom w:val="0"/>
      <w:divBdr>
        <w:top w:val="none" w:sz="0" w:space="0" w:color="auto"/>
        <w:left w:val="none" w:sz="0" w:space="0" w:color="auto"/>
        <w:bottom w:val="none" w:sz="0" w:space="0" w:color="auto"/>
        <w:right w:val="none" w:sz="0" w:space="0" w:color="auto"/>
      </w:divBdr>
    </w:div>
    <w:div w:id="2069567759">
      <w:bodyDiv w:val="1"/>
      <w:marLeft w:val="0"/>
      <w:marRight w:val="0"/>
      <w:marTop w:val="0"/>
      <w:marBottom w:val="0"/>
      <w:divBdr>
        <w:top w:val="none" w:sz="0" w:space="0" w:color="auto"/>
        <w:left w:val="none" w:sz="0" w:space="0" w:color="auto"/>
        <w:bottom w:val="none" w:sz="0" w:space="0" w:color="auto"/>
        <w:right w:val="none" w:sz="0" w:space="0" w:color="auto"/>
      </w:divBdr>
    </w:div>
    <w:div w:id="2089693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reativecommons.org/licenses/by-nc-nd/4.0/" TargetMode="External"/><Relationship Id="rId18" Type="http://schemas.openxmlformats.org/officeDocument/2006/relationships/header" Target="header3.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hyperlink" Target="http://www.peppol.eu" TargetMode="External"/><Relationship Id="rId1" Type="http://schemas.openxmlformats.org/officeDocument/2006/relationships/hyperlink" Target="http://www.peppol.eu"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ummary xmlns="38ca6ff3-8692-406a-bcbd-91fe8f1629fe" xsi:nil="true"/>
    <lcf76f155ced4ddcb4097134ff3c332f xmlns="38ca6ff3-8692-406a-bcbd-91fe8f1629fe">
      <Terms xmlns="http://schemas.microsoft.com/office/infopath/2007/PartnerControls"/>
    </lcf76f155ced4ddcb4097134ff3c332f>
    <TaxCatchAll xmlns="694fc7c8-a271-466e-8696-8f21270a1628" xsi:nil="true"/>
    <Contents xmlns="38ca6ff3-8692-406a-bcbd-91fe8f1629fe" xsi:nil="true"/>
    <TaxKeywordTaxHTField xmlns="694fc7c8-a271-466e-8696-8f21270a1628">
      <Terms xmlns="http://schemas.microsoft.com/office/infopath/2007/PartnerControls"/>
    </TaxKeywordTaxHTField>
    <Documenttype xmlns="38ca6ff3-8692-406a-bcbd-91fe8f1629fe" xsi:nil="true"/>
    <Segment xmlns="38ca6ff3-8692-406a-bcbd-91fe8f1629fe" xsi:nil="true"/>
    <eInvoicingArea xmlns="38ca6ff3-8692-406a-bcbd-91fe8f1629f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7E1C8F3E417404D92D3A44A75786C32" ma:contentTypeVersion="27" ma:contentTypeDescription="Create a new document." ma:contentTypeScope="" ma:versionID="a24504a25e533217cd352c5212f25bfa">
  <xsd:schema xmlns:xsd="http://www.w3.org/2001/XMLSchema" xmlns:xs="http://www.w3.org/2001/XMLSchema" xmlns:p="http://schemas.microsoft.com/office/2006/metadata/properties" xmlns:ns2="38ca6ff3-8692-406a-bcbd-91fe8f1629fe" xmlns:ns3="694fc7c8-a271-466e-8696-8f21270a1628" targetNamespace="http://schemas.microsoft.com/office/2006/metadata/properties" ma:root="true" ma:fieldsID="2dbb78472ff04ddf379ffdfdc1e3ad23" ns2:_="" ns3:_="">
    <xsd:import namespace="38ca6ff3-8692-406a-bcbd-91fe8f1629fe"/>
    <xsd:import namespace="694fc7c8-a271-466e-8696-8f21270a162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Location" minOccurs="0"/>
                <xsd:element ref="ns2:MediaServiceGenerationTime" minOccurs="0"/>
                <xsd:element ref="ns2:MediaServiceEventHashCode" minOccurs="0"/>
                <xsd:element ref="ns2:MediaServiceOCR" minOccurs="0"/>
                <xsd:element ref="ns3:SharedWithUsers" minOccurs="0"/>
                <xsd:element ref="ns3:SharedWithDetails" minOccurs="0"/>
                <xsd:element ref="ns2:lcf76f155ced4ddcb4097134ff3c332f" minOccurs="0"/>
                <xsd:element ref="ns3:TaxCatchAll" minOccurs="0"/>
                <xsd:element ref="ns2:Contents" minOccurs="0"/>
                <xsd:element ref="ns2:Summary" minOccurs="0"/>
                <xsd:element ref="ns2:Segment" minOccurs="0"/>
                <xsd:element ref="ns2:MediaServiceObjectDetectorVersions" minOccurs="0"/>
                <xsd:element ref="ns2:eInvoicingArea" minOccurs="0"/>
                <xsd:element ref="ns3:TaxKeywordTaxHTField" minOccurs="0"/>
                <xsd:element ref="ns2:MediaServiceSearchProperties" minOccurs="0"/>
                <xsd:element ref="ns2:Document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ca6ff3-8692-406a-bcbd-91fe8f1629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hidden="true"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hidden="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hidden="true" ma:internalName="MediaServiceOCR" ma:readOnly="true">
      <xsd:simpleType>
        <xsd:restriction base="dms:Note"/>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d3d766a-8f2e-4101-b24c-d4a22e3f1d12" ma:termSetId="09814cd3-568e-fe90-9814-8d621ff8fb84" ma:anchorId="fba54fb3-c3e1-fe81-a776-ca4b69148c4d" ma:open="true" ma:isKeyword="false">
      <xsd:complexType>
        <xsd:sequence>
          <xsd:element ref="pc:Terms" minOccurs="0" maxOccurs="1"/>
        </xsd:sequence>
      </xsd:complexType>
    </xsd:element>
    <xsd:element name="Contents" ma:index="24" nillable="true" ma:displayName="Contents" ma:format="Dropdown" ma:hidden="true" ma:internalName="Contents" ma:readOnly="false">
      <xsd:simpleType>
        <xsd:restriction base="dms:Note"/>
      </xsd:simpleType>
    </xsd:element>
    <xsd:element name="Summary" ma:index="25" nillable="true" ma:displayName="Summary" ma:format="Dropdown" ma:internalName="Summary">
      <xsd:simpleType>
        <xsd:restriction base="dms:Text">
          <xsd:maxLength value="255"/>
        </xsd:restriction>
      </xsd:simpleType>
    </xsd:element>
    <xsd:element name="Segment" ma:index="26" nillable="true" ma:displayName="Segment" ma:format="Dropdown" ma:internalName="Segment">
      <xsd:simpleType>
        <xsd:restriction base="dms:Choice">
          <xsd:enumeration value="Events"/>
          <xsd:enumeration value="Large Business"/>
          <xsd:enumeration value="Small Business"/>
          <xsd:enumeration value="DSP"/>
          <xsd:enumeration value="State/Territory Gov"/>
          <xsd:enumeration value="Local Gov"/>
          <xsd:enumeration value="Fed Gov"/>
        </xsd:restriction>
      </xsd:simple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element name="eInvoicingArea" ma:index="28" nillable="true" ma:displayName="eInvoicingArea" ma:description="Area in eInvoicing in which file belongs to" ma:format="Dropdown" ma:internalName="eInvoicingArea">
      <xsd:complexType>
        <xsd:complexContent>
          <xsd:extension base="dms:MultiChoice">
            <xsd:sequence>
              <xsd:element name="Value" maxOccurs="unbounded" minOccurs="0" nillable="true">
                <xsd:simpleType>
                  <xsd:restriction base="dms:Choice">
                    <xsd:enumeration value="Large Business"/>
                    <xsd:enumeration value="Small Business"/>
                    <xsd:enumeration value="Government"/>
                  </xsd:restriction>
                </xsd:simpleType>
              </xsd:element>
            </xsd:sequence>
          </xsd:extension>
        </xsd:complexContent>
      </xsd:complexType>
    </xsd:element>
    <xsd:element name="MediaServiceSearchProperties" ma:index="31" nillable="true" ma:displayName="MediaServiceSearchProperties" ma:hidden="true" ma:internalName="MediaServiceSearchProperties" ma:readOnly="true">
      <xsd:simpleType>
        <xsd:restriction base="dms:Note"/>
      </xsd:simpleType>
    </xsd:element>
    <xsd:element name="Documenttype" ma:index="32" nillable="true" ma:displayName="Document type" ma:description="What kind of information is this?" ma:format="Dropdown" ma:internalName="Documenttype">
      <xsd:complexType>
        <xsd:complexContent>
          <xsd:extension base="dms:MultiChoice">
            <xsd:sequence>
              <xsd:element name="Value" maxOccurs="unbounded" minOccurs="0" nillable="true">
                <xsd:simpleType>
                  <xsd:restriction base="dms:Choice">
                    <xsd:enumeration value="Admin"/>
                    <xsd:enumeration value="ATO report"/>
                    <xsd:enumeration value="Non-ATO report"/>
                    <xsd:enumeration value="Case study"/>
                    <xsd:enumeration value="Guidance"/>
                    <xsd:enumeration value="List"/>
                    <xsd:enumeration value="Note"/>
                    <xsd:enumeration value="Planning, Strategy &amp; Reporting"/>
                    <xsd:enumeration value="Presentation"/>
                    <xsd:enumeration value="Research"/>
                    <xsd:enumeration value="Web content"/>
                    <xsd:enumeration value="Other"/>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94fc7c8-a271-466e-8696-8f21270a1628" elementFormDefault="qualified">
    <xsd:import namespace="http://schemas.microsoft.com/office/2006/documentManagement/types"/>
    <xsd:import namespace="http://schemas.microsoft.com/office/infopath/2007/PartnerControls"/>
    <xsd:element name="SharedWithUsers" ma:index="19"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hidden="true" ma:internalName="SharedWithDetails" ma:readOnly="true">
      <xsd:simpleType>
        <xsd:restriction base="dms:Note"/>
      </xsd:simpleType>
    </xsd:element>
    <xsd:element name="TaxCatchAll" ma:index="23" nillable="true" ma:displayName="Taxonomy Catch All Column" ma:hidden="true" ma:list="{469c4c10-978d-4b09-a2f4-2bfe9eca3adb}" ma:internalName="TaxCatchAll" ma:readOnly="false" ma:showField="CatchAllData" ma:web="694fc7c8-a271-466e-8696-8f21270a1628">
      <xsd:complexType>
        <xsd:complexContent>
          <xsd:extension base="dms:MultiChoiceLookup">
            <xsd:sequence>
              <xsd:element name="Value" type="dms:Lookup" maxOccurs="unbounded" minOccurs="0" nillable="true"/>
            </xsd:sequence>
          </xsd:extension>
        </xsd:complexContent>
      </xsd:complexType>
    </xsd:element>
    <xsd:element name="TaxKeywordTaxHTField" ma:index="30" nillable="true" ma:taxonomy="true" ma:internalName="TaxKeywordTaxHTField" ma:taxonomyFieldName="TaxKeyword" ma:displayName="Enterprise Keywords" ma:fieldId="{23f27201-bee3-471e-b2e7-b64fd8b7ca38}" ma:taxonomyMulti="true" ma:sspId="2d3d766a-8f2e-4101-b24c-d4a22e3f1d12" ma:termSetId="00000000-0000-0000-0000-000000000000" ma:anchorId="00000000-0000-0000-0000-000000000000" ma:open="true" ma:isKeyword="tru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C32FC0-9929-4A94-8A05-F0E5E005944C}">
  <ds:schemaRefs>
    <ds:schemaRef ds:uri="http://schemas.microsoft.com/office/2006/metadata/properties"/>
    <ds:schemaRef ds:uri="http://schemas.microsoft.com/office/infopath/2007/PartnerControls"/>
    <ds:schemaRef ds:uri="38ca6ff3-8692-406a-bcbd-91fe8f1629fe"/>
    <ds:schemaRef ds:uri="694fc7c8-a271-466e-8696-8f21270a1628"/>
  </ds:schemaRefs>
</ds:datastoreItem>
</file>

<file path=customXml/itemProps2.xml><?xml version="1.0" encoding="utf-8"?>
<ds:datastoreItem xmlns:ds="http://schemas.openxmlformats.org/officeDocument/2006/customXml" ds:itemID="{B9C7CA6C-3A33-443E-A6D1-8896E78987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ca6ff3-8692-406a-bcbd-91fe8f1629fe"/>
    <ds:schemaRef ds:uri="694fc7c8-a271-466e-8696-8f21270a16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41683C5-22BD-4AB1-B6B0-A2457D2E3A51}">
  <ds:schemaRefs>
    <ds:schemaRef ds:uri="http://schemas.microsoft.com/sharepoint/v3/contenttype/forms"/>
  </ds:schemaRefs>
</ds:datastoreItem>
</file>

<file path=customXml/itemProps4.xml><?xml version="1.0" encoding="utf-8"?>
<ds:datastoreItem xmlns:ds="http://schemas.openxmlformats.org/officeDocument/2006/customXml" ds:itemID="{0B00D277-0029-4794-92FA-2E293AD3E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6946</Words>
  <Characters>39593</Characters>
  <Application>Microsoft Office Word</Application>
  <DocSecurity>0</DocSecurity>
  <Lines>329</Lines>
  <Paragraphs>92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Peppol Policy for use of Identifiers</vt:lpstr>
      <vt:lpstr>Title</vt:lpstr>
    </vt:vector>
  </TitlesOfParts>
  <Company/>
  <LinksUpToDate>false</LinksUpToDate>
  <CharactersWithSpaces>46447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Service Metadata Locator (SML)</dc:title>
  <dc:subject/>
  <dc:creator>OpenPeppol</dc:creator>
  <cp:keywords/>
  <dc:description/>
  <cp:lastModifiedBy>PH</cp:lastModifiedBy>
  <cp:revision>17</cp:revision>
  <cp:lastPrinted>2024-10-03T17:17:00Z</cp:lastPrinted>
  <dcterms:created xsi:type="dcterms:W3CDTF">2024-11-27T08:24:00Z</dcterms:created>
  <dcterms:modified xsi:type="dcterms:W3CDTF">2024-12-18T19:32:00Z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0x010100E7E1C8F3E417404D92D3A44A75786C32</vt:lpwstr>
  </property>
  <property fmtid="{D5CDD505-2E9C-101B-9397-08002B2CF9AE}" pid="3" name="TaxKeyword">
    <vt:lpwstr/>
  </property>
  <property fmtid="{D5CDD505-2E9C-101B-9397-08002B2CF9AE}" pid="4" name="MediaServiceImageTags">
    <vt:lpwstr/>
  </property>
</Properties>
</file>