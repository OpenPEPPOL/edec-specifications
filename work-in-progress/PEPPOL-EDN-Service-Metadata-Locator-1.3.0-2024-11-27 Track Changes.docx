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0" w:author="PH" w:date="2024-11-11T22:29:00Z" w16du:dateUtc="2024-11-11T21:29:00Z">
                                  <w:r w:rsidR="00B13212" w:rsidDel="00631BA1">
                                    <w:rPr>
                                      <w:sz w:val="36"/>
                                      <w:szCs w:val="36"/>
                                    </w:rPr>
                                    <w:delText>In use</w:delText>
                                  </w:r>
                                </w:del>
                                <w:ins w:id="1"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7C2971C0"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del w:id="2" w:author="PH" w:date="2024-11-25T22:46:00Z" w16du:dateUtc="2024-11-25T21:46:00Z">
                                  <w:r w:rsidR="00DD588A" w:rsidDel="00224FBD">
                                    <w:rPr>
                                      <w:sz w:val="36"/>
                                      <w:szCs w:val="36"/>
                                    </w:rPr>
                                    <w:delText>11</w:delText>
                                  </w:r>
                                </w:del>
                                <w:ins w:id="3" w:author="PH" w:date="2024-11-25T22:46:00Z" w16du:dateUtc="2024-11-25T21:46:00Z">
                                  <w:r w:rsidR="00224FBD">
                                    <w:rPr>
                                      <w:sz w:val="36"/>
                                      <w:szCs w:val="36"/>
                                    </w:rPr>
                                    <w:t>2</w:t>
                                  </w:r>
                                </w:ins>
                                <w:ins w:id="4" w:author="PH" w:date="2024-11-27T10:03:00Z" w16du:dateUtc="2024-11-27T09:03:00Z">
                                  <w:r w:rsidR="005E61E1">
                                    <w:rPr>
                                      <w:sz w:val="36"/>
                                      <w:szCs w:val="36"/>
                                    </w:rPr>
                                    <w:t>7</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5" w:author="PH" w:date="2024-11-11T22:29:00Z" w16du:dateUtc="2024-11-11T21:29:00Z">
                            <w:r w:rsidR="00B13212" w:rsidDel="00631BA1">
                              <w:rPr>
                                <w:sz w:val="36"/>
                                <w:szCs w:val="36"/>
                              </w:rPr>
                              <w:delText>In use</w:delText>
                            </w:r>
                          </w:del>
                          <w:ins w:id="6"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7C2971C0"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del w:id="7" w:author="PH" w:date="2024-11-25T22:46:00Z" w16du:dateUtc="2024-11-25T21:46:00Z">
                            <w:r w:rsidR="00DD588A" w:rsidDel="00224FBD">
                              <w:rPr>
                                <w:sz w:val="36"/>
                                <w:szCs w:val="36"/>
                              </w:rPr>
                              <w:delText>11</w:delText>
                            </w:r>
                          </w:del>
                          <w:ins w:id="8" w:author="PH" w:date="2024-11-25T22:46:00Z" w16du:dateUtc="2024-11-25T21:46:00Z">
                            <w:r w:rsidR="00224FBD">
                              <w:rPr>
                                <w:sz w:val="36"/>
                                <w:szCs w:val="36"/>
                              </w:rPr>
                              <w:t>2</w:t>
                            </w:r>
                          </w:ins>
                          <w:ins w:id="9" w:author="PH" w:date="2024-11-27T10:03:00Z" w16du:dateUtc="2024-11-27T09:03:00Z">
                            <w:r w:rsidR="005E61E1">
                              <w:rPr>
                                <w:sz w:val="36"/>
                                <w:szCs w:val="36"/>
                              </w:rPr>
                              <w:t>7</w:t>
                            </w:r>
                          </w:ins>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621FFECE" w14:textId="3CA8B410" w:rsidR="00D112DD" w:rsidRDefault="009E4AD5">
          <w:pPr>
            <w:pStyle w:val="Verzeichnis1"/>
            <w:tabs>
              <w:tab w:val="right" w:leader="dot" w:pos="9010"/>
            </w:tabs>
            <w:rPr>
              <w:ins w:id="10" w:author="PH" w:date="2024-11-11T22:13:00Z" w16du:dateUtc="2024-11-11T21:13: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11" w:author="PH" w:date="2024-11-11T22:13:00Z" w16du:dateUtc="2024-11-11T21:13:00Z">
            <w:r w:rsidR="00D112DD" w:rsidRPr="00492AAC">
              <w:rPr>
                <w:rStyle w:val="Hyperlink"/>
                <w:noProof/>
              </w:rPr>
              <w:fldChar w:fldCharType="begin"/>
            </w:r>
            <w:r w:rsidR="00D112DD" w:rsidRPr="00492AAC">
              <w:rPr>
                <w:rStyle w:val="Hyperlink"/>
                <w:noProof/>
              </w:rPr>
              <w:instrText xml:space="preserve"> </w:instrText>
            </w:r>
            <w:r w:rsidR="00D112DD">
              <w:rPr>
                <w:noProof/>
              </w:rPr>
              <w:instrText>HYPERLINK \l "_Toc182255623"</w:instrText>
            </w:r>
            <w:r w:rsidR="00D112DD" w:rsidRPr="00492AAC">
              <w:rPr>
                <w:rStyle w:val="Hyperlink"/>
                <w:noProof/>
              </w:rPr>
              <w:instrText xml:space="preserve"> </w:instrText>
            </w:r>
            <w:r w:rsidR="00D112DD" w:rsidRPr="00492AAC">
              <w:rPr>
                <w:rStyle w:val="Hyperlink"/>
                <w:noProof/>
              </w:rPr>
            </w:r>
            <w:r w:rsidR="00D112DD" w:rsidRPr="00492AAC">
              <w:rPr>
                <w:rStyle w:val="Hyperlink"/>
                <w:noProof/>
              </w:rPr>
              <w:fldChar w:fldCharType="separate"/>
            </w:r>
            <w:r w:rsidR="00D112DD" w:rsidRPr="00492AAC">
              <w:rPr>
                <w:rStyle w:val="Hyperlink"/>
                <w:noProof/>
              </w:rPr>
              <w:t>Revision History</w:t>
            </w:r>
            <w:r w:rsidR="00D112DD">
              <w:rPr>
                <w:noProof/>
                <w:webHidden/>
              </w:rPr>
              <w:tab/>
            </w:r>
            <w:r w:rsidR="00D112DD">
              <w:rPr>
                <w:noProof/>
                <w:webHidden/>
              </w:rPr>
              <w:fldChar w:fldCharType="begin"/>
            </w:r>
            <w:r w:rsidR="00D112DD">
              <w:rPr>
                <w:noProof/>
                <w:webHidden/>
              </w:rPr>
              <w:instrText xml:space="preserve"> PAGEREF _Toc182255623 \h </w:instrText>
            </w:r>
          </w:ins>
          <w:r w:rsidR="00D112DD">
            <w:rPr>
              <w:noProof/>
              <w:webHidden/>
            </w:rPr>
          </w:r>
          <w:r w:rsidR="00D112DD">
            <w:rPr>
              <w:noProof/>
              <w:webHidden/>
            </w:rPr>
            <w:fldChar w:fldCharType="separate"/>
          </w:r>
          <w:ins w:id="12" w:author="PH" w:date="2024-11-11T22:13:00Z" w16du:dateUtc="2024-11-11T21:13:00Z">
            <w:r w:rsidR="00D112DD">
              <w:rPr>
                <w:noProof/>
                <w:webHidden/>
              </w:rPr>
              <w:t>7</w:t>
            </w:r>
            <w:r w:rsidR="00D112DD">
              <w:rPr>
                <w:noProof/>
                <w:webHidden/>
              </w:rPr>
              <w:fldChar w:fldCharType="end"/>
            </w:r>
            <w:r w:rsidR="00D112DD" w:rsidRPr="00492AAC">
              <w:rPr>
                <w:rStyle w:val="Hyperlink"/>
                <w:noProof/>
              </w:rPr>
              <w:fldChar w:fldCharType="end"/>
            </w:r>
          </w:ins>
        </w:p>
        <w:p w14:paraId="007F06FF" w14:textId="77A694E4" w:rsidR="00D112DD" w:rsidRDefault="00D112DD">
          <w:pPr>
            <w:pStyle w:val="Verzeichnis1"/>
            <w:tabs>
              <w:tab w:val="right" w:leader="dot" w:pos="9010"/>
            </w:tabs>
            <w:rPr>
              <w:ins w:id="13" w:author="PH" w:date="2024-11-11T22:13:00Z" w16du:dateUtc="2024-11-11T21:13:00Z"/>
              <w:rFonts w:asciiTheme="minorHAnsi" w:eastAsiaTheme="minorEastAsia" w:hAnsiTheme="minorHAnsi"/>
              <w:b w:val="0"/>
              <w:noProof/>
              <w:color w:val="auto"/>
              <w:kern w:val="2"/>
              <w:lang w:eastAsia="en-GB"/>
              <w14:ligatures w14:val="standardContextual"/>
            </w:rPr>
          </w:pPr>
          <w:ins w:id="1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Contributors</w:t>
            </w:r>
            <w:r>
              <w:rPr>
                <w:noProof/>
                <w:webHidden/>
              </w:rPr>
              <w:tab/>
            </w:r>
            <w:r>
              <w:rPr>
                <w:noProof/>
                <w:webHidden/>
              </w:rPr>
              <w:fldChar w:fldCharType="begin"/>
            </w:r>
            <w:r>
              <w:rPr>
                <w:noProof/>
                <w:webHidden/>
              </w:rPr>
              <w:instrText xml:space="preserve"> PAGEREF _Toc182255624 \h </w:instrText>
            </w:r>
          </w:ins>
          <w:r>
            <w:rPr>
              <w:noProof/>
              <w:webHidden/>
            </w:rPr>
          </w:r>
          <w:r>
            <w:rPr>
              <w:noProof/>
              <w:webHidden/>
            </w:rPr>
            <w:fldChar w:fldCharType="separate"/>
          </w:r>
          <w:ins w:id="15" w:author="PH" w:date="2024-11-11T22:13:00Z" w16du:dateUtc="2024-11-11T21:13:00Z">
            <w:r>
              <w:rPr>
                <w:noProof/>
                <w:webHidden/>
              </w:rPr>
              <w:t>7</w:t>
            </w:r>
            <w:r>
              <w:rPr>
                <w:noProof/>
                <w:webHidden/>
              </w:rPr>
              <w:fldChar w:fldCharType="end"/>
            </w:r>
            <w:r w:rsidRPr="00492AAC">
              <w:rPr>
                <w:rStyle w:val="Hyperlink"/>
                <w:noProof/>
              </w:rPr>
              <w:fldChar w:fldCharType="end"/>
            </w:r>
          </w:ins>
        </w:p>
        <w:p w14:paraId="243C162B" w14:textId="38358F5E" w:rsidR="00D112DD" w:rsidRDefault="00D112DD">
          <w:pPr>
            <w:pStyle w:val="Verzeichnis2"/>
            <w:tabs>
              <w:tab w:val="right" w:leader="dot" w:pos="9010"/>
            </w:tabs>
            <w:rPr>
              <w:ins w:id="16" w:author="PH" w:date="2024-11-11T22:13:00Z" w16du:dateUtc="2024-11-11T21:13:00Z"/>
              <w:rFonts w:asciiTheme="minorHAnsi" w:eastAsiaTheme="minorEastAsia" w:hAnsiTheme="minorHAnsi"/>
              <w:noProof/>
              <w:color w:val="auto"/>
              <w:kern w:val="2"/>
              <w:lang w:eastAsia="en-GB"/>
              <w14:ligatures w14:val="standardContextual"/>
            </w:rPr>
          </w:pPr>
          <w:ins w:id="1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Organisations</w:t>
            </w:r>
            <w:r>
              <w:rPr>
                <w:noProof/>
                <w:webHidden/>
              </w:rPr>
              <w:tab/>
            </w:r>
            <w:r>
              <w:rPr>
                <w:noProof/>
                <w:webHidden/>
              </w:rPr>
              <w:fldChar w:fldCharType="begin"/>
            </w:r>
            <w:r>
              <w:rPr>
                <w:noProof/>
                <w:webHidden/>
              </w:rPr>
              <w:instrText xml:space="preserve"> PAGEREF _Toc182255625 \h </w:instrText>
            </w:r>
          </w:ins>
          <w:r>
            <w:rPr>
              <w:noProof/>
              <w:webHidden/>
            </w:rPr>
          </w:r>
          <w:r>
            <w:rPr>
              <w:noProof/>
              <w:webHidden/>
            </w:rPr>
            <w:fldChar w:fldCharType="separate"/>
          </w:r>
          <w:ins w:id="18" w:author="PH" w:date="2024-11-11T22:13:00Z" w16du:dateUtc="2024-11-11T21:13:00Z">
            <w:r>
              <w:rPr>
                <w:noProof/>
                <w:webHidden/>
              </w:rPr>
              <w:t>7</w:t>
            </w:r>
            <w:r>
              <w:rPr>
                <w:noProof/>
                <w:webHidden/>
              </w:rPr>
              <w:fldChar w:fldCharType="end"/>
            </w:r>
            <w:r w:rsidRPr="00492AAC">
              <w:rPr>
                <w:rStyle w:val="Hyperlink"/>
                <w:noProof/>
              </w:rPr>
              <w:fldChar w:fldCharType="end"/>
            </w:r>
          </w:ins>
        </w:p>
        <w:p w14:paraId="302B2592" w14:textId="53A274EC" w:rsidR="00D112DD" w:rsidRDefault="00D112DD">
          <w:pPr>
            <w:pStyle w:val="Verzeichnis2"/>
            <w:tabs>
              <w:tab w:val="right" w:leader="dot" w:pos="9010"/>
            </w:tabs>
            <w:rPr>
              <w:ins w:id="19" w:author="PH" w:date="2024-11-11T22:13:00Z" w16du:dateUtc="2024-11-11T21:13:00Z"/>
              <w:rFonts w:asciiTheme="minorHAnsi" w:eastAsiaTheme="minorEastAsia" w:hAnsiTheme="minorHAnsi"/>
              <w:noProof/>
              <w:color w:val="auto"/>
              <w:kern w:val="2"/>
              <w:lang w:eastAsia="en-GB"/>
              <w14:ligatures w14:val="standardContextual"/>
            </w:rPr>
          </w:pPr>
          <w:ins w:id="2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Persons</w:t>
            </w:r>
            <w:r>
              <w:rPr>
                <w:noProof/>
                <w:webHidden/>
              </w:rPr>
              <w:tab/>
            </w:r>
            <w:r>
              <w:rPr>
                <w:noProof/>
                <w:webHidden/>
              </w:rPr>
              <w:fldChar w:fldCharType="begin"/>
            </w:r>
            <w:r>
              <w:rPr>
                <w:noProof/>
                <w:webHidden/>
              </w:rPr>
              <w:instrText xml:space="preserve"> PAGEREF _Toc182255626 \h </w:instrText>
            </w:r>
          </w:ins>
          <w:r>
            <w:rPr>
              <w:noProof/>
              <w:webHidden/>
            </w:rPr>
          </w:r>
          <w:r>
            <w:rPr>
              <w:noProof/>
              <w:webHidden/>
            </w:rPr>
            <w:fldChar w:fldCharType="separate"/>
          </w:r>
          <w:ins w:id="21" w:author="PH" w:date="2024-11-11T22:13:00Z" w16du:dateUtc="2024-11-11T21:13:00Z">
            <w:r>
              <w:rPr>
                <w:noProof/>
                <w:webHidden/>
              </w:rPr>
              <w:t>8</w:t>
            </w:r>
            <w:r>
              <w:rPr>
                <w:noProof/>
                <w:webHidden/>
              </w:rPr>
              <w:fldChar w:fldCharType="end"/>
            </w:r>
            <w:r w:rsidRPr="00492AAC">
              <w:rPr>
                <w:rStyle w:val="Hyperlink"/>
                <w:noProof/>
              </w:rPr>
              <w:fldChar w:fldCharType="end"/>
            </w:r>
          </w:ins>
        </w:p>
        <w:p w14:paraId="024D2EFE" w14:textId="2C21254A" w:rsidR="00D112DD" w:rsidRDefault="00D112DD">
          <w:pPr>
            <w:pStyle w:val="Verzeichnis1"/>
            <w:tabs>
              <w:tab w:val="left" w:pos="482"/>
              <w:tab w:val="right" w:leader="dot" w:pos="9010"/>
            </w:tabs>
            <w:rPr>
              <w:ins w:id="22" w:author="PH" w:date="2024-11-11T22:13:00Z" w16du:dateUtc="2024-11-11T21:13:00Z"/>
              <w:rFonts w:asciiTheme="minorHAnsi" w:eastAsiaTheme="minorEastAsia" w:hAnsiTheme="minorHAnsi"/>
              <w:b w:val="0"/>
              <w:noProof/>
              <w:color w:val="auto"/>
              <w:kern w:val="2"/>
              <w:lang w:eastAsia="en-GB"/>
              <w14:ligatures w14:val="standardContextual"/>
            </w:rPr>
          </w:pPr>
          <w:ins w:id="2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w:t>
            </w:r>
            <w:r>
              <w:rPr>
                <w:rFonts w:asciiTheme="minorHAnsi" w:eastAsiaTheme="minorEastAsia" w:hAnsiTheme="minorHAnsi"/>
                <w:b w:val="0"/>
                <w:noProof/>
                <w:color w:val="auto"/>
                <w:kern w:val="2"/>
                <w:lang w:eastAsia="en-GB"/>
                <w14:ligatures w14:val="standardContextual"/>
              </w:rPr>
              <w:tab/>
            </w:r>
            <w:r w:rsidRPr="00492AAC">
              <w:rPr>
                <w:rStyle w:val="Hyperlink"/>
                <w:noProof/>
              </w:rPr>
              <w:t>Introduction</w:t>
            </w:r>
            <w:r>
              <w:rPr>
                <w:noProof/>
                <w:webHidden/>
              </w:rPr>
              <w:tab/>
            </w:r>
            <w:r>
              <w:rPr>
                <w:noProof/>
                <w:webHidden/>
              </w:rPr>
              <w:fldChar w:fldCharType="begin"/>
            </w:r>
            <w:r>
              <w:rPr>
                <w:noProof/>
                <w:webHidden/>
              </w:rPr>
              <w:instrText xml:space="preserve"> PAGEREF _Toc182255627 \h </w:instrText>
            </w:r>
          </w:ins>
          <w:r>
            <w:rPr>
              <w:noProof/>
              <w:webHidden/>
            </w:rPr>
          </w:r>
          <w:r>
            <w:rPr>
              <w:noProof/>
              <w:webHidden/>
            </w:rPr>
            <w:fldChar w:fldCharType="separate"/>
          </w:r>
          <w:ins w:id="24" w:author="PH" w:date="2024-11-11T22:13:00Z" w16du:dateUtc="2024-11-11T21:13:00Z">
            <w:r>
              <w:rPr>
                <w:noProof/>
                <w:webHidden/>
              </w:rPr>
              <w:t>9</w:t>
            </w:r>
            <w:r>
              <w:rPr>
                <w:noProof/>
                <w:webHidden/>
              </w:rPr>
              <w:fldChar w:fldCharType="end"/>
            </w:r>
            <w:r w:rsidRPr="00492AAC">
              <w:rPr>
                <w:rStyle w:val="Hyperlink"/>
                <w:noProof/>
              </w:rPr>
              <w:fldChar w:fldCharType="end"/>
            </w:r>
          </w:ins>
        </w:p>
        <w:p w14:paraId="6610730B" w14:textId="52813DFC" w:rsidR="00D112DD" w:rsidRDefault="00D112DD">
          <w:pPr>
            <w:pStyle w:val="Verzeichnis2"/>
            <w:tabs>
              <w:tab w:val="left" w:pos="960"/>
              <w:tab w:val="right" w:leader="dot" w:pos="9010"/>
            </w:tabs>
            <w:rPr>
              <w:ins w:id="25" w:author="PH" w:date="2024-11-11T22:13:00Z" w16du:dateUtc="2024-11-11T21:13:00Z"/>
              <w:rFonts w:asciiTheme="minorHAnsi" w:eastAsiaTheme="minorEastAsia" w:hAnsiTheme="minorHAnsi"/>
              <w:noProof/>
              <w:color w:val="auto"/>
              <w:kern w:val="2"/>
              <w:lang w:eastAsia="en-GB"/>
              <w14:ligatures w14:val="standardContextual"/>
            </w:rPr>
          </w:pPr>
          <w:ins w:id="2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1.1</w:t>
            </w:r>
            <w:r>
              <w:rPr>
                <w:rFonts w:asciiTheme="minorHAnsi" w:eastAsiaTheme="minorEastAsia" w:hAnsiTheme="minorHAnsi"/>
                <w:noProof/>
                <w:color w:val="auto"/>
                <w:kern w:val="2"/>
                <w:lang w:eastAsia="en-GB"/>
                <w14:ligatures w14:val="standardContextual"/>
              </w:rPr>
              <w:tab/>
            </w:r>
            <w:r w:rsidRPr="00492AAC">
              <w:rPr>
                <w:rStyle w:val="Hyperlink"/>
                <w:noProof/>
              </w:rPr>
              <w:t>Objective</w:t>
            </w:r>
            <w:r>
              <w:rPr>
                <w:noProof/>
                <w:webHidden/>
              </w:rPr>
              <w:tab/>
            </w:r>
            <w:r>
              <w:rPr>
                <w:noProof/>
                <w:webHidden/>
              </w:rPr>
              <w:fldChar w:fldCharType="begin"/>
            </w:r>
            <w:r>
              <w:rPr>
                <w:noProof/>
                <w:webHidden/>
              </w:rPr>
              <w:instrText xml:space="preserve"> PAGEREF _Toc182255628 \h </w:instrText>
            </w:r>
          </w:ins>
          <w:r>
            <w:rPr>
              <w:noProof/>
              <w:webHidden/>
            </w:rPr>
          </w:r>
          <w:r>
            <w:rPr>
              <w:noProof/>
              <w:webHidden/>
            </w:rPr>
            <w:fldChar w:fldCharType="separate"/>
          </w:r>
          <w:ins w:id="27" w:author="PH" w:date="2024-11-11T22:13:00Z" w16du:dateUtc="2024-11-11T21:13:00Z">
            <w:r>
              <w:rPr>
                <w:noProof/>
                <w:webHidden/>
              </w:rPr>
              <w:t>9</w:t>
            </w:r>
            <w:r>
              <w:rPr>
                <w:noProof/>
                <w:webHidden/>
              </w:rPr>
              <w:fldChar w:fldCharType="end"/>
            </w:r>
            <w:r w:rsidRPr="00492AAC">
              <w:rPr>
                <w:rStyle w:val="Hyperlink"/>
                <w:noProof/>
              </w:rPr>
              <w:fldChar w:fldCharType="end"/>
            </w:r>
          </w:ins>
        </w:p>
        <w:p w14:paraId="201A4800" w14:textId="1E311BF1" w:rsidR="00D112DD" w:rsidRDefault="00D112DD">
          <w:pPr>
            <w:pStyle w:val="Verzeichnis2"/>
            <w:tabs>
              <w:tab w:val="left" w:pos="960"/>
              <w:tab w:val="right" w:leader="dot" w:pos="9010"/>
            </w:tabs>
            <w:rPr>
              <w:ins w:id="28" w:author="PH" w:date="2024-11-11T22:13:00Z" w16du:dateUtc="2024-11-11T21:13:00Z"/>
              <w:rFonts w:asciiTheme="minorHAnsi" w:eastAsiaTheme="minorEastAsia" w:hAnsiTheme="minorHAnsi"/>
              <w:noProof/>
              <w:color w:val="auto"/>
              <w:kern w:val="2"/>
              <w:lang w:eastAsia="en-GB"/>
              <w14:ligatures w14:val="standardContextual"/>
            </w:rPr>
          </w:pPr>
          <w:ins w:id="2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1.2</w:t>
            </w:r>
            <w:r>
              <w:rPr>
                <w:rFonts w:asciiTheme="minorHAnsi" w:eastAsiaTheme="minorEastAsia" w:hAnsiTheme="minorHAnsi"/>
                <w:noProof/>
                <w:color w:val="auto"/>
                <w:kern w:val="2"/>
                <w:lang w:eastAsia="en-GB"/>
                <w14:ligatures w14:val="standardContextual"/>
              </w:rPr>
              <w:tab/>
            </w:r>
            <w:r w:rsidRPr="00492AAC">
              <w:rPr>
                <w:rStyle w:val="Hyperlink"/>
                <w:noProof/>
              </w:rPr>
              <w:t>Scope</w:t>
            </w:r>
            <w:r>
              <w:rPr>
                <w:noProof/>
                <w:webHidden/>
              </w:rPr>
              <w:tab/>
            </w:r>
            <w:r>
              <w:rPr>
                <w:noProof/>
                <w:webHidden/>
              </w:rPr>
              <w:fldChar w:fldCharType="begin"/>
            </w:r>
            <w:r>
              <w:rPr>
                <w:noProof/>
                <w:webHidden/>
              </w:rPr>
              <w:instrText xml:space="preserve"> PAGEREF _Toc182255629 \h </w:instrText>
            </w:r>
          </w:ins>
          <w:r>
            <w:rPr>
              <w:noProof/>
              <w:webHidden/>
            </w:rPr>
          </w:r>
          <w:r>
            <w:rPr>
              <w:noProof/>
              <w:webHidden/>
            </w:rPr>
            <w:fldChar w:fldCharType="separate"/>
          </w:r>
          <w:ins w:id="30" w:author="PH" w:date="2024-11-11T22:13:00Z" w16du:dateUtc="2024-11-11T21:13:00Z">
            <w:r>
              <w:rPr>
                <w:noProof/>
                <w:webHidden/>
              </w:rPr>
              <w:t>9</w:t>
            </w:r>
            <w:r>
              <w:rPr>
                <w:noProof/>
                <w:webHidden/>
              </w:rPr>
              <w:fldChar w:fldCharType="end"/>
            </w:r>
            <w:r w:rsidRPr="00492AAC">
              <w:rPr>
                <w:rStyle w:val="Hyperlink"/>
                <w:noProof/>
              </w:rPr>
              <w:fldChar w:fldCharType="end"/>
            </w:r>
          </w:ins>
        </w:p>
        <w:p w14:paraId="2B48F660" w14:textId="6E33FDF6" w:rsidR="00D112DD" w:rsidRDefault="00D112DD">
          <w:pPr>
            <w:pStyle w:val="Verzeichnis2"/>
            <w:tabs>
              <w:tab w:val="left" w:pos="960"/>
              <w:tab w:val="right" w:leader="dot" w:pos="9010"/>
            </w:tabs>
            <w:rPr>
              <w:ins w:id="31" w:author="PH" w:date="2024-11-11T22:13:00Z" w16du:dateUtc="2024-11-11T21:13:00Z"/>
              <w:rFonts w:asciiTheme="minorHAnsi" w:eastAsiaTheme="minorEastAsia" w:hAnsiTheme="minorHAnsi"/>
              <w:noProof/>
              <w:color w:val="auto"/>
              <w:kern w:val="2"/>
              <w:lang w:eastAsia="en-GB"/>
              <w14:ligatures w14:val="standardContextual"/>
            </w:rPr>
          </w:pPr>
          <w:ins w:id="3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Goals and non-goals</w:t>
            </w:r>
            <w:r>
              <w:rPr>
                <w:noProof/>
                <w:webHidden/>
              </w:rPr>
              <w:tab/>
            </w:r>
            <w:r>
              <w:rPr>
                <w:noProof/>
                <w:webHidden/>
              </w:rPr>
              <w:fldChar w:fldCharType="begin"/>
            </w:r>
            <w:r>
              <w:rPr>
                <w:noProof/>
                <w:webHidden/>
              </w:rPr>
              <w:instrText xml:space="preserve"> PAGEREF _Toc182255630 \h </w:instrText>
            </w:r>
          </w:ins>
          <w:r>
            <w:rPr>
              <w:noProof/>
              <w:webHidden/>
            </w:rPr>
          </w:r>
          <w:r>
            <w:rPr>
              <w:noProof/>
              <w:webHidden/>
            </w:rPr>
            <w:fldChar w:fldCharType="separate"/>
          </w:r>
          <w:ins w:id="33" w:author="PH" w:date="2024-11-11T22:13:00Z" w16du:dateUtc="2024-11-11T21:13:00Z">
            <w:r>
              <w:rPr>
                <w:noProof/>
                <w:webHidden/>
              </w:rPr>
              <w:t>10</w:t>
            </w:r>
            <w:r>
              <w:rPr>
                <w:noProof/>
                <w:webHidden/>
              </w:rPr>
              <w:fldChar w:fldCharType="end"/>
            </w:r>
            <w:r w:rsidRPr="00492AAC">
              <w:rPr>
                <w:rStyle w:val="Hyperlink"/>
                <w:noProof/>
              </w:rPr>
              <w:fldChar w:fldCharType="end"/>
            </w:r>
          </w:ins>
        </w:p>
        <w:p w14:paraId="29209A91" w14:textId="3BCB0528" w:rsidR="00D112DD" w:rsidRDefault="00D112DD">
          <w:pPr>
            <w:pStyle w:val="Verzeichnis2"/>
            <w:tabs>
              <w:tab w:val="left" w:pos="960"/>
              <w:tab w:val="right" w:leader="dot" w:pos="9010"/>
            </w:tabs>
            <w:rPr>
              <w:ins w:id="34" w:author="PH" w:date="2024-11-11T22:13:00Z" w16du:dateUtc="2024-11-11T21:13:00Z"/>
              <w:rFonts w:asciiTheme="minorHAnsi" w:eastAsiaTheme="minorEastAsia" w:hAnsiTheme="minorHAnsi"/>
              <w:noProof/>
              <w:color w:val="auto"/>
              <w:kern w:val="2"/>
              <w:lang w:eastAsia="en-GB"/>
              <w14:ligatures w14:val="standardContextual"/>
            </w:rPr>
          </w:pPr>
          <w:ins w:id="3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Terminology</w:t>
            </w:r>
            <w:r>
              <w:rPr>
                <w:noProof/>
                <w:webHidden/>
              </w:rPr>
              <w:tab/>
            </w:r>
            <w:r>
              <w:rPr>
                <w:noProof/>
                <w:webHidden/>
              </w:rPr>
              <w:fldChar w:fldCharType="begin"/>
            </w:r>
            <w:r>
              <w:rPr>
                <w:noProof/>
                <w:webHidden/>
              </w:rPr>
              <w:instrText xml:space="preserve"> PAGEREF _Toc182255631 \h </w:instrText>
            </w:r>
          </w:ins>
          <w:r>
            <w:rPr>
              <w:noProof/>
              <w:webHidden/>
            </w:rPr>
          </w:r>
          <w:r>
            <w:rPr>
              <w:noProof/>
              <w:webHidden/>
            </w:rPr>
            <w:fldChar w:fldCharType="separate"/>
          </w:r>
          <w:ins w:id="36" w:author="PH" w:date="2024-11-11T22:13:00Z" w16du:dateUtc="2024-11-11T21:13:00Z">
            <w:r>
              <w:rPr>
                <w:noProof/>
                <w:webHidden/>
              </w:rPr>
              <w:t>10</w:t>
            </w:r>
            <w:r>
              <w:rPr>
                <w:noProof/>
                <w:webHidden/>
              </w:rPr>
              <w:fldChar w:fldCharType="end"/>
            </w:r>
            <w:r w:rsidRPr="00492AAC">
              <w:rPr>
                <w:rStyle w:val="Hyperlink"/>
                <w:noProof/>
              </w:rPr>
              <w:fldChar w:fldCharType="end"/>
            </w:r>
          </w:ins>
        </w:p>
        <w:p w14:paraId="62D67069" w14:textId="19914C0F" w:rsidR="00D112DD" w:rsidRDefault="00D112DD">
          <w:pPr>
            <w:pStyle w:val="Verzeichnis3"/>
            <w:tabs>
              <w:tab w:val="left" w:pos="1440"/>
              <w:tab w:val="right" w:leader="dot" w:pos="9010"/>
            </w:tabs>
            <w:rPr>
              <w:ins w:id="37" w:author="PH" w:date="2024-11-11T22:13:00Z" w16du:dateUtc="2024-11-11T21:13:00Z"/>
              <w:rFonts w:asciiTheme="minorHAnsi" w:eastAsiaTheme="minorEastAsia" w:hAnsiTheme="minorHAnsi"/>
              <w:noProof/>
              <w:color w:val="auto"/>
              <w:kern w:val="2"/>
              <w:lang w:eastAsia="en-GB"/>
              <w14:ligatures w14:val="standardContextual"/>
            </w:rPr>
          </w:pPr>
          <w:ins w:id="3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1.4.1</w:t>
            </w:r>
            <w:r>
              <w:rPr>
                <w:rFonts w:asciiTheme="minorHAnsi" w:eastAsiaTheme="minorEastAsia" w:hAnsiTheme="minorHAnsi"/>
                <w:noProof/>
                <w:color w:val="auto"/>
                <w:kern w:val="2"/>
                <w:lang w:eastAsia="en-GB"/>
                <w14:ligatures w14:val="standardContextual"/>
              </w:rPr>
              <w:tab/>
            </w:r>
            <w:r w:rsidRPr="00492AAC">
              <w:rPr>
                <w:rStyle w:val="Hyperlink"/>
                <w:noProof/>
              </w:rPr>
              <w:t>Notational conventions</w:t>
            </w:r>
            <w:r>
              <w:rPr>
                <w:noProof/>
                <w:webHidden/>
              </w:rPr>
              <w:tab/>
            </w:r>
            <w:r>
              <w:rPr>
                <w:noProof/>
                <w:webHidden/>
              </w:rPr>
              <w:fldChar w:fldCharType="begin"/>
            </w:r>
            <w:r>
              <w:rPr>
                <w:noProof/>
                <w:webHidden/>
              </w:rPr>
              <w:instrText xml:space="preserve"> PAGEREF _Toc182255632 \h </w:instrText>
            </w:r>
          </w:ins>
          <w:r>
            <w:rPr>
              <w:noProof/>
              <w:webHidden/>
            </w:rPr>
          </w:r>
          <w:r>
            <w:rPr>
              <w:noProof/>
              <w:webHidden/>
            </w:rPr>
            <w:fldChar w:fldCharType="separate"/>
          </w:r>
          <w:ins w:id="39" w:author="PH" w:date="2024-11-11T22:13:00Z" w16du:dateUtc="2024-11-11T21:13:00Z">
            <w:r>
              <w:rPr>
                <w:noProof/>
                <w:webHidden/>
              </w:rPr>
              <w:t>10</w:t>
            </w:r>
            <w:r>
              <w:rPr>
                <w:noProof/>
                <w:webHidden/>
              </w:rPr>
              <w:fldChar w:fldCharType="end"/>
            </w:r>
            <w:r w:rsidRPr="00492AAC">
              <w:rPr>
                <w:rStyle w:val="Hyperlink"/>
                <w:noProof/>
              </w:rPr>
              <w:fldChar w:fldCharType="end"/>
            </w:r>
          </w:ins>
        </w:p>
        <w:p w14:paraId="57A34DC6" w14:textId="77628BF5" w:rsidR="00D112DD" w:rsidRDefault="00D112DD">
          <w:pPr>
            <w:pStyle w:val="Verzeichnis3"/>
            <w:tabs>
              <w:tab w:val="left" w:pos="1440"/>
              <w:tab w:val="right" w:leader="dot" w:pos="9010"/>
            </w:tabs>
            <w:rPr>
              <w:ins w:id="40" w:author="PH" w:date="2024-11-11T22:13:00Z" w16du:dateUtc="2024-11-11T21:13:00Z"/>
              <w:rFonts w:asciiTheme="minorHAnsi" w:eastAsiaTheme="minorEastAsia" w:hAnsiTheme="minorHAnsi"/>
              <w:noProof/>
              <w:color w:val="auto"/>
              <w:kern w:val="2"/>
              <w:lang w:eastAsia="en-GB"/>
              <w14:ligatures w14:val="standardContextual"/>
            </w:rPr>
          </w:pPr>
          <w:ins w:id="4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1.4.2</w:t>
            </w:r>
            <w:r>
              <w:rPr>
                <w:rFonts w:asciiTheme="minorHAnsi" w:eastAsiaTheme="minorEastAsia" w:hAnsiTheme="minorHAnsi"/>
                <w:noProof/>
                <w:color w:val="auto"/>
                <w:kern w:val="2"/>
                <w:lang w:eastAsia="en-GB"/>
                <w14:ligatures w14:val="standardContextual"/>
              </w:rPr>
              <w:tab/>
            </w:r>
            <w:r w:rsidRPr="00492AAC">
              <w:rPr>
                <w:rStyle w:val="Hyperlink"/>
                <w:noProof/>
              </w:rPr>
              <w:t>Normative references</w:t>
            </w:r>
            <w:r>
              <w:rPr>
                <w:noProof/>
                <w:webHidden/>
              </w:rPr>
              <w:tab/>
            </w:r>
            <w:r>
              <w:rPr>
                <w:noProof/>
                <w:webHidden/>
              </w:rPr>
              <w:fldChar w:fldCharType="begin"/>
            </w:r>
            <w:r>
              <w:rPr>
                <w:noProof/>
                <w:webHidden/>
              </w:rPr>
              <w:instrText xml:space="preserve"> PAGEREF _Toc182255633 \h </w:instrText>
            </w:r>
          </w:ins>
          <w:r>
            <w:rPr>
              <w:noProof/>
              <w:webHidden/>
            </w:rPr>
          </w:r>
          <w:r>
            <w:rPr>
              <w:noProof/>
              <w:webHidden/>
            </w:rPr>
            <w:fldChar w:fldCharType="separate"/>
          </w:r>
          <w:ins w:id="42" w:author="PH" w:date="2024-11-11T22:13:00Z" w16du:dateUtc="2024-11-11T21:13:00Z">
            <w:r>
              <w:rPr>
                <w:noProof/>
                <w:webHidden/>
              </w:rPr>
              <w:t>11</w:t>
            </w:r>
            <w:r>
              <w:rPr>
                <w:noProof/>
                <w:webHidden/>
              </w:rPr>
              <w:fldChar w:fldCharType="end"/>
            </w:r>
            <w:r w:rsidRPr="00492AAC">
              <w:rPr>
                <w:rStyle w:val="Hyperlink"/>
                <w:noProof/>
              </w:rPr>
              <w:fldChar w:fldCharType="end"/>
            </w:r>
          </w:ins>
        </w:p>
        <w:p w14:paraId="2EEB98C5" w14:textId="4DA40DDD" w:rsidR="00D112DD" w:rsidRDefault="00D112DD">
          <w:pPr>
            <w:pStyle w:val="Verzeichnis3"/>
            <w:tabs>
              <w:tab w:val="left" w:pos="1440"/>
              <w:tab w:val="right" w:leader="dot" w:pos="9010"/>
            </w:tabs>
            <w:rPr>
              <w:ins w:id="43" w:author="PH" w:date="2024-11-11T22:13:00Z" w16du:dateUtc="2024-11-11T21:13:00Z"/>
              <w:rFonts w:asciiTheme="minorHAnsi" w:eastAsiaTheme="minorEastAsia" w:hAnsiTheme="minorHAnsi"/>
              <w:noProof/>
              <w:color w:val="auto"/>
              <w:kern w:val="2"/>
              <w:lang w:eastAsia="en-GB"/>
              <w14:ligatures w14:val="standardContextual"/>
            </w:rPr>
          </w:pPr>
          <w:ins w:id="4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1.4.3</w:t>
            </w:r>
            <w:r>
              <w:rPr>
                <w:rFonts w:asciiTheme="minorHAnsi" w:eastAsiaTheme="minorEastAsia" w:hAnsiTheme="minorHAnsi"/>
                <w:noProof/>
                <w:color w:val="auto"/>
                <w:kern w:val="2"/>
                <w:lang w:eastAsia="en-GB"/>
                <w14:ligatures w14:val="standardContextual"/>
              </w:rPr>
              <w:tab/>
            </w:r>
            <w:r w:rsidRPr="00492AAC">
              <w:rPr>
                <w:rStyle w:val="Hyperlink"/>
                <w:noProof/>
              </w:rPr>
              <w:t>Non-normative references</w:t>
            </w:r>
            <w:r>
              <w:rPr>
                <w:noProof/>
                <w:webHidden/>
              </w:rPr>
              <w:tab/>
            </w:r>
            <w:r>
              <w:rPr>
                <w:noProof/>
                <w:webHidden/>
              </w:rPr>
              <w:fldChar w:fldCharType="begin"/>
            </w:r>
            <w:r>
              <w:rPr>
                <w:noProof/>
                <w:webHidden/>
              </w:rPr>
              <w:instrText xml:space="preserve"> PAGEREF _Toc182255634 \h </w:instrText>
            </w:r>
          </w:ins>
          <w:r>
            <w:rPr>
              <w:noProof/>
              <w:webHidden/>
            </w:rPr>
          </w:r>
          <w:r>
            <w:rPr>
              <w:noProof/>
              <w:webHidden/>
            </w:rPr>
            <w:fldChar w:fldCharType="separate"/>
          </w:r>
          <w:ins w:id="45" w:author="PH" w:date="2024-11-11T22:13:00Z" w16du:dateUtc="2024-11-11T21:13:00Z">
            <w:r>
              <w:rPr>
                <w:noProof/>
                <w:webHidden/>
              </w:rPr>
              <w:t>11</w:t>
            </w:r>
            <w:r>
              <w:rPr>
                <w:noProof/>
                <w:webHidden/>
              </w:rPr>
              <w:fldChar w:fldCharType="end"/>
            </w:r>
            <w:r w:rsidRPr="00492AAC">
              <w:rPr>
                <w:rStyle w:val="Hyperlink"/>
                <w:noProof/>
              </w:rPr>
              <w:fldChar w:fldCharType="end"/>
            </w:r>
          </w:ins>
        </w:p>
        <w:p w14:paraId="1F50905D" w14:textId="344D53E9" w:rsidR="00D112DD" w:rsidRDefault="00D112DD">
          <w:pPr>
            <w:pStyle w:val="Verzeichnis2"/>
            <w:tabs>
              <w:tab w:val="left" w:pos="960"/>
              <w:tab w:val="right" w:leader="dot" w:pos="9010"/>
            </w:tabs>
            <w:rPr>
              <w:ins w:id="46" w:author="PH" w:date="2024-11-11T22:13:00Z" w16du:dateUtc="2024-11-11T21:13:00Z"/>
              <w:rFonts w:asciiTheme="minorHAnsi" w:eastAsiaTheme="minorEastAsia" w:hAnsiTheme="minorHAnsi"/>
              <w:noProof/>
              <w:color w:val="auto"/>
              <w:kern w:val="2"/>
              <w:lang w:eastAsia="en-GB"/>
              <w14:ligatures w14:val="standardContextual"/>
            </w:rPr>
          </w:pPr>
          <w:ins w:id="4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1.5</w:t>
            </w:r>
            <w:r>
              <w:rPr>
                <w:rFonts w:asciiTheme="minorHAnsi" w:eastAsiaTheme="minorEastAsia" w:hAnsiTheme="minorHAnsi"/>
                <w:noProof/>
                <w:color w:val="auto"/>
                <w:kern w:val="2"/>
                <w:lang w:eastAsia="en-GB"/>
                <w14:ligatures w14:val="standardContextual"/>
              </w:rPr>
              <w:tab/>
            </w:r>
            <w:r w:rsidRPr="00492AAC">
              <w:rPr>
                <w:rStyle w:val="Hyperlink"/>
                <w:noProof/>
              </w:rPr>
              <w:t>Namespaces</w:t>
            </w:r>
            <w:r>
              <w:rPr>
                <w:noProof/>
                <w:webHidden/>
              </w:rPr>
              <w:tab/>
            </w:r>
            <w:r>
              <w:rPr>
                <w:noProof/>
                <w:webHidden/>
              </w:rPr>
              <w:fldChar w:fldCharType="begin"/>
            </w:r>
            <w:r>
              <w:rPr>
                <w:noProof/>
                <w:webHidden/>
              </w:rPr>
              <w:instrText xml:space="preserve"> PAGEREF _Toc182255635 \h </w:instrText>
            </w:r>
          </w:ins>
          <w:r>
            <w:rPr>
              <w:noProof/>
              <w:webHidden/>
            </w:rPr>
          </w:r>
          <w:r>
            <w:rPr>
              <w:noProof/>
              <w:webHidden/>
            </w:rPr>
            <w:fldChar w:fldCharType="separate"/>
          </w:r>
          <w:ins w:id="48" w:author="PH" w:date="2024-11-11T22:13:00Z" w16du:dateUtc="2024-11-11T21:13:00Z">
            <w:r>
              <w:rPr>
                <w:noProof/>
                <w:webHidden/>
              </w:rPr>
              <w:t>12</w:t>
            </w:r>
            <w:r>
              <w:rPr>
                <w:noProof/>
                <w:webHidden/>
              </w:rPr>
              <w:fldChar w:fldCharType="end"/>
            </w:r>
            <w:r w:rsidRPr="00492AAC">
              <w:rPr>
                <w:rStyle w:val="Hyperlink"/>
                <w:noProof/>
              </w:rPr>
              <w:fldChar w:fldCharType="end"/>
            </w:r>
          </w:ins>
        </w:p>
        <w:p w14:paraId="70BF0E9B" w14:textId="369780B8" w:rsidR="00D112DD" w:rsidRDefault="00D112DD">
          <w:pPr>
            <w:pStyle w:val="Verzeichnis1"/>
            <w:tabs>
              <w:tab w:val="left" w:pos="482"/>
              <w:tab w:val="right" w:leader="dot" w:pos="9010"/>
            </w:tabs>
            <w:rPr>
              <w:ins w:id="49" w:author="PH" w:date="2024-11-11T22:13:00Z" w16du:dateUtc="2024-11-11T21:13:00Z"/>
              <w:rFonts w:asciiTheme="minorHAnsi" w:eastAsiaTheme="minorEastAsia" w:hAnsiTheme="minorHAnsi"/>
              <w:b w:val="0"/>
              <w:noProof/>
              <w:color w:val="auto"/>
              <w:kern w:val="2"/>
              <w:lang w:eastAsia="en-GB"/>
              <w14:ligatures w14:val="standardContextual"/>
            </w:rPr>
          </w:pPr>
          <w:ins w:id="5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The Service Discovery Process</w:t>
            </w:r>
            <w:r>
              <w:rPr>
                <w:noProof/>
                <w:webHidden/>
              </w:rPr>
              <w:tab/>
            </w:r>
            <w:r>
              <w:rPr>
                <w:noProof/>
                <w:webHidden/>
              </w:rPr>
              <w:fldChar w:fldCharType="begin"/>
            </w:r>
            <w:r>
              <w:rPr>
                <w:noProof/>
                <w:webHidden/>
              </w:rPr>
              <w:instrText xml:space="preserve"> PAGEREF _Toc182255636 \h </w:instrText>
            </w:r>
          </w:ins>
          <w:r>
            <w:rPr>
              <w:noProof/>
              <w:webHidden/>
            </w:rPr>
          </w:r>
          <w:r>
            <w:rPr>
              <w:noProof/>
              <w:webHidden/>
            </w:rPr>
            <w:fldChar w:fldCharType="separate"/>
          </w:r>
          <w:ins w:id="51" w:author="PH" w:date="2024-11-11T22:13:00Z" w16du:dateUtc="2024-11-11T21:13:00Z">
            <w:r>
              <w:rPr>
                <w:noProof/>
                <w:webHidden/>
              </w:rPr>
              <w:t>12</w:t>
            </w:r>
            <w:r>
              <w:rPr>
                <w:noProof/>
                <w:webHidden/>
              </w:rPr>
              <w:fldChar w:fldCharType="end"/>
            </w:r>
            <w:r w:rsidRPr="00492AAC">
              <w:rPr>
                <w:rStyle w:val="Hyperlink"/>
                <w:noProof/>
              </w:rPr>
              <w:fldChar w:fldCharType="end"/>
            </w:r>
          </w:ins>
        </w:p>
        <w:p w14:paraId="6CA053CE" w14:textId="345509CD" w:rsidR="00D112DD" w:rsidRDefault="00D112DD">
          <w:pPr>
            <w:pStyle w:val="Verzeichnis2"/>
            <w:tabs>
              <w:tab w:val="left" w:pos="960"/>
              <w:tab w:val="right" w:leader="dot" w:pos="9010"/>
            </w:tabs>
            <w:rPr>
              <w:ins w:id="52" w:author="PH" w:date="2024-11-11T22:13:00Z" w16du:dateUtc="2024-11-11T21:13:00Z"/>
              <w:rFonts w:asciiTheme="minorHAnsi" w:eastAsiaTheme="minorEastAsia" w:hAnsiTheme="minorHAnsi"/>
              <w:noProof/>
              <w:color w:val="auto"/>
              <w:kern w:val="2"/>
              <w:lang w:eastAsia="en-GB"/>
              <w14:ligatures w14:val="standardContextual"/>
            </w:rPr>
          </w:pPr>
          <w:ins w:id="5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w:t>
            </w:r>
            <w:r>
              <w:rPr>
                <w:rFonts w:asciiTheme="minorHAnsi" w:eastAsiaTheme="minorEastAsia" w:hAnsiTheme="minorHAnsi"/>
                <w:noProof/>
                <w:color w:val="auto"/>
                <w:kern w:val="2"/>
                <w:lang w:eastAsia="en-GB"/>
                <w14:ligatures w14:val="standardContextual"/>
              </w:rPr>
              <w:tab/>
            </w:r>
            <w:r w:rsidRPr="00492AAC">
              <w:rPr>
                <w:rStyle w:val="Hyperlink"/>
                <w:noProof/>
              </w:rPr>
              <w:t>Discovery flow</w:t>
            </w:r>
            <w:r>
              <w:rPr>
                <w:noProof/>
                <w:webHidden/>
              </w:rPr>
              <w:tab/>
            </w:r>
            <w:r>
              <w:rPr>
                <w:noProof/>
                <w:webHidden/>
              </w:rPr>
              <w:fldChar w:fldCharType="begin"/>
            </w:r>
            <w:r>
              <w:rPr>
                <w:noProof/>
                <w:webHidden/>
              </w:rPr>
              <w:instrText xml:space="preserve"> PAGEREF _Toc182255637 \h </w:instrText>
            </w:r>
          </w:ins>
          <w:r>
            <w:rPr>
              <w:noProof/>
              <w:webHidden/>
            </w:rPr>
          </w:r>
          <w:r>
            <w:rPr>
              <w:noProof/>
              <w:webHidden/>
            </w:rPr>
            <w:fldChar w:fldCharType="separate"/>
          </w:r>
          <w:ins w:id="54" w:author="PH" w:date="2024-11-11T22:13:00Z" w16du:dateUtc="2024-11-11T21:13:00Z">
            <w:r>
              <w:rPr>
                <w:noProof/>
                <w:webHidden/>
              </w:rPr>
              <w:t>13</w:t>
            </w:r>
            <w:r>
              <w:rPr>
                <w:noProof/>
                <w:webHidden/>
              </w:rPr>
              <w:fldChar w:fldCharType="end"/>
            </w:r>
            <w:r w:rsidRPr="00492AAC">
              <w:rPr>
                <w:rStyle w:val="Hyperlink"/>
                <w:noProof/>
              </w:rPr>
              <w:fldChar w:fldCharType="end"/>
            </w:r>
          </w:ins>
        </w:p>
        <w:p w14:paraId="5DBBFDA5" w14:textId="22F4C32B" w:rsidR="00D112DD" w:rsidRDefault="00D112DD">
          <w:pPr>
            <w:pStyle w:val="Verzeichnis3"/>
            <w:tabs>
              <w:tab w:val="left" w:pos="1440"/>
              <w:tab w:val="right" w:leader="dot" w:pos="9010"/>
            </w:tabs>
            <w:rPr>
              <w:ins w:id="55" w:author="PH" w:date="2024-11-11T22:13:00Z" w16du:dateUtc="2024-11-11T21:13:00Z"/>
              <w:rFonts w:asciiTheme="minorHAnsi" w:eastAsiaTheme="minorEastAsia" w:hAnsiTheme="minorHAnsi"/>
              <w:noProof/>
              <w:color w:val="auto"/>
              <w:kern w:val="2"/>
              <w:lang w:eastAsia="en-GB"/>
              <w14:ligatures w14:val="standardContextual"/>
            </w:rPr>
          </w:pPr>
          <w:ins w:id="5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2.1.1</w:t>
            </w:r>
            <w:r>
              <w:rPr>
                <w:rFonts w:asciiTheme="minorHAnsi" w:eastAsiaTheme="minorEastAsia" w:hAnsiTheme="minorHAnsi"/>
                <w:noProof/>
                <w:color w:val="auto"/>
                <w:kern w:val="2"/>
                <w:lang w:eastAsia="en-GB"/>
                <w14:ligatures w14:val="standardContextual"/>
              </w:rPr>
              <w:tab/>
            </w:r>
            <w:r w:rsidRPr="00492AAC">
              <w:rPr>
                <w:rStyle w:val="Hyperlink"/>
                <w:noProof/>
              </w:rPr>
              <w:t>U-NAPTR Resource Records</w:t>
            </w:r>
            <w:r>
              <w:rPr>
                <w:noProof/>
                <w:webHidden/>
              </w:rPr>
              <w:tab/>
            </w:r>
            <w:r>
              <w:rPr>
                <w:noProof/>
                <w:webHidden/>
              </w:rPr>
              <w:fldChar w:fldCharType="begin"/>
            </w:r>
            <w:r>
              <w:rPr>
                <w:noProof/>
                <w:webHidden/>
              </w:rPr>
              <w:instrText xml:space="preserve"> PAGEREF _Toc182255638 \h </w:instrText>
            </w:r>
          </w:ins>
          <w:r>
            <w:rPr>
              <w:noProof/>
              <w:webHidden/>
            </w:rPr>
          </w:r>
          <w:r>
            <w:rPr>
              <w:noProof/>
              <w:webHidden/>
            </w:rPr>
            <w:fldChar w:fldCharType="separate"/>
          </w:r>
          <w:ins w:id="57" w:author="PH" w:date="2024-11-11T22:13:00Z" w16du:dateUtc="2024-11-11T21:13:00Z">
            <w:r>
              <w:rPr>
                <w:noProof/>
                <w:webHidden/>
              </w:rPr>
              <w:t>14</w:t>
            </w:r>
            <w:r>
              <w:rPr>
                <w:noProof/>
                <w:webHidden/>
              </w:rPr>
              <w:fldChar w:fldCharType="end"/>
            </w:r>
            <w:r w:rsidRPr="00492AAC">
              <w:rPr>
                <w:rStyle w:val="Hyperlink"/>
                <w:noProof/>
              </w:rPr>
              <w:fldChar w:fldCharType="end"/>
            </w:r>
          </w:ins>
        </w:p>
        <w:p w14:paraId="0FFE8DDE" w14:textId="5BA0DEE1" w:rsidR="00D112DD" w:rsidRDefault="00D112DD">
          <w:pPr>
            <w:pStyle w:val="Verzeichnis2"/>
            <w:tabs>
              <w:tab w:val="left" w:pos="960"/>
              <w:tab w:val="right" w:leader="dot" w:pos="9010"/>
            </w:tabs>
            <w:rPr>
              <w:ins w:id="58" w:author="PH" w:date="2024-11-11T22:13:00Z" w16du:dateUtc="2024-11-11T21:13:00Z"/>
              <w:rFonts w:asciiTheme="minorHAnsi" w:eastAsiaTheme="minorEastAsia" w:hAnsiTheme="minorHAnsi"/>
              <w:noProof/>
              <w:color w:val="auto"/>
              <w:kern w:val="2"/>
              <w:lang w:eastAsia="en-GB"/>
              <w14:ligatures w14:val="standardContextual"/>
            </w:rPr>
          </w:pPr>
          <w:ins w:id="5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2.2</w:t>
            </w:r>
            <w:r>
              <w:rPr>
                <w:rFonts w:asciiTheme="minorHAnsi" w:eastAsiaTheme="minorEastAsia" w:hAnsiTheme="minorHAnsi"/>
                <w:noProof/>
                <w:color w:val="auto"/>
                <w:kern w:val="2"/>
                <w:lang w:eastAsia="en-GB"/>
                <w14:ligatures w14:val="standardContextual"/>
              </w:rPr>
              <w:tab/>
            </w:r>
            <w:r w:rsidRPr="00492AAC">
              <w:rPr>
                <w:rStyle w:val="Hyperlink"/>
                <w:noProof/>
              </w:rPr>
              <w:t>Flows Relating to Service Metadata Publishers</w:t>
            </w:r>
            <w:r>
              <w:rPr>
                <w:noProof/>
                <w:webHidden/>
              </w:rPr>
              <w:tab/>
            </w:r>
            <w:r>
              <w:rPr>
                <w:noProof/>
                <w:webHidden/>
              </w:rPr>
              <w:fldChar w:fldCharType="begin"/>
            </w:r>
            <w:r>
              <w:rPr>
                <w:noProof/>
                <w:webHidden/>
              </w:rPr>
              <w:instrText xml:space="preserve"> PAGEREF _Toc182255639 \h </w:instrText>
            </w:r>
          </w:ins>
          <w:r>
            <w:rPr>
              <w:noProof/>
              <w:webHidden/>
            </w:rPr>
          </w:r>
          <w:r>
            <w:rPr>
              <w:noProof/>
              <w:webHidden/>
            </w:rPr>
            <w:fldChar w:fldCharType="separate"/>
          </w:r>
          <w:ins w:id="60" w:author="PH" w:date="2024-11-11T22:13:00Z" w16du:dateUtc="2024-11-11T21:13:00Z">
            <w:r>
              <w:rPr>
                <w:noProof/>
                <w:webHidden/>
              </w:rPr>
              <w:t>15</w:t>
            </w:r>
            <w:r>
              <w:rPr>
                <w:noProof/>
                <w:webHidden/>
              </w:rPr>
              <w:fldChar w:fldCharType="end"/>
            </w:r>
            <w:r w:rsidRPr="00492AAC">
              <w:rPr>
                <w:rStyle w:val="Hyperlink"/>
                <w:noProof/>
              </w:rPr>
              <w:fldChar w:fldCharType="end"/>
            </w:r>
          </w:ins>
        </w:p>
        <w:p w14:paraId="339538D8" w14:textId="5C8563CB" w:rsidR="00D112DD" w:rsidRDefault="00D112DD">
          <w:pPr>
            <w:pStyle w:val="Verzeichnis1"/>
            <w:tabs>
              <w:tab w:val="left" w:pos="482"/>
              <w:tab w:val="right" w:leader="dot" w:pos="9010"/>
            </w:tabs>
            <w:rPr>
              <w:ins w:id="61" w:author="PH" w:date="2024-11-11T22:13:00Z" w16du:dateUtc="2024-11-11T21:13:00Z"/>
              <w:rFonts w:asciiTheme="minorHAnsi" w:eastAsiaTheme="minorEastAsia" w:hAnsiTheme="minorHAnsi"/>
              <w:b w:val="0"/>
              <w:noProof/>
              <w:color w:val="auto"/>
              <w:kern w:val="2"/>
              <w:lang w:eastAsia="en-GB"/>
              <w14:ligatures w14:val="standardContextual"/>
            </w:rPr>
          </w:pPr>
          <w:ins w:id="6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Interfaces and Data Model</w:t>
            </w:r>
            <w:r>
              <w:rPr>
                <w:noProof/>
                <w:webHidden/>
              </w:rPr>
              <w:tab/>
            </w:r>
            <w:r>
              <w:rPr>
                <w:noProof/>
                <w:webHidden/>
              </w:rPr>
              <w:fldChar w:fldCharType="begin"/>
            </w:r>
            <w:r>
              <w:rPr>
                <w:noProof/>
                <w:webHidden/>
              </w:rPr>
              <w:instrText xml:space="preserve"> PAGEREF _Toc182255640 \h </w:instrText>
            </w:r>
          </w:ins>
          <w:r>
            <w:rPr>
              <w:noProof/>
              <w:webHidden/>
            </w:rPr>
          </w:r>
          <w:r>
            <w:rPr>
              <w:noProof/>
              <w:webHidden/>
            </w:rPr>
            <w:fldChar w:fldCharType="separate"/>
          </w:r>
          <w:ins w:id="63" w:author="PH" w:date="2024-11-11T22:13:00Z" w16du:dateUtc="2024-11-11T21:13:00Z">
            <w:r>
              <w:rPr>
                <w:noProof/>
                <w:webHidden/>
              </w:rPr>
              <w:t>19</w:t>
            </w:r>
            <w:r>
              <w:rPr>
                <w:noProof/>
                <w:webHidden/>
              </w:rPr>
              <w:fldChar w:fldCharType="end"/>
            </w:r>
            <w:r w:rsidRPr="00492AAC">
              <w:rPr>
                <w:rStyle w:val="Hyperlink"/>
                <w:noProof/>
              </w:rPr>
              <w:fldChar w:fldCharType="end"/>
            </w:r>
          </w:ins>
        </w:p>
        <w:p w14:paraId="7EB27CF9" w14:textId="207A3634" w:rsidR="00D112DD" w:rsidRDefault="00D112DD">
          <w:pPr>
            <w:pStyle w:val="Verzeichnis2"/>
            <w:tabs>
              <w:tab w:val="left" w:pos="960"/>
              <w:tab w:val="right" w:leader="dot" w:pos="9010"/>
            </w:tabs>
            <w:rPr>
              <w:ins w:id="64" w:author="PH" w:date="2024-11-11T22:13:00Z" w16du:dateUtc="2024-11-11T21:13:00Z"/>
              <w:rFonts w:asciiTheme="minorHAnsi" w:eastAsiaTheme="minorEastAsia" w:hAnsiTheme="minorHAnsi"/>
              <w:noProof/>
              <w:color w:val="auto"/>
              <w:kern w:val="2"/>
              <w:lang w:eastAsia="en-GB"/>
              <w14:ligatures w14:val="standardContextual"/>
            </w:rPr>
          </w:pPr>
          <w:ins w:id="6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_Toc182255641 \h </w:instrText>
            </w:r>
          </w:ins>
          <w:r>
            <w:rPr>
              <w:noProof/>
              <w:webHidden/>
            </w:rPr>
          </w:r>
          <w:r>
            <w:rPr>
              <w:noProof/>
              <w:webHidden/>
            </w:rPr>
            <w:fldChar w:fldCharType="separate"/>
          </w:r>
          <w:ins w:id="66" w:author="PH" w:date="2024-11-11T22:13:00Z" w16du:dateUtc="2024-11-11T21:13:00Z">
            <w:r>
              <w:rPr>
                <w:noProof/>
                <w:webHidden/>
              </w:rPr>
              <w:t>19</w:t>
            </w:r>
            <w:r>
              <w:rPr>
                <w:noProof/>
                <w:webHidden/>
              </w:rPr>
              <w:fldChar w:fldCharType="end"/>
            </w:r>
            <w:r w:rsidRPr="00492AAC">
              <w:rPr>
                <w:rStyle w:val="Hyperlink"/>
                <w:noProof/>
              </w:rPr>
              <w:fldChar w:fldCharType="end"/>
            </w:r>
          </w:ins>
        </w:p>
        <w:p w14:paraId="207159BD" w14:textId="68A31360" w:rsidR="00D112DD" w:rsidRDefault="00D112DD">
          <w:pPr>
            <w:pStyle w:val="Verzeichnis3"/>
            <w:tabs>
              <w:tab w:val="left" w:pos="1440"/>
              <w:tab w:val="right" w:leader="dot" w:pos="9010"/>
            </w:tabs>
            <w:rPr>
              <w:ins w:id="67" w:author="PH" w:date="2024-11-11T22:13:00Z" w16du:dateUtc="2024-11-11T21:13:00Z"/>
              <w:rFonts w:asciiTheme="minorHAnsi" w:eastAsiaTheme="minorEastAsia" w:hAnsiTheme="minorHAnsi"/>
              <w:noProof/>
              <w:color w:val="auto"/>
              <w:kern w:val="2"/>
              <w:lang w:eastAsia="en-GB"/>
              <w14:ligatures w14:val="standardContextual"/>
            </w:rPr>
          </w:pPr>
          <w:ins w:id="6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_Toc182255642 \h </w:instrText>
            </w:r>
          </w:ins>
          <w:r>
            <w:rPr>
              <w:noProof/>
              <w:webHidden/>
            </w:rPr>
          </w:r>
          <w:r>
            <w:rPr>
              <w:noProof/>
              <w:webHidden/>
            </w:rPr>
            <w:fldChar w:fldCharType="separate"/>
          </w:r>
          <w:ins w:id="69" w:author="PH" w:date="2024-11-11T22:13:00Z" w16du:dateUtc="2024-11-11T21:13:00Z">
            <w:r>
              <w:rPr>
                <w:noProof/>
                <w:webHidden/>
              </w:rPr>
              <w:t>20</w:t>
            </w:r>
            <w:r>
              <w:rPr>
                <w:noProof/>
                <w:webHidden/>
              </w:rPr>
              <w:fldChar w:fldCharType="end"/>
            </w:r>
            <w:r w:rsidRPr="00492AAC">
              <w:rPr>
                <w:rStyle w:val="Hyperlink"/>
                <w:noProof/>
              </w:rPr>
              <w:fldChar w:fldCharType="end"/>
            </w:r>
          </w:ins>
        </w:p>
        <w:p w14:paraId="378C761C" w14:textId="1255C341" w:rsidR="00D112DD" w:rsidRDefault="00D112DD">
          <w:pPr>
            <w:pStyle w:val="Verzeichnis3"/>
            <w:tabs>
              <w:tab w:val="left" w:pos="1440"/>
              <w:tab w:val="right" w:leader="dot" w:pos="9010"/>
            </w:tabs>
            <w:rPr>
              <w:ins w:id="70" w:author="PH" w:date="2024-11-11T22:13:00Z" w16du:dateUtc="2024-11-11T21:13:00Z"/>
              <w:rFonts w:asciiTheme="minorHAnsi" w:eastAsiaTheme="minorEastAsia" w:hAnsiTheme="minorHAnsi"/>
              <w:noProof/>
              <w:color w:val="auto"/>
              <w:kern w:val="2"/>
              <w:lang w:eastAsia="en-GB"/>
              <w14:ligatures w14:val="standardContextual"/>
            </w:rPr>
          </w:pPr>
          <w:ins w:id="7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interface</w:t>
            </w:r>
            <w:r>
              <w:rPr>
                <w:noProof/>
                <w:webHidden/>
              </w:rPr>
              <w:tab/>
            </w:r>
            <w:r>
              <w:rPr>
                <w:noProof/>
                <w:webHidden/>
              </w:rPr>
              <w:fldChar w:fldCharType="begin"/>
            </w:r>
            <w:r>
              <w:rPr>
                <w:noProof/>
                <w:webHidden/>
              </w:rPr>
              <w:instrText xml:space="preserve"> PAGEREF _Toc182255643 \h </w:instrText>
            </w:r>
          </w:ins>
          <w:r>
            <w:rPr>
              <w:noProof/>
              <w:webHidden/>
            </w:rPr>
          </w:r>
          <w:r>
            <w:rPr>
              <w:noProof/>
              <w:webHidden/>
            </w:rPr>
            <w:fldChar w:fldCharType="separate"/>
          </w:r>
          <w:ins w:id="72" w:author="PH" w:date="2024-11-11T22:13:00Z" w16du:dateUtc="2024-11-11T21:13:00Z">
            <w:r>
              <w:rPr>
                <w:noProof/>
                <w:webHidden/>
              </w:rPr>
              <w:t>20</w:t>
            </w:r>
            <w:r>
              <w:rPr>
                <w:noProof/>
                <w:webHidden/>
              </w:rPr>
              <w:fldChar w:fldCharType="end"/>
            </w:r>
            <w:r w:rsidRPr="00492AAC">
              <w:rPr>
                <w:rStyle w:val="Hyperlink"/>
                <w:noProof/>
              </w:rPr>
              <w:fldChar w:fldCharType="end"/>
            </w:r>
          </w:ins>
        </w:p>
        <w:p w14:paraId="229BF0D5" w14:textId="431AC3B7" w:rsidR="00D112DD" w:rsidRDefault="00D112DD">
          <w:pPr>
            <w:pStyle w:val="Verzeichnis4"/>
            <w:tabs>
              <w:tab w:val="left" w:pos="1920"/>
              <w:tab w:val="right" w:leader="dot" w:pos="9010"/>
            </w:tabs>
            <w:rPr>
              <w:ins w:id="73" w:author="PH" w:date="2024-11-11T22:13:00Z" w16du:dateUtc="2024-11-11T21:13:00Z"/>
              <w:rFonts w:asciiTheme="minorHAnsi" w:eastAsiaTheme="minorEastAsia" w:hAnsiTheme="minorHAnsi"/>
              <w:noProof/>
              <w:color w:val="auto"/>
              <w:kern w:val="2"/>
              <w:lang w:eastAsia="en-GB"/>
              <w14:ligatures w14:val="standardContextual"/>
            </w:rPr>
          </w:pPr>
          <w:ins w:id="7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_Toc182255644 \h </w:instrText>
            </w:r>
          </w:ins>
          <w:r>
            <w:rPr>
              <w:noProof/>
              <w:webHidden/>
            </w:rPr>
          </w:r>
          <w:r>
            <w:rPr>
              <w:noProof/>
              <w:webHidden/>
            </w:rPr>
            <w:fldChar w:fldCharType="separate"/>
          </w:r>
          <w:ins w:id="75" w:author="PH" w:date="2024-11-11T22:13:00Z" w16du:dateUtc="2024-11-11T21:13:00Z">
            <w:r>
              <w:rPr>
                <w:noProof/>
                <w:webHidden/>
              </w:rPr>
              <w:t>21</w:t>
            </w:r>
            <w:r>
              <w:rPr>
                <w:noProof/>
                <w:webHidden/>
              </w:rPr>
              <w:fldChar w:fldCharType="end"/>
            </w:r>
            <w:r w:rsidRPr="00492AAC">
              <w:rPr>
                <w:rStyle w:val="Hyperlink"/>
                <w:noProof/>
              </w:rPr>
              <w:fldChar w:fldCharType="end"/>
            </w:r>
          </w:ins>
        </w:p>
        <w:p w14:paraId="5372DAFE" w14:textId="7DB94199" w:rsidR="00D112DD" w:rsidRDefault="00D112DD">
          <w:pPr>
            <w:pStyle w:val="Verzeichnis4"/>
            <w:tabs>
              <w:tab w:val="left" w:pos="1920"/>
              <w:tab w:val="right" w:leader="dot" w:pos="9010"/>
            </w:tabs>
            <w:rPr>
              <w:ins w:id="76" w:author="PH" w:date="2024-11-11T22:13:00Z" w16du:dateUtc="2024-11-11T21:13:00Z"/>
              <w:rFonts w:asciiTheme="minorHAnsi" w:eastAsiaTheme="minorEastAsia" w:hAnsiTheme="minorHAnsi"/>
              <w:noProof/>
              <w:color w:val="auto"/>
              <w:kern w:val="2"/>
              <w:lang w:eastAsia="en-GB"/>
              <w14:ligatures w14:val="standardContextual"/>
            </w:rPr>
          </w:pPr>
          <w:ins w:id="7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3.1.2.2</w:t>
            </w:r>
            <w:r>
              <w:rPr>
                <w:rFonts w:asciiTheme="minorHAnsi" w:eastAsiaTheme="minorEastAsia" w:hAnsiTheme="minorHAnsi"/>
                <w:noProof/>
                <w:color w:val="auto"/>
                <w:kern w:val="2"/>
                <w:lang w:eastAsia="en-GB"/>
                <w14:ligatures w14:val="standardContextual"/>
              </w:rPr>
              <w:tab/>
            </w:r>
            <w:r w:rsidRPr="00492AAC">
              <w:rPr>
                <w:rStyle w:val="Hyperlink"/>
                <w:noProof/>
              </w:rPr>
              <w:t>CreateList()</w:t>
            </w:r>
            <w:r>
              <w:rPr>
                <w:noProof/>
                <w:webHidden/>
              </w:rPr>
              <w:tab/>
            </w:r>
            <w:r>
              <w:rPr>
                <w:noProof/>
                <w:webHidden/>
              </w:rPr>
              <w:fldChar w:fldCharType="begin"/>
            </w:r>
            <w:r>
              <w:rPr>
                <w:noProof/>
                <w:webHidden/>
              </w:rPr>
              <w:instrText xml:space="preserve"> PAGEREF _Toc182255645 \h </w:instrText>
            </w:r>
          </w:ins>
          <w:r>
            <w:rPr>
              <w:noProof/>
              <w:webHidden/>
            </w:rPr>
          </w:r>
          <w:r>
            <w:rPr>
              <w:noProof/>
              <w:webHidden/>
            </w:rPr>
            <w:fldChar w:fldCharType="separate"/>
          </w:r>
          <w:ins w:id="78" w:author="PH" w:date="2024-11-11T22:13:00Z" w16du:dateUtc="2024-11-11T21:13:00Z">
            <w:r>
              <w:rPr>
                <w:noProof/>
                <w:webHidden/>
              </w:rPr>
              <w:t>22</w:t>
            </w:r>
            <w:r>
              <w:rPr>
                <w:noProof/>
                <w:webHidden/>
              </w:rPr>
              <w:fldChar w:fldCharType="end"/>
            </w:r>
            <w:r w:rsidRPr="00492AAC">
              <w:rPr>
                <w:rStyle w:val="Hyperlink"/>
                <w:noProof/>
              </w:rPr>
              <w:fldChar w:fldCharType="end"/>
            </w:r>
          </w:ins>
        </w:p>
        <w:p w14:paraId="78482447" w14:textId="7965A5F8" w:rsidR="00D112DD" w:rsidRDefault="00D112DD">
          <w:pPr>
            <w:pStyle w:val="Verzeichnis4"/>
            <w:tabs>
              <w:tab w:val="left" w:pos="1920"/>
              <w:tab w:val="right" w:leader="dot" w:pos="9010"/>
            </w:tabs>
            <w:rPr>
              <w:ins w:id="79" w:author="PH" w:date="2024-11-11T22:13:00Z" w16du:dateUtc="2024-11-11T21:13:00Z"/>
              <w:rFonts w:asciiTheme="minorHAnsi" w:eastAsiaTheme="minorEastAsia" w:hAnsiTheme="minorHAnsi"/>
              <w:noProof/>
              <w:color w:val="auto"/>
              <w:kern w:val="2"/>
              <w:lang w:eastAsia="en-GB"/>
              <w14:ligatures w14:val="standardContextual"/>
            </w:rPr>
          </w:pPr>
          <w:ins w:id="8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3.1.2.3</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_Toc182255646 \h </w:instrText>
            </w:r>
          </w:ins>
          <w:r>
            <w:rPr>
              <w:noProof/>
              <w:webHidden/>
            </w:rPr>
          </w:r>
          <w:r>
            <w:rPr>
              <w:noProof/>
              <w:webHidden/>
            </w:rPr>
            <w:fldChar w:fldCharType="separate"/>
          </w:r>
          <w:ins w:id="81" w:author="PH" w:date="2024-11-11T22:13:00Z" w16du:dateUtc="2024-11-11T21:13:00Z">
            <w:r>
              <w:rPr>
                <w:noProof/>
                <w:webHidden/>
              </w:rPr>
              <w:t>22</w:t>
            </w:r>
            <w:r>
              <w:rPr>
                <w:noProof/>
                <w:webHidden/>
              </w:rPr>
              <w:fldChar w:fldCharType="end"/>
            </w:r>
            <w:r w:rsidRPr="00492AAC">
              <w:rPr>
                <w:rStyle w:val="Hyperlink"/>
                <w:noProof/>
              </w:rPr>
              <w:fldChar w:fldCharType="end"/>
            </w:r>
          </w:ins>
        </w:p>
        <w:p w14:paraId="02A4A81D" w14:textId="08E7D924" w:rsidR="00D112DD" w:rsidRDefault="00D112DD">
          <w:pPr>
            <w:pStyle w:val="Verzeichnis4"/>
            <w:tabs>
              <w:tab w:val="left" w:pos="1920"/>
              <w:tab w:val="right" w:leader="dot" w:pos="9010"/>
            </w:tabs>
            <w:rPr>
              <w:ins w:id="82" w:author="PH" w:date="2024-11-11T22:13:00Z" w16du:dateUtc="2024-11-11T21:13:00Z"/>
              <w:rFonts w:asciiTheme="minorHAnsi" w:eastAsiaTheme="minorEastAsia" w:hAnsiTheme="minorHAnsi"/>
              <w:noProof/>
              <w:color w:val="auto"/>
              <w:kern w:val="2"/>
              <w:lang w:eastAsia="en-GB"/>
              <w14:ligatures w14:val="standardContextual"/>
            </w:rPr>
          </w:pPr>
          <w:ins w:id="8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3.1.2.4</w:t>
            </w:r>
            <w:r>
              <w:rPr>
                <w:rFonts w:asciiTheme="minorHAnsi" w:eastAsiaTheme="minorEastAsia" w:hAnsiTheme="minorHAnsi"/>
                <w:noProof/>
                <w:color w:val="auto"/>
                <w:kern w:val="2"/>
                <w:lang w:eastAsia="en-GB"/>
                <w14:ligatures w14:val="standardContextual"/>
              </w:rPr>
              <w:tab/>
            </w:r>
            <w:r w:rsidRPr="00492AAC">
              <w:rPr>
                <w:rStyle w:val="Hyperlink"/>
                <w:noProof/>
              </w:rPr>
              <w:t>DeleteList()</w:t>
            </w:r>
            <w:r>
              <w:rPr>
                <w:noProof/>
                <w:webHidden/>
              </w:rPr>
              <w:tab/>
            </w:r>
            <w:r>
              <w:rPr>
                <w:noProof/>
                <w:webHidden/>
              </w:rPr>
              <w:fldChar w:fldCharType="begin"/>
            </w:r>
            <w:r>
              <w:rPr>
                <w:noProof/>
                <w:webHidden/>
              </w:rPr>
              <w:instrText xml:space="preserve"> PAGEREF _Toc182255647 \h </w:instrText>
            </w:r>
          </w:ins>
          <w:r>
            <w:rPr>
              <w:noProof/>
              <w:webHidden/>
            </w:rPr>
          </w:r>
          <w:r>
            <w:rPr>
              <w:noProof/>
              <w:webHidden/>
            </w:rPr>
            <w:fldChar w:fldCharType="separate"/>
          </w:r>
          <w:ins w:id="84" w:author="PH" w:date="2024-11-11T22:13:00Z" w16du:dateUtc="2024-11-11T21:13:00Z">
            <w:r>
              <w:rPr>
                <w:noProof/>
                <w:webHidden/>
              </w:rPr>
              <w:t>23</w:t>
            </w:r>
            <w:r>
              <w:rPr>
                <w:noProof/>
                <w:webHidden/>
              </w:rPr>
              <w:fldChar w:fldCharType="end"/>
            </w:r>
            <w:r w:rsidRPr="00492AAC">
              <w:rPr>
                <w:rStyle w:val="Hyperlink"/>
                <w:noProof/>
              </w:rPr>
              <w:fldChar w:fldCharType="end"/>
            </w:r>
          </w:ins>
        </w:p>
        <w:p w14:paraId="01D21ECE" w14:textId="33AF72F1" w:rsidR="00D112DD" w:rsidRDefault="00D112DD">
          <w:pPr>
            <w:pStyle w:val="Verzeichnis4"/>
            <w:tabs>
              <w:tab w:val="left" w:pos="1920"/>
              <w:tab w:val="right" w:leader="dot" w:pos="9010"/>
            </w:tabs>
            <w:rPr>
              <w:ins w:id="85" w:author="PH" w:date="2024-11-11T22:13:00Z" w16du:dateUtc="2024-11-11T21:13:00Z"/>
              <w:rFonts w:asciiTheme="minorHAnsi" w:eastAsiaTheme="minorEastAsia" w:hAnsiTheme="minorHAnsi"/>
              <w:noProof/>
              <w:color w:val="auto"/>
              <w:kern w:val="2"/>
              <w:lang w:eastAsia="en-GB"/>
              <w14:ligatures w14:val="standardContextual"/>
            </w:rPr>
          </w:pPr>
          <w:ins w:id="8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3.1.2.5</w:t>
            </w:r>
            <w:r>
              <w:rPr>
                <w:rFonts w:asciiTheme="minorHAnsi" w:eastAsiaTheme="minorEastAsia" w:hAnsiTheme="minorHAnsi"/>
                <w:noProof/>
                <w:color w:val="auto"/>
                <w:kern w:val="2"/>
                <w:lang w:eastAsia="en-GB"/>
                <w14:ligatures w14:val="standardContextual"/>
              </w:rPr>
              <w:tab/>
            </w:r>
            <w:r w:rsidRPr="00492AAC">
              <w:rPr>
                <w:rStyle w:val="Hyperlink"/>
                <w:noProof/>
              </w:rPr>
              <w:t>PrepareToMigrate()</w:t>
            </w:r>
            <w:r>
              <w:rPr>
                <w:noProof/>
                <w:webHidden/>
              </w:rPr>
              <w:tab/>
            </w:r>
            <w:r>
              <w:rPr>
                <w:noProof/>
                <w:webHidden/>
              </w:rPr>
              <w:fldChar w:fldCharType="begin"/>
            </w:r>
            <w:r>
              <w:rPr>
                <w:noProof/>
                <w:webHidden/>
              </w:rPr>
              <w:instrText xml:space="preserve"> PAGEREF _Toc182255648 \h </w:instrText>
            </w:r>
          </w:ins>
          <w:r>
            <w:rPr>
              <w:noProof/>
              <w:webHidden/>
            </w:rPr>
          </w:r>
          <w:r>
            <w:rPr>
              <w:noProof/>
              <w:webHidden/>
            </w:rPr>
            <w:fldChar w:fldCharType="separate"/>
          </w:r>
          <w:ins w:id="87" w:author="PH" w:date="2024-11-11T22:13:00Z" w16du:dateUtc="2024-11-11T21:13:00Z">
            <w:r>
              <w:rPr>
                <w:noProof/>
                <w:webHidden/>
              </w:rPr>
              <w:t>23</w:t>
            </w:r>
            <w:r>
              <w:rPr>
                <w:noProof/>
                <w:webHidden/>
              </w:rPr>
              <w:fldChar w:fldCharType="end"/>
            </w:r>
            <w:r w:rsidRPr="00492AAC">
              <w:rPr>
                <w:rStyle w:val="Hyperlink"/>
                <w:noProof/>
              </w:rPr>
              <w:fldChar w:fldCharType="end"/>
            </w:r>
          </w:ins>
        </w:p>
        <w:p w14:paraId="74F47623" w14:textId="79791D36" w:rsidR="00D112DD" w:rsidRDefault="00D112DD">
          <w:pPr>
            <w:pStyle w:val="Verzeichnis4"/>
            <w:tabs>
              <w:tab w:val="left" w:pos="1920"/>
              <w:tab w:val="right" w:leader="dot" w:pos="9010"/>
            </w:tabs>
            <w:rPr>
              <w:ins w:id="88" w:author="PH" w:date="2024-11-11T22:13:00Z" w16du:dateUtc="2024-11-11T21:13:00Z"/>
              <w:rFonts w:asciiTheme="minorHAnsi" w:eastAsiaTheme="minorEastAsia" w:hAnsiTheme="minorHAnsi"/>
              <w:noProof/>
              <w:color w:val="auto"/>
              <w:kern w:val="2"/>
              <w:lang w:eastAsia="en-GB"/>
              <w14:ligatures w14:val="standardContextual"/>
            </w:rPr>
          </w:pPr>
          <w:ins w:id="8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3.1.2.6</w:t>
            </w:r>
            <w:r>
              <w:rPr>
                <w:rFonts w:asciiTheme="minorHAnsi" w:eastAsiaTheme="minorEastAsia" w:hAnsiTheme="minorHAnsi"/>
                <w:noProof/>
                <w:color w:val="auto"/>
                <w:kern w:val="2"/>
                <w:lang w:eastAsia="en-GB"/>
                <w14:ligatures w14:val="standardContextual"/>
              </w:rPr>
              <w:tab/>
            </w:r>
            <w:r w:rsidRPr="00492AAC">
              <w:rPr>
                <w:rStyle w:val="Hyperlink"/>
                <w:noProof/>
              </w:rPr>
              <w:t>Migrate()</w:t>
            </w:r>
            <w:r>
              <w:rPr>
                <w:noProof/>
                <w:webHidden/>
              </w:rPr>
              <w:tab/>
            </w:r>
            <w:r>
              <w:rPr>
                <w:noProof/>
                <w:webHidden/>
              </w:rPr>
              <w:fldChar w:fldCharType="begin"/>
            </w:r>
            <w:r>
              <w:rPr>
                <w:noProof/>
                <w:webHidden/>
              </w:rPr>
              <w:instrText xml:space="preserve"> PAGEREF _Toc182255649 \h </w:instrText>
            </w:r>
          </w:ins>
          <w:r>
            <w:rPr>
              <w:noProof/>
              <w:webHidden/>
            </w:rPr>
          </w:r>
          <w:r>
            <w:rPr>
              <w:noProof/>
              <w:webHidden/>
            </w:rPr>
            <w:fldChar w:fldCharType="separate"/>
          </w:r>
          <w:ins w:id="90" w:author="PH" w:date="2024-11-11T22:13:00Z" w16du:dateUtc="2024-11-11T21:13:00Z">
            <w:r>
              <w:rPr>
                <w:noProof/>
                <w:webHidden/>
              </w:rPr>
              <w:t>24</w:t>
            </w:r>
            <w:r>
              <w:rPr>
                <w:noProof/>
                <w:webHidden/>
              </w:rPr>
              <w:fldChar w:fldCharType="end"/>
            </w:r>
            <w:r w:rsidRPr="00492AAC">
              <w:rPr>
                <w:rStyle w:val="Hyperlink"/>
                <w:noProof/>
              </w:rPr>
              <w:fldChar w:fldCharType="end"/>
            </w:r>
          </w:ins>
        </w:p>
        <w:p w14:paraId="6165217B" w14:textId="4B3A6E1C" w:rsidR="00D112DD" w:rsidRDefault="00D112DD">
          <w:pPr>
            <w:pStyle w:val="Verzeichnis4"/>
            <w:tabs>
              <w:tab w:val="left" w:pos="1920"/>
              <w:tab w:val="right" w:leader="dot" w:pos="9010"/>
            </w:tabs>
            <w:rPr>
              <w:ins w:id="91" w:author="PH" w:date="2024-11-11T22:13:00Z" w16du:dateUtc="2024-11-11T21:13:00Z"/>
              <w:rFonts w:asciiTheme="minorHAnsi" w:eastAsiaTheme="minorEastAsia" w:hAnsiTheme="minorHAnsi"/>
              <w:noProof/>
              <w:color w:val="auto"/>
              <w:kern w:val="2"/>
              <w:lang w:eastAsia="en-GB"/>
              <w14:ligatures w14:val="standardContextual"/>
            </w:rPr>
          </w:pPr>
          <w:ins w:id="9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3.1.2.7</w:t>
            </w:r>
            <w:r>
              <w:rPr>
                <w:rFonts w:asciiTheme="minorHAnsi" w:eastAsiaTheme="minorEastAsia" w:hAnsiTheme="minorHAnsi"/>
                <w:noProof/>
                <w:color w:val="auto"/>
                <w:kern w:val="2"/>
                <w:lang w:eastAsia="en-GB"/>
                <w14:ligatures w14:val="standardContextual"/>
              </w:rPr>
              <w:tab/>
            </w:r>
            <w:r w:rsidRPr="00492AAC">
              <w:rPr>
                <w:rStyle w:val="Hyperlink"/>
                <w:noProof/>
              </w:rPr>
              <w:t>List()</w:t>
            </w:r>
            <w:r>
              <w:rPr>
                <w:noProof/>
                <w:webHidden/>
              </w:rPr>
              <w:tab/>
            </w:r>
            <w:r>
              <w:rPr>
                <w:noProof/>
                <w:webHidden/>
              </w:rPr>
              <w:fldChar w:fldCharType="begin"/>
            </w:r>
            <w:r>
              <w:rPr>
                <w:noProof/>
                <w:webHidden/>
              </w:rPr>
              <w:instrText xml:space="preserve"> PAGEREF _Toc182255650 \h </w:instrText>
            </w:r>
          </w:ins>
          <w:r>
            <w:rPr>
              <w:noProof/>
              <w:webHidden/>
            </w:rPr>
          </w:r>
          <w:r>
            <w:rPr>
              <w:noProof/>
              <w:webHidden/>
            </w:rPr>
            <w:fldChar w:fldCharType="separate"/>
          </w:r>
          <w:ins w:id="93" w:author="PH" w:date="2024-11-11T22:13:00Z" w16du:dateUtc="2024-11-11T21:13:00Z">
            <w:r>
              <w:rPr>
                <w:noProof/>
                <w:webHidden/>
              </w:rPr>
              <w:t>25</w:t>
            </w:r>
            <w:r>
              <w:rPr>
                <w:noProof/>
                <w:webHidden/>
              </w:rPr>
              <w:fldChar w:fldCharType="end"/>
            </w:r>
            <w:r w:rsidRPr="00492AAC">
              <w:rPr>
                <w:rStyle w:val="Hyperlink"/>
                <w:noProof/>
              </w:rPr>
              <w:fldChar w:fldCharType="end"/>
            </w:r>
          </w:ins>
        </w:p>
        <w:p w14:paraId="7FC25F4B" w14:textId="18DCA479" w:rsidR="00D112DD" w:rsidRDefault="00D112DD">
          <w:pPr>
            <w:pStyle w:val="Verzeichnis3"/>
            <w:tabs>
              <w:tab w:val="left" w:pos="1440"/>
              <w:tab w:val="right" w:leader="dot" w:pos="9010"/>
            </w:tabs>
            <w:rPr>
              <w:ins w:id="94" w:author="PH" w:date="2024-11-11T22:13:00Z" w16du:dateUtc="2024-11-11T21:13:00Z"/>
              <w:rFonts w:asciiTheme="minorHAnsi" w:eastAsiaTheme="minorEastAsia" w:hAnsiTheme="minorHAnsi"/>
              <w:noProof/>
              <w:color w:val="auto"/>
              <w:kern w:val="2"/>
              <w:lang w:eastAsia="en-GB"/>
              <w14:ligatures w14:val="standardContextual"/>
            </w:rPr>
          </w:pPr>
          <w:ins w:id="9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interface</w:t>
            </w:r>
            <w:r>
              <w:rPr>
                <w:noProof/>
                <w:webHidden/>
              </w:rPr>
              <w:tab/>
            </w:r>
            <w:r>
              <w:rPr>
                <w:noProof/>
                <w:webHidden/>
              </w:rPr>
              <w:fldChar w:fldCharType="begin"/>
            </w:r>
            <w:r>
              <w:rPr>
                <w:noProof/>
                <w:webHidden/>
              </w:rPr>
              <w:instrText xml:space="preserve"> PAGEREF _Toc182255651 \h </w:instrText>
            </w:r>
          </w:ins>
          <w:r>
            <w:rPr>
              <w:noProof/>
              <w:webHidden/>
            </w:rPr>
          </w:r>
          <w:r>
            <w:rPr>
              <w:noProof/>
              <w:webHidden/>
            </w:rPr>
            <w:fldChar w:fldCharType="separate"/>
          </w:r>
          <w:ins w:id="96" w:author="PH" w:date="2024-11-11T22:13:00Z" w16du:dateUtc="2024-11-11T21:13:00Z">
            <w:r>
              <w:rPr>
                <w:noProof/>
                <w:webHidden/>
              </w:rPr>
              <w:t>25</w:t>
            </w:r>
            <w:r>
              <w:rPr>
                <w:noProof/>
                <w:webHidden/>
              </w:rPr>
              <w:fldChar w:fldCharType="end"/>
            </w:r>
            <w:r w:rsidRPr="00492AAC">
              <w:rPr>
                <w:rStyle w:val="Hyperlink"/>
                <w:noProof/>
              </w:rPr>
              <w:fldChar w:fldCharType="end"/>
            </w:r>
          </w:ins>
        </w:p>
        <w:p w14:paraId="5ECECADD" w14:textId="3044FD88" w:rsidR="00D112DD" w:rsidRDefault="00D112DD">
          <w:pPr>
            <w:pStyle w:val="Verzeichnis4"/>
            <w:tabs>
              <w:tab w:val="left" w:pos="1920"/>
              <w:tab w:val="right" w:leader="dot" w:pos="9010"/>
            </w:tabs>
            <w:rPr>
              <w:ins w:id="97" w:author="PH" w:date="2024-11-11T22:13:00Z" w16du:dateUtc="2024-11-11T21:13:00Z"/>
              <w:rFonts w:asciiTheme="minorHAnsi" w:eastAsiaTheme="minorEastAsia" w:hAnsiTheme="minorHAnsi"/>
              <w:noProof/>
              <w:color w:val="auto"/>
              <w:kern w:val="2"/>
              <w:lang w:eastAsia="en-GB"/>
              <w14:ligatures w14:val="standardContextual"/>
            </w:rPr>
          </w:pPr>
          <w:ins w:id="9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_Toc182255652 \h </w:instrText>
            </w:r>
          </w:ins>
          <w:r>
            <w:rPr>
              <w:noProof/>
              <w:webHidden/>
            </w:rPr>
          </w:r>
          <w:r>
            <w:rPr>
              <w:noProof/>
              <w:webHidden/>
            </w:rPr>
            <w:fldChar w:fldCharType="separate"/>
          </w:r>
          <w:ins w:id="99" w:author="PH" w:date="2024-11-11T22:13:00Z" w16du:dateUtc="2024-11-11T21:13:00Z">
            <w:r>
              <w:rPr>
                <w:noProof/>
                <w:webHidden/>
              </w:rPr>
              <w:t>26</w:t>
            </w:r>
            <w:r>
              <w:rPr>
                <w:noProof/>
                <w:webHidden/>
              </w:rPr>
              <w:fldChar w:fldCharType="end"/>
            </w:r>
            <w:r w:rsidRPr="00492AAC">
              <w:rPr>
                <w:rStyle w:val="Hyperlink"/>
                <w:noProof/>
              </w:rPr>
              <w:fldChar w:fldCharType="end"/>
            </w:r>
          </w:ins>
        </w:p>
        <w:p w14:paraId="3E495BA0" w14:textId="6B3C2BC8" w:rsidR="00D112DD" w:rsidRDefault="00D112DD">
          <w:pPr>
            <w:pStyle w:val="Verzeichnis4"/>
            <w:tabs>
              <w:tab w:val="left" w:pos="1920"/>
              <w:tab w:val="right" w:leader="dot" w:pos="9010"/>
            </w:tabs>
            <w:rPr>
              <w:ins w:id="100" w:author="PH" w:date="2024-11-11T22:13:00Z" w16du:dateUtc="2024-11-11T21:13:00Z"/>
              <w:rFonts w:asciiTheme="minorHAnsi" w:eastAsiaTheme="minorEastAsia" w:hAnsiTheme="minorHAnsi"/>
              <w:noProof/>
              <w:color w:val="auto"/>
              <w:kern w:val="2"/>
              <w:lang w:eastAsia="en-GB"/>
              <w14:ligatures w14:val="standardContextual"/>
            </w:rPr>
          </w:pPr>
          <w:ins w:id="101" w:author="PH" w:date="2024-11-11T22:13:00Z" w16du:dateUtc="2024-11-11T21:13:00Z">
            <w:r w:rsidRPr="00492AAC">
              <w:rPr>
                <w:rStyle w:val="Hyperlink"/>
                <w:noProof/>
              </w:rPr>
              <w:lastRenderedPageBreak/>
              <w:fldChar w:fldCharType="begin"/>
            </w:r>
            <w:r w:rsidRPr="00492AAC">
              <w:rPr>
                <w:rStyle w:val="Hyperlink"/>
                <w:noProof/>
              </w:rPr>
              <w:instrText xml:space="preserve"> </w:instrText>
            </w:r>
            <w:r>
              <w:rPr>
                <w:noProof/>
              </w:rPr>
              <w:instrText>HYPERLINK \l "_Toc182255653"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3.1.3.2</w:t>
            </w:r>
            <w:r>
              <w:rPr>
                <w:rFonts w:asciiTheme="minorHAnsi" w:eastAsiaTheme="minorEastAsia" w:hAnsiTheme="minorHAnsi"/>
                <w:noProof/>
                <w:color w:val="auto"/>
                <w:kern w:val="2"/>
                <w:lang w:eastAsia="en-GB"/>
                <w14:ligatures w14:val="standardContextual"/>
              </w:rPr>
              <w:tab/>
            </w:r>
            <w:r w:rsidRPr="00492AAC">
              <w:rPr>
                <w:rStyle w:val="Hyperlink"/>
                <w:noProof/>
              </w:rPr>
              <w:t>Read()</w:t>
            </w:r>
            <w:r>
              <w:rPr>
                <w:noProof/>
                <w:webHidden/>
              </w:rPr>
              <w:tab/>
            </w:r>
            <w:r>
              <w:rPr>
                <w:noProof/>
                <w:webHidden/>
              </w:rPr>
              <w:fldChar w:fldCharType="begin"/>
            </w:r>
            <w:r>
              <w:rPr>
                <w:noProof/>
                <w:webHidden/>
              </w:rPr>
              <w:instrText xml:space="preserve"> PAGEREF _Toc182255653 \h </w:instrText>
            </w:r>
          </w:ins>
          <w:r>
            <w:rPr>
              <w:noProof/>
              <w:webHidden/>
            </w:rPr>
          </w:r>
          <w:r>
            <w:rPr>
              <w:noProof/>
              <w:webHidden/>
            </w:rPr>
            <w:fldChar w:fldCharType="separate"/>
          </w:r>
          <w:ins w:id="102" w:author="PH" w:date="2024-11-11T22:13:00Z" w16du:dateUtc="2024-11-11T21:13:00Z">
            <w:r>
              <w:rPr>
                <w:noProof/>
                <w:webHidden/>
              </w:rPr>
              <w:t>26</w:t>
            </w:r>
            <w:r>
              <w:rPr>
                <w:noProof/>
                <w:webHidden/>
              </w:rPr>
              <w:fldChar w:fldCharType="end"/>
            </w:r>
            <w:r w:rsidRPr="00492AAC">
              <w:rPr>
                <w:rStyle w:val="Hyperlink"/>
                <w:noProof/>
              </w:rPr>
              <w:fldChar w:fldCharType="end"/>
            </w:r>
          </w:ins>
        </w:p>
        <w:p w14:paraId="1F4CCCB6" w14:textId="559D9B8D" w:rsidR="00D112DD" w:rsidRDefault="00D112DD">
          <w:pPr>
            <w:pStyle w:val="Verzeichnis4"/>
            <w:tabs>
              <w:tab w:val="left" w:pos="1920"/>
              <w:tab w:val="right" w:leader="dot" w:pos="9010"/>
            </w:tabs>
            <w:rPr>
              <w:ins w:id="103" w:author="PH" w:date="2024-11-11T22:13:00Z" w16du:dateUtc="2024-11-11T21:13:00Z"/>
              <w:rFonts w:asciiTheme="minorHAnsi" w:eastAsiaTheme="minorEastAsia" w:hAnsiTheme="minorHAnsi"/>
              <w:noProof/>
              <w:color w:val="auto"/>
              <w:kern w:val="2"/>
              <w:lang w:eastAsia="en-GB"/>
              <w14:ligatures w14:val="standardContextual"/>
            </w:rPr>
          </w:pPr>
          <w:ins w:id="10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3.1.3.3</w:t>
            </w:r>
            <w:r>
              <w:rPr>
                <w:rFonts w:asciiTheme="minorHAnsi" w:eastAsiaTheme="minorEastAsia" w:hAnsiTheme="minorHAnsi"/>
                <w:noProof/>
                <w:color w:val="auto"/>
                <w:kern w:val="2"/>
                <w:lang w:eastAsia="en-GB"/>
                <w14:ligatures w14:val="standardContextual"/>
              </w:rPr>
              <w:tab/>
            </w:r>
            <w:r w:rsidRPr="00492AAC">
              <w:rPr>
                <w:rStyle w:val="Hyperlink"/>
                <w:noProof/>
              </w:rPr>
              <w:t>Update()</w:t>
            </w:r>
            <w:r>
              <w:rPr>
                <w:noProof/>
                <w:webHidden/>
              </w:rPr>
              <w:tab/>
            </w:r>
            <w:r>
              <w:rPr>
                <w:noProof/>
                <w:webHidden/>
              </w:rPr>
              <w:fldChar w:fldCharType="begin"/>
            </w:r>
            <w:r>
              <w:rPr>
                <w:noProof/>
                <w:webHidden/>
              </w:rPr>
              <w:instrText xml:space="preserve"> PAGEREF _Toc182255654 \h </w:instrText>
            </w:r>
          </w:ins>
          <w:r>
            <w:rPr>
              <w:noProof/>
              <w:webHidden/>
            </w:rPr>
          </w:r>
          <w:r>
            <w:rPr>
              <w:noProof/>
              <w:webHidden/>
            </w:rPr>
            <w:fldChar w:fldCharType="separate"/>
          </w:r>
          <w:ins w:id="105" w:author="PH" w:date="2024-11-11T22:13:00Z" w16du:dateUtc="2024-11-11T21:13:00Z">
            <w:r>
              <w:rPr>
                <w:noProof/>
                <w:webHidden/>
              </w:rPr>
              <w:t>27</w:t>
            </w:r>
            <w:r>
              <w:rPr>
                <w:noProof/>
                <w:webHidden/>
              </w:rPr>
              <w:fldChar w:fldCharType="end"/>
            </w:r>
            <w:r w:rsidRPr="00492AAC">
              <w:rPr>
                <w:rStyle w:val="Hyperlink"/>
                <w:noProof/>
              </w:rPr>
              <w:fldChar w:fldCharType="end"/>
            </w:r>
          </w:ins>
        </w:p>
        <w:p w14:paraId="605635CF" w14:textId="379A893D" w:rsidR="00D112DD" w:rsidRDefault="00D112DD">
          <w:pPr>
            <w:pStyle w:val="Verzeichnis4"/>
            <w:tabs>
              <w:tab w:val="left" w:pos="1920"/>
              <w:tab w:val="right" w:leader="dot" w:pos="9010"/>
            </w:tabs>
            <w:rPr>
              <w:ins w:id="106" w:author="PH" w:date="2024-11-11T22:13:00Z" w16du:dateUtc="2024-11-11T21:13:00Z"/>
              <w:rFonts w:asciiTheme="minorHAnsi" w:eastAsiaTheme="minorEastAsia" w:hAnsiTheme="minorHAnsi"/>
              <w:noProof/>
              <w:color w:val="auto"/>
              <w:kern w:val="2"/>
              <w:lang w:eastAsia="en-GB"/>
              <w14:ligatures w14:val="standardContextual"/>
            </w:rPr>
          </w:pPr>
          <w:ins w:id="10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3.1.3.4</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_Toc182255655 \h </w:instrText>
            </w:r>
          </w:ins>
          <w:r>
            <w:rPr>
              <w:noProof/>
              <w:webHidden/>
            </w:rPr>
          </w:r>
          <w:r>
            <w:rPr>
              <w:noProof/>
              <w:webHidden/>
            </w:rPr>
            <w:fldChar w:fldCharType="separate"/>
          </w:r>
          <w:ins w:id="108" w:author="PH" w:date="2024-11-11T22:13:00Z" w16du:dateUtc="2024-11-11T21:13:00Z">
            <w:r>
              <w:rPr>
                <w:noProof/>
                <w:webHidden/>
              </w:rPr>
              <w:t>27</w:t>
            </w:r>
            <w:r>
              <w:rPr>
                <w:noProof/>
                <w:webHidden/>
              </w:rPr>
              <w:fldChar w:fldCharType="end"/>
            </w:r>
            <w:r w:rsidRPr="00492AAC">
              <w:rPr>
                <w:rStyle w:val="Hyperlink"/>
                <w:noProof/>
              </w:rPr>
              <w:fldChar w:fldCharType="end"/>
            </w:r>
          </w:ins>
        </w:p>
        <w:p w14:paraId="665B4247" w14:textId="4C5ADFCD" w:rsidR="00D112DD" w:rsidRDefault="00D112DD">
          <w:pPr>
            <w:pStyle w:val="Verzeichnis3"/>
            <w:tabs>
              <w:tab w:val="left" w:pos="1440"/>
              <w:tab w:val="right" w:leader="dot" w:pos="9010"/>
            </w:tabs>
            <w:rPr>
              <w:ins w:id="109" w:author="PH" w:date="2024-11-11T22:13:00Z" w16du:dateUtc="2024-11-11T21:13:00Z"/>
              <w:rFonts w:asciiTheme="minorHAnsi" w:eastAsiaTheme="minorEastAsia" w:hAnsiTheme="minorHAnsi"/>
              <w:noProof/>
              <w:color w:val="auto"/>
              <w:kern w:val="2"/>
              <w:lang w:eastAsia="en-GB"/>
              <w14:ligatures w14:val="standardContextual"/>
            </w:rPr>
          </w:pPr>
          <w:ins w:id="11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3.1.4</w:t>
            </w:r>
            <w:r>
              <w:rPr>
                <w:rFonts w:asciiTheme="minorHAnsi" w:eastAsiaTheme="minorEastAsia" w:hAnsiTheme="minorHAnsi"/>
                <w:noProof/>
                <w:color w:val="auto"/>
                <w:kern w:val="2"/>
                <w:lang w:eastAsia="en-GB"/>
                <w14:ligatures w14:val="standardContextual"/>
              </w:rPr>
              <w:tab/>
            </w:r>
            <w:r w:rsidRPr="00492AAC">
              <w:rPr>
                <w:rStyle w:val="Hyperlink"/>
                <w:noProof/>
              </w:rPr>
              <w:t>Fault Descriptions</w:t>
            </w:r>
            <w:r>
              <w:rPr>
                <w:noProof/>
                <w:webHidden/>
              </w:rPr>
              <w:tab/>
            </w:r>
            <w:r>
              <w:rPr>
                <w:noProof/>
                <w:webHidden/>
              </w:rPr>
              <w:fldChar w:fldCharType="begin"/>
            </w:r>
            <w:r>
              <w:rPr>
                <w:noProof/>
                <w:webHidden/>
              </w:rPr>
              <w:instrText xml:space="preserve"> PAGEREF _Toc182255656 \h </w:instrText>
            </w:r>
          </w:ins>
          <w:r>
            <w:rPr>
              <w:noProof/>
              <w:webHidden/>
            </w:rPr>
          </w:r>
          <w:r>
            <w:rPr>
              <w:noProof/>
              <w:webHidden/>
            </w:rPr>
            <w:fldChar w:fldCharType="separate"/>
          </w:r>
          <w:ins w:id="111" w:author="PH" w:date="2024-11-11T22:13:00Z" w16du:dateUtc="2024-11-11T21:13:00Z">
            <w:r>
              <w:rPr>
                <w:noProof/>
                <w:webHidden/>
              </w:rPr>
              <w:t>28</w:t>
            </w:r>
            <w:r>
              <w:rPr>
                <w:noProof/>
                <w:webHidden/>
              </w:rPr>
              <w:fldChar w:fldCharType="end"/>
            </w:r>
            <w:r w:rsidRPr="00492AAC">
              <w:rPr>
                <w:rStyle w:val="Hyperlink"/>
                <w:noProof/>
              </w:rPr>
              <w:fldChar w:fldCharType="end"/>
            </w:r>
          </w:ins>
        </w:p>
        <w:p w14:paraId="560A9634" w14:textId="51032B53" w:rsidR="00D112DD" w:rsidRDefault="00D112DD">
          <w:pPr>
            <w:pStyle w:val="Verzeichnis2"/>
            <w:tabs>
              <w:tab w:val="left" w:pos="960"/>
              <w:tab w:val="right" w:leader="dot" w:pos="9010"/>
            </w:tabs>
            <w:rPr>
              <w:ins w:id="112" w:author="PH" w:date="2024-11-11T22:13:00Z" w16du:dateUtc="2024-11-11T21:13:00Z"/>
              <w:rFonts w:asciiTheme="minorHAnsi" w:eastAsiaTheme="minorEastAsia" w:hAnsiTheme="minorHAnsi"/>
              <w:noProof/>
              <w:color w:val="auto"/>
              <w:kern w:val="2"/>
              <w:lang w:eastAsia="en-GB"/>
              <w14:ligatures w14:val="standardContextual"/>
            </w:rPr>
          </w:pPr>
          <w:ins w:id="11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w:t>
            </w:r>
            <w:r>
              <w:rPr>
                <w:rFonts w:asciiTheme="minorHAnsi" w:eastAsiaTheme="minorEastAsia" w:hAnsiTheme="minorHAnsi"/>
                <w:noProof/>
                <w:color w:val="auto"/>
                <w:kern w:val="2"/>
                <w:lang w:eastAsia="en-GB"/>
                <w14:ligatures w14:val="standardContextual"/>
              </w:rPr>
              <w:tab/>
            </w:r>
            <w:r w:rsidRPr="00492AAC">
              <w:rPr>
                <w:rStyle w:val="Hyperlink"/>
                <w:noProof/>
              </w:rPr>
              <w:t>Service Metadata Locator - data model</w:t>
            </w:r>
            <w:r>
              <w:rPr>
                <w:noProof/>
                <w:webHidden/>
              </w:rPr>
              <w:tab/>
            </w:r>
            <w:r>
              <w:rPr>
                <w:noProof/>
                <w:webHidden/>
              </w:rPr>
              <w:fldChar w:fldCharType="begin"/>
            </w:r>
            <w:r>
              <w:rPr>
                <w:noProof/>
                <w:webHidden/>
              </w:rPr>
              <w:instrText xml:space="preserve"> PAGEREF _Toc182255657 \h </w:instrText>
            </w:r>
          </w:ins>
          <w:r>
            <w:rPr>
              <w:noProof/>
              <w:webHidden/>
            </w:rPr>
          </w:r>
          <w:r>
            <w:rPr>
              <w:noProof/>
              <w:webHidden/>
            </w:rPr>
            <w:fldChar w:fldCharType="separate"/>
          </w:r>
          <w:ins w:id="114" w:author="PH" w:date="2024-11-11T22:13:00Z" w16du:dateUtc="2024-11-11T21:13:00Z">
            <w:r>
              <w:rPr>
                <w:noProof/>
                <w:webHidden/>
              </w:rPr>
              <w:t>29</w:t>
            </w:r>
            <w:r>
              <w:rPr>
                <w:noProof/>
                <w:webHidden/>
              </w:rPr>
              <w:fldChar w:fldCharType="end"/>
            </w:r>
            <w:r w:rsidRPr="00492AAC">
              <w:rPr>
                <w:rStyle w:val="Hyperlink"/>
                <w:noProof/>
              </w:rPr>
              <w:fldChar w:fldCharType="end"/>
            </w:r>
          </w:ins>
        </w:p>
        <w:p w14:paraId="6F311EC2" w14:textId="14064A76" w:rsidR="00D112DD" w:rsidRDefault="00D112DD">
          <w:pPr>
            <w:pStyle w:val="Verzeichnis3"/>
            <w:tabs>
              <w:tab w:val="left" w:pos="1440"/>
              <w:tab w:val="right" w:leader="dot" w:pos="9010"/>
            </w:tabs>
            <w:rPr>
              <w:ins w:id="115" w:author="PH" w:date="2024-11-11T22:13:00Z" w16du:dateUtc="2024-11-11T21:13:00Z"/>
              <w:rFonts w:asciiTheme="minorHAnsi" w:eastAsiaTheme="minorEastAsia" w:hAnsiTheme="minorHAnsi"/>
              <w:noProof/>
              <w:color w:val="auto"/>
              <w:kern w:val="2"/>
              <w:lang w:eastAsia="en-GB"/>
              <w14:ligatures w14:val="standardContextual"/>
            </w:rPr>
          </w:pPr>
          <w:ins w:id="11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3.2.1</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 datatype</w:t>
            </w:r>
            <w:r>
              <w:rPr>
                <w:noProof/>
                <w:webHidden/>
              </w:rPr>
              <w:tab/>
            </w:r>
            <w:r>
              <w:rPr>
                <w:noProof/>
                <w:webHidden/>
              </w:rPr>
              <w:fldChar w:fldCharType="begin"/>
            </w:r>
            <w:r>
              <w:rPr>
                <w:noProof/>
                <w:webHidden/>
              </w:rPr>
              <w:instrText xml:space="preserve"> PAGEREF _Toc182255658 \h </w:instrText>
            </w:r>
          </w:ins>
          <w:r>
            <w:rPr>
              <w:noProof/>
              <w:webHidden/>
            </w:rPr>
          </w:r>
          <w:r>
            <w:rPr>
              <w:noProof/>
              <w:webHidden/>
            </w:rPr>
            <w:fldChar w:fldCharType="separate"/>
          </w:r>
          <w:ins w:id="117" w:author="PH" w:date="2024-11-11T22:13:00Z" w16du:dateUtc="2024-11-11T21:13:00Z">
            <w:r>
              <w:rPr>
                <w:noProof/>
                <w:webHidden/>
              </w:rPr>
              <w:t>29</w:t>
            </w:r>
            <w:r>
              <w:rPr>
                <w:noProof/>
                <w:webHidden/>
              </w:rPr>
              <w:fldChar w:fldCharType="end"/>
            </w:r>
            <w:r w:rsidRPr="00492AAC">
              <w:rPr>
                <w:rStyle w:val="Hyperlink"/>
                <w:noProof/>
              </w:rPr>
              <w:fldChar w:fldCharType="end"/>
            </w:r>
          </w:ins>
        </w:p>
        <w:p w14:paraId="4A75D876" w14:textId="4AE68AFB" w:rsidR="00D112DD" w:rsidRDefault="00D112DD">
          <w:pPr>
            <w:pStyle w:val="Verzeichnis3"/>
            <w:tabs>
              <w:tab w:val="left" w:pos="1440"/>
              <w:tab w:val="right" w:leader="dot" w:pos="9010"/>
            </w:tabs>
            <w:rPr>
              <w:ins w:id="118" w:author="PH" w:date="2024-11-11T22:13:00Z" w16du:dateUtc="2024-11-11T21:13:00Z"/>
              <w:rFonts w:asciiTheme="minorHAnsi" w:eastAsiaTheme="minorEastAsia" w:hAnsiTheme="minorHAnsi"/>
              <w:noProof/>
              <w:color w:val="auto"/>
              <w:kern w:val="2"/>
              <w:lang w:eastAsia="en-GB"/>
              <w14:ligatures w14:val="standardContextual"/>
            </w:rPr>
          </w:pPr>
          <w:ins w:id="11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3.2.2</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_Toc182255659 \h </w:instrText>
            </w:r>
          </w:ins>
          <w:r>
            <w:rPr>
              <w:noProof/>
              <w:webHidden/>
            </w:rPr>
          </w:r>
          <w:r>
            <w:rPr>
              <w:noProof/>
              <w:webHidden/>
            </w:rPr>
            <w:fldChar w:fldCharType="separate"/>
          </w:r>
          <w:ins w:id="120" w:author="PH" w:date="2024-11-11T22:13:00Z" w16du:dateUtc="2024-11-11T21:13:00Z">
            <w:r>
              <w:rPr>
                <w:noProof/>
                <w:webHidden/>
              </w:rPr>
              <w:t>30</w:t>
            </w:r>
            <w:r>
              <w:rPr>
                <w:noProof/>
                <w:webHidden/>
              </w:rPr>
              <w:fldChar w:fldCharType="end"/>
            </w:r>
            <w:r w:rsidRPr="00492AAC">
              <w:rPr>
                <w:rStyle w:val="Hyperlink"/>
                <w:noProof/>
              </w:rPr>
              <w:fldChar w:fldCharType="end"/>
            </w:r>
          </w:ins>
        </w:p>
        <w:p w14:paraId="25FDF492" w14:textId="7B167C88" w:rsidR="00D112DD" w:rsidRDefault="00D112DD">
          <w:pPr>
            <w:pStyle w:val="Verzeichnis3"/>
            <w:tabs>
              <w:tab w:val="left" w:pos="1440"/>
              <w:tab w:val="right" w:leader="dot" w:pos="9010"/>
            </w:tabs>
            <w:rPr>
              <w:ins w:id="121" w:author="PH" w:date="2024-11-11T22:13:00Z" w16du:dateUtc="2024-11-11T21:13:00Z"/>
              <w:rFonts w:asciiTheme="minorHAnsi" w:eastAsiaTheme="minorEastAsia" w:hAnsiTheme="minorHAnsi"/>
              <w:noProof/>
              <w:color w:val="auto"/>
              <w:kern w:val="2"/>
              <w:lang w:eastAsia="en-GB"/>
              <w14:ligatures w14:val="standardContextual"/>
            </w:rPr>
          </w:pPr>
          <w:ins w:id="12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3.2.3</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datatype</w:t>
            </w:r>
            <w:r>
              <w:rPr>
                <w:noProof/>
                <w:webHidden/>
              </w:rPr>
              <w:tab/>
            </w:r>
            <w:r>
              <w:rPr>
                <w:noProof/>
                <w:webHidden/>
              </w:rPr>
              <w:fldChar w:fldCharType="begin"/>
            </w:r>
            <w:r>
              <w:rPr>
                <w:noProof/>
                <w:webHidden/>
              </w:rPr>
              <w:instrText xml:space="preserve"> PAGEREF _Toc182255660 \h </w:instrText>
            </w:r>
          </w:ins>
          <w:r>
            <w:rPr>
              <w:noProof/>
              <w:webHidden/>
            </w:rPr>
          </w:r>
          <w:r>
            <w:rPr>
              <w:noProof/>
              <w:webHidden/>
            </w:rPr>
            <w:fldChar w:fldCharType="separate"/>
          </w:r>
          <w:ins w:id="123" w:author="PH" w:date="2024-11-11T22:13:00Z" w16du:dateUtc="2024-11-11T21:13:00Z">
            <w:r>
              <w:rPr>
                <w:noProof/>
                <w:webHidden/>
              </w:rPr>
              <w:t>30</w:t>
            </w:r>
            <w:r>
              <w:rPr>
                <w:noProof/>
                <w:webHidden/>
              </w:rPr>
              <w:fldChar w:fldCharType="end"/>
            </w:r>
            <w:r w:rsidRPr="00492AAC">
              <w:rPr>
                <w:rStyle w:val="Hyperlink"/>
                <w:noProof/>
              </w:rPr>
              <w:fldChar w:fldCharType="end"/>
            </w:r>
          </w:ins>
        </w:p>
        <w:p w14:paraId="1A9C4661" w14:textId="7969F2B9" w:rsidR="00D112DD" w:rsidRDefault="00D112DD">
          <w:pPr>
            <w:pStyle w:val="Verzeichnis3"/>
            <w:tabs>
              <w:tab w:val="left" w:pos="1440"/>
              <w:tab w:val="right" w:leader="dot" w:pos="9010"/>
            </w:tabs>
            <w:rPr>
              <w:ins w:id="124" w:author="PH" w:date="2024-11-11T22:13:00Z" w16du:dateUtc="2024-11-11T21:13:00Z"/>
              <w:rFonts w:asciiTheme="minorHAnsi" w:eastAsiaTheme="minorEastAsia" w:hAnsiTheme="minorHAnsi"/>
              <w:noProof/>
              <w:color w:val="auto"/>
              <w:kern w:val="2"/>
              <w:lang w:eastAsia="en-GB"/>
              <w14:ligatures w14:val="standardContextual"/>
            </w:rPr>
          </w:pPr>
          <w:ins w:id="12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3.2.4</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format</w:t>
            </w:r>
            <w:r>
              <w:rPr>
                <w:noProof/>
                <w:webHidden/>
              </w:rPr>
              <w:tab/>
            </w:r>
            <w:r>
              <w:rPr>
                <w:noProof/>
                <w:webHidden/>
              </w:rPr>
              <w:fldChar w:fldCharType="begin"/>
            </w:r>
            <w:r>
              <w:rPr>
                <w:noProof/>
                <w:webHidden/>
              </w:rPr>
              <w:instrText xml:space="preserve"> PAGEREF _Toc182255661 \h </w:instrText>
            </w:r>
          </w:ins>
          <w:r>
            <w:rPr>
              <w:noProof/>
              <w:webHidden/>
            </w:rPr>
          </w:r>
          <w:r>
            <w:rPr>
              <w:noProof/>
              <w:webHidden/>
            </w:rPr>
            <w:fldChar w:fldCharType="separate"/>
          </w:r>
          <w:ins w:id="126" w:author="PH" w:date="2024-11-11T22:13:00Z" w16du:dateUtc="2024-11-11T21:13:00Z">
            <w:r>
              <w:rPr>
                <w:noProof/>
                <w:webHidden/>
              </w:rPr>
              <w:t>31</w:t>
            </w:r>
            <w:r>
              <w:rPr>
                <w:noProof/>
                <w:webHidden/>
              </w:rPr>
              <w:fldChar w:fldCharType="end"/>
            </w:r>
            <w:r w:rsidRPr="00492AAC">
              <w:rPr>
                <w:rStyle w:val="Hyperlink"/>
                <w:noProof/>
              </w:rPr>
              <w:fldChar w:fldCharType="end"/>
            </w:r>
          </w:ins>
        </w:p>
        <w:p w14:paraId="7844B9B2" w14:textId="09369EBA" w:rsidR="00D112DD" w:rsidRDefault="00D112DD">
          <w:pPr>
            <w:pStyle w:val="Verzeichnis3"/>
            <w:tabs>
              <w:tab w:val="left" w:pos="1440"/>
              <w:tab w:val="right" w:leader="dot" w:pos="9010"/>
            </w:tabs>
            <w:rPr>
              <w:ins w:id="127" w:author="PH" w:date="2024-11-11T22:13:00Z" w16du:dateUtc="2024-11-11T21:13:00Z"/>
              <w:rFonts w:asciiTheme="minorHAnsi" w:eastAsiaTheme="minorEastAsia" w:hAnsiTheme="minorHAnsi"/>
              <w:noProof/>
              <w:color w:val="auto"/>
              <w:kern w:val="2"/>
              <w:lang w:eastAsia="en-GB"/>
              <w14:ligatures w14:val="standardContextual"/>
            </w:rPr>
          </w:pPr>
          <w:ins w:id="12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3.2.5</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ParticipantIdentifierPage datatype</w:t>
            </w:r>
            <w:r>
              <w:rPr>
                <w:noProof/>
                <w:webHidden/>
              </w:rPr>
              <w:tab/>
            </w:r>
            <w:r>
              <w:rPr>
                <w:noProof/>
                <w:webHidden/>
              </w:rPr>
              <w:fldChar w:fldCharType="begin"/>
            </w:r>
            <w:r>
              <w:rPr>
                <w:noProof/>
                <w:webHidden/>
              </w:rPr>
              <w:instrText xml:space="preserve"> PAGEREF _Toc182255662 \h </w:instrText>
            </w:r>
          </w:ins>
          <w:r>
            <w:rPr>
              <w:noProof/>
              <w:webHidden/>
            </w:rPr>
          </w:r>
          <w:r>
            <w:rPr>
              <w:noProof/>
              <w:webHidden/>
            </w:rPr>
            <w:fldChar w:fldCharType="separate"/>
          </w:r>
          <w:ins w:id="129" w:author="PH" w:date="2024-11-11T22:13:00Z" w16du:dateUtc="2024-11-11T21:13:00Z">
            <w:r>
              <w:rPr>
                <w:noProof/>
                <w:webHidden/>
              </w:rPr>
              <w:t>31</w:t>
            </w:r>
            <w:r>
              <w:rPr>
                <w:noProof/>
                <w:webHidden/>
              </w:rPr>
              <w:fldChar w:fldCharType="end"/>
            </w:r>
            <w:r w:rsidRPr="00492AAC">
              <w:rPr>
                <w:rStyle w:val="Hyperlink"/>
                <w:noProof/>
              </w:rPr>
              <w:fldChar w:fldCharType="end"/>
            </w:r>
          </w:ins>
        </w:p>
        <w:p w14:paraId="7F94E649" w14:textId="7561FB6F" w:rsidR="00D112DD" w:rsidRDefault="00D112DD">
          <w:pPr>
            <w:pStyle w:val="Verzeichnis3"/>
            <w:tabs>
              <w:tab w:val="left" w:pos="1440"/>
              <w:tab w:val="right" w:leader="dot" w:pos="9010"/>
            </w:tabs>
            <w:rPr>
              <w:ins w:id="130" w:author="PH" w:date="2024-11-11T22:13:00Z" w16du:dateUtc="2024-11-11T21:13:00Z"/>
              <w:rFonts w:asciiTheme="minorHAnsi" w:eastAsiaTheme="minorEastAsia" w:hAnsiTheme="minorHAnsi"/>
              <w:noProof/>
              <w:color w:val="auto"/>
              <w:kern w:val="2"/>
              <w:lang w:eastAsia="en-GB"/>
              <w14:ligatures w14:val="standardContextual"/>
            </w:rPr>
          </w:pPr>
          <w:ins w:id="13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3.2.6</w:t>
            </w:r>
            <w:r>
              <w:rPr>
                <w:rFonts w:asciiTheme="minorHAnsi" w:eastAsiaTheme="minorEastAsia" w:hAnsiTheme="minorHAnsi"/>
                <w:noProof/>
                <w:color w:val="auto"/>
                <w:kern w:val="2"/>
                <w:lang w:eastAsia="en-GB"/>
                <w14:ligatures w14:val="standardContextual"/>
              </w:rPr>
              <w:tab/>
            </w:r>
            <w:r w:rsidRPr="00492AAC">
              <w:rPr>
                <w:rStyle w:val="Hyperlink"/>
                <w:noProof/>
              </w:rPr>
              <w:t>MigrationRecord</w:t>
            </w:r>
            <w:r>
              <w:rPr>
                <w:noProof/>
                <w:webHidden/>
              </w:rPr>
              <w:tab/>
            </w:r>
            <w:r>
              <w:rPr>
                <w:noProof/>
                <w:webHidden/>
              </w:rPr>
              <w:fldChar w:fldCharType="begin"/>
            </w:r>
            <w:r>
              <w:rPr>
                <w:noProof/>
                <w:webHidden/>
              </w:rPr>
              <w:instrText xml:space="preserve"> PAGEREF _Toc182255663 \h </w:instrText>
            </w:r>
          </w:ins>
          <w:r>
            <w:rPr>
              <w:noProof/>
              <w:webHidden/>
            </w:rPr>
          </w:r>
          <w:r>
            <w:rPr>
              <w:noProof/>
              <w:webHidden/>
            </w:rPr>
            <w:fldChar w:fldCharType="separate"/>
          </w:r>
          <w:ins w:id="132" w:author="PH" w:date="2024-11-11T22:13:00Z" w16du:dateUtc="2024-11-11T21:13:00Z">
            <w:r>
              <w:rPr>
                <w:noProof/>
                <w:webHidden/>
              </w:rPr>
              <w:t>31</w:t>
            </w:r>
            <w:r>
              <w:rPr>
                <w:noProof/>
                <w:webHidden/>
              </w:rPr>
              <w:fldChar w:fldCharType="end"/>
            </w:r>
            <w:r w:rsidRPr="00492AAC">
              <w:rPr>
                <w:rStyle w:val="Hyperlink"/>
                <w:noProof/>
              </w:rPr>
              <w:fldChar w:fldCharType="end"/>
            </w:r>
          </w:ins>
        </w:p>
        <w:p w14:paraId="0E536BD8" w14:textId="54207A2D" w:rsidR="00D112DD" w:rsidRDefault="00D112DD">
          <w:pPr>
            <w:pStyle w:val="Verzeichnis1"/>
            <w:tabs>
              <w:tab w:val="left" w:pos="482"/>
              <w:tab w:val="right" w:leader="dot" w:pos="9010"/>
            </w:tabs>
            <w:rPr>
              <w:ins w:id="133" w:author="PH" w:date="2024-11-11T22:13:00Z" w16du:dateUtc="2024-11-11T21:13:00Z"/>
              <w:rFonts w:asciiTheme="minorHAnsi" w:eastAsiaTheme="minorEastAsia" w:hAnsiTheme="minorHAnsi"/>
              <w:b w:val="0"/>
              <w:noProof/>
              <w:color w:val="auto"/>
              <w:kern w:val="2"/>
              <w:lang w:eastAsia="en-GB"/>
              <w14:ligatures w14:val="standardContextual"/>
            </w:rPr>
          </w:pPr>
          <w:ins w:id="13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w:t>
            </w:r>
            <w:r>
              <w:rPr>
                <w:rFonts w:asciiTheme="minorHAnsi" w:eastAsiaTheme="minorEastAsia" w:hAnsiTheme="minorHAnsi"/>
                <w:b w:val="0"/>
                <w:noProof/>
                <w:color w:val="auto"/>
                <w:kern w:val="2"/>
                <w:lang w:eastAsia="en-GB"/>
                <w14:ligatures w14:val="standardContextual"/>
              </w:rPr>
              <w:tab/>
            </w:r>
            <w:r w:rsidRPr="00492AAC">
              <w:rPr>
                <w:rStyle w:val="Hyperlink"/>
                <w:noProof/>
              </w:rPr>
              <w:t>Service Bindings</w:t>
            </w:r>
            <w:r>
              <w:rPr>
                <w:noProof/>
                <w:webHidden/>
              </w:rPr>
              <w:tab/>
            </w:r>
            <w:r>
              <w:rPr>
                <w:noProof/>
                <w:webHidden/>
              </w:rPr>
              <w:fldChar w:fldCharType="begin"/>
            </w:r>
            <w:r>
              <w:rPr>
                <w:noProof/>
                <w:webHidden/>
              </w:rPr>
              <w:instrText xml:space="preserve"> PAGEREF _Toc182255664 \h </w:instrText>
            </w:r>
          </w:ins>
          <w:r>
            <w:rPr>
              <w:noProof/>
              <w:webHidden/>
            </w:rPr>
          </w:r>
          <w:r>
            <w:rPr>
              <w:noProof/>
              <w:webHidden/>
            </w:rPr>
            <w:fldChar w:fldCharType="separate"/>
          </w:r>
          <w:ins w:id="135" w:author="PH" w:date="2024-11-11T22:13:00Z" w16du:dateUtc="2024-11-11T21:13:00Z">
            <w:r>
              <w:rPr>
                <w:noProof/>
                <w:webHidden/>
              </w:rPr>
              <w:t>32</w:t>
            </w:r>
            <w:r>
              <w:rPr>
                <w:noProof/>
                <w:webHidden/>
              </w:rPr>
              <w:fldChar w:fldCharType="end"/>
            </w:r>
            <w:r w:rsidRPr="00492AAC">
              <w:rPr>
                <w:rStyle w:val="Hyperlink"/>
                <w:noProof/>
              </w:rPr>
              <w:fldChar w:fldCharType="end"/>
            </w:r>
          </w:ins>
        </w:p>
        <w:p w14:paraId="315CF18C" w14:textId="3EE124B7" w:rsidR="00D112DD" w:rsidRDefault="00D112DD">
          <w:pPr>
            <w:pStyle w:val="Verzeichnis2"/>
            <w:tabs>
              <w:tab w:val="left" w:pos="960"/>
              <w:tab w:val="right" w:leader="dot" w:pos="9010"/>
            </w:tabs>
            <w:rPr>
              <w:ins w:id="136" w:author="PH" w:date="2024-11-11T22:13:00Z" w16du:dateUtc="2024-11-11T21:13:00Z"/>
              <w:rFonts w:asciiTheme="minorHAnsi" w:eastAsiaTheme="minorEastAsia" w:hAnsiTheme="minorHAnsi"/>
              <w:noProof/>
              <w:color w:val="auto"/>
              <w:kern w:val="2"/>
              <w:lang w:eastAsia="en-GB"/>
              <w14:ligatures w14:val="standardContextual"/>
            </w:rPr>
          </w:pPr>
          <w:ins w:id="13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4.1</w:t>
            </w:r>
            <w:r>
              <w:rPr>
                <w:rFonts w:asciiTheme="minorHAnsi" w:eastAsiaTheme="minorEastAsia" w:hAnsiTheme="minorHAnsi"/>
                <w:noProof/>
                <w:color w:val="auto"/>
                <w:kern w:val="2"/>
                <w:lang w:eastAsia="en-GB"/>
                <w14:ligatures w14:val="standardContextual"/>
              </w:rPr>
              <w:tab/>
            </w:r>
            <w:r w:rsidRPr="00492AAC">
              <w:rPr>
                <w:rStyle w:val="Hyperlink"/>
                <w:noProof/>
              </w:rPr>
              <w:t>Services Provided as Web services - characteristics</w:t>
            </w:r>
            <w:r>
              <w:rPr>
                <w:noProof/>
                <w:webHidden/>
              </w:rPr>
              <w:tab/>
            </w:r>
            <w:r>
              <w:rPr>
                <w:noProof/>
                <w:webHidden/>
              </w:rPr>
              <w:fldChar w:fldCharType="begin"/>
            </w:r>
            <w:r>
              <w:rPr>
                <w:noProof/>
                <w:webHidden/>
              </w:rPr>
              <w:instrText xml:space="preserve"> PAGEREF _Toc182255665 \h </w:instrText>
            </w:r>
          </w:ins>
          <w:r>
            <w:rPr>
              <w:noProof/>
              <w:webHidden/>
            </w:rPr>
          </w:r>
          <w:r>
            <w:rPr>
              <w:noProof/>
              <w:webHidden/>
            </w:rPr>
            <w:fldChar w:fldCharType="separate"/>
          </w:r>
          <w:ins w:id="138" w:author="PH" w:date="2024-11-11T22:13:00Z" w16du:dateUtc="2024-11-11T21:13:00Z">
            <w:r>
              <w:rPr>
                <w:noProof/>
                <w:webHidden/>
              </w:rPr>
              <w:t>32</w:t>
            </w:r>
            <w:r>
              <w:rPr>
                <w:noProof/>
                <w:webHidden/>
              </w:rPr>
              <w:fldChar w:fldCharType="end"/>
            </w:r>
            <w:r w:rsidRPr="00492AAC">
              <w:rPr>
                <w:rStyle w:val="Hyperlink"/>
                <w:noProof/>
              </w:rPr>
              <w:fldChar w:fldCharType="end"/>
            </w:r>
          </w:ins>
        </w:p>
        <w:p w14:paraId="55AB448D" w14:textId="30011500" w:rsidR="00D112DD" w:rsidRDefault="00D112DD">
          <w:pPr>
            <w:pStyle w:val="Verzeichnis2"/>
            <w:tabs>
              <w:tab w:val="left" w:pos="960"/>
              <w:tab w:val="right" w:leader="dot" w:pos="9010"/>
            </w:tabs>
            <w:rPr>
              <w:ins w:id="139" w:author="PH" w:date="2024-11-11T22:13:00Z" w16du:dateUtc="2024-11-11T21:13:00Z"/>
              <w:rFonts w:asciiTheme="minorHAnsi" w:eastAsiaTheme="minorEastAsia" w:hAnsiTheme="minorHAnsi"/>
              <w:noProof/>
              <w:color w:val="auto"/>
              <w:kern w:val="2"/>
              <w:lang w:eastAsia="en-GB"/>
              <w14:ligatures w14:val="standardContextual"/>
            </w:rPr>
          </w:pPr>
          <w:ins w:id="14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service - binding</w:t>
            </w:r>
            <w:r>
              <w:rPr>
                <w:noProof/>
                <w:webHidden/>
              </w:rPr>
              <w:tab/>
            </w:r>
            <w:r>
              <w:rPr>
                <w:noProof/>
                <w:webHidden/>
              </w:rPr>
              <w:fldChar w:fldCharType="begin"/>
            </w:r>
            <w:r>
              <w:rPr>
                <w:noProof/>
                <w:webHidden/>
              </w:rPr>
              <w:instrText xml:space="preserve"> PAGEREF _Toc182255666 \h </w:instrText>
            </w:r>
          </w:ins>
          <w:r>
            <w:rPr>
              <w:noProof/>
              <w:webHidden/>
            </w:rPr>
          </w:r>
          <w:r>
            <w:rPr>
              <w:noProof/>
              <w:webHidden/>
            </w:rPr>
            <w:fldChar w:fldCharType="separate"/>
          </w:r>
          <w:ins w:id="141" w:author="PH" w:date="2024-11-11T22:13:00Z" w16du:dateUtc="2024-11-11T21:13:00Z">
            <w:r>
              <w:rPr>
                <w:noProof/>
                <w:webHidden/>
              </w:rPr>
              <w:t>32</w:t>
            </w:r>
            <w:r>
              <w:rPr>
                <w:noProof/>
                <w:webHidden/>
              </w:rPr>
              <w:fldChar w:fldCharType="end"/>
            </w:r>
            <w:r w:rsidRPr="00492AAC">
              <w:rPr>
                <w:rStyle w:val="Hyperlink"/>
                <w:noProof/>
              </w:rPr>
              <w:fldChar w:fldCharType="end"/>
            </w:r>
          </w:ins>
        </w:p>
        <w:p w14:paraId="2671B402" w14:textId="32F7704C" w:rsidR="00D112DD" w:rsidRDefault="00D112DD">
          <w:pPr>
            <w:pStyle w:val="Verzeichnis3"/>
            <w:tabs>
              <w:tab w:val="left" w:pos="1440"/>
              <w:tab w:val="right" w:leader="dot" w:pos="9010"/>
            </w:tabs>
            <w:rPr>
              <w:ins w:id="142" w:author="PH" w:date="2024-11-11T22:13:00Z" w16du:dateUtc="2024-11-11T21:13:00Z"/>
              <w:rFonts w:asciiTheme="minorHAnsi" w:eastAsiaTheme="minorEastAsia" w:hAnsiTheme="minorHAnsi"/>
              <w:noProof/>
              <w:color w:val="auto"/>
              <w:kern w:val="2"/>
              <w:lang w:eastAsia="en-GB"/>
              <w14:ligatures w14:val="standardContextual"/>
            </w:rPr>
          </w:pPr>
          <w:ins w:id="14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_Toc182255667 \h </w:instrText>
            </w:r>
          </w:ins>
          <w:r>
            <w:rPr>
              <w:noProof/>
              <w:webHidden/>
            </w:rPr>
          </w:r>
          <w:r>
            <w:rPr>
              <w:noProof/>
              <w:webHidden/>
            </w:rPr>
            <w:fldChar w:fldCharType="separate"/>
          </w:r>
          <w:ins w:id="144" w:author="PH" w:date="2024-11-11T22:13:00Z" w16du:dateUtc="2024-11-11T21:13:00Z">
            <w:r>
              <w:rPr>
                <w:noProof/>
                <w:webHidden/>
              </w:rPr>
              <w:t>32</w:t>
            </w:r>
            <w:r>
              <w:rPr>
                <w:noProof/>
                <w:webHidden/>
              </w:rPr>
              <w:fldChar w:fldCharType="end"/>
            </w:r>
            <w:r w:rsidRPr="00492AAC">
              <w:rPr>
                <w:rStyle w:val="Hyperlink"/>
                <w:noProof/>
              </w:rPr>
              <w:fldChar w:fldCharType="end"/>
            </w:r>
          </w:ins>
        </w:p>
        <w:p w14:paraId="731381F2" w14:textId="1E651420" w:rsidR="00D112DD" w:rsidRDefault="00D112DD">
          <w:pPr>
            <w:pStyle w:val="Verzeichnis3"/>
            <w:tabs>
              <w:tab w:val="left" w:pos="1440"/>
              <w:tab w:val="right" w:leader="dot" w:pos="9010"/>
            </w:tabs>
            <w:rPr>
              <w:ins w:id="145" w:author="PH" w:date="2024-11-11T22:13:00Z" w16du:dateUtc="2024-11-11T21:13:00Z"/>
              <w:rFonts w:asciiTheme="minorHAnsi" w:eastAsiaTheme="minorEastAsia" w:hAnsiTheme="minorHAnsi"/>
              <w:noProof/>
              <w:color w:val="auto"/>
              <w:kern w:val="2"/>
              <w:lang w:eastAsia="en-GB"/>
              <w14:ligatures w14:val="standardContextual"/>
            </w:rPr>
          </w:pPr>
          <w:ins w:id="14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_Toc182255668 \h </w:instrText>
            </w:r>
          </w:ins>
          <w:r>
            <w:rPr>
              <w:noProof/>
              <w:webHidden/>
            </w:rPr>
          </w:r>
          <w:r>
            <w:rPr>
              <w:noProof/>
              <w:webHidden/>
            </w:rPr>
            <w:fldChar w:fldCharType="separate"/>
          </w:r>
          <w:ins w:id="147" w:author="PH" w:date="2024-11-11T22:13:00Z" w16du:dateUtc="2024-11-11T21:13:00Z">
            <w:r>
              <w:rPr>
                <w:noProof/>
                <w:webHidden/>
              </w:rPr>
              <w:t>32</w:t>
            </w:r>
            <w:r>
              <w:rPr>
                <w:noProof/>
                <w:webHidden/>
              </w:rPr>
              <w:fldChar w:fldCharType="end"/>
            </w:r>
            <w:r w:rsidRPr="00492AAC">
              <w:rPr>
                <w:rStyle w:val="Hyperlink"/>
                <w:noProof/>
              </w:rPr>
              <w:fldChar w:fldCharType="end"/>
            </w:r>
          </w:ins>
        </w:p>
        <w:p w14:paraId="4E6D1D38" w14:textId="553CE617" w:rsidR="00D112DD" w:rsidRDefault="00D112DD">
          <w:pPr>
            <w:pStyle w:val="Verzeichnis2"/>
            <w:tabs>
              <w:tab w:val="left" w:pos="960"/>
              <w:tab w:val="right" w:leader="dot" w:pos="9010"/>
            </w:tabs>
            <w:rPr>
              <w:ins w:id="148" w:author="PH" w:date="2024-11-11T22:13:00Z" w16du:dateUtc="2024-11-11T21:13:00Z"/>
              <w:rFonts w:asciiTheme="minorHAnsi" w:eastAsiaTheme="minorEastAsia" w:hAnsiTheme="minorHAnsi"/>
              <w:noProof/>
              <w:color w:val="auto"/>
              <w:kern w:val="2"/>
              <w:lang w:eastAsia="en-GB"/>
              <w14:ligatures w14:val="standardContextual"/>
            </w:rPr>
          </w:pPr>
          <w:ins w:id="14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service - binding</w:t>
            </w:r>
            <w:r>
              <w:rPr>
                <w:noProof/>
                <w:webHidden/>
              </w:rPr>
              <w:tab/>
            </w:r>
            <w:r>
              <w:rPr>
                <w:noProof/>
                <w:webHidden/>
              </w:rPr>
              <w:fldChar w:fldCharType="begin"/>
            </w:r>
            <w:r>
              <w:rPr>
                <w:noProof/>
                <w:webHidden/>
              </w:rPr>
              <w:instrText xml:space="preserve"> PAGEREF _Toc182255669 \h </w:instrText>
            </w:r>
          </w:ins>
          <w:r>
            <w:rPr>
              <w:noProof/>
              <w:webHidden/>
            </w:rPr>
          </w:r>
          <w:r>
            <w:rPr>
              <w:noProof/>
              <w:webHidden/>
            </w:rPr>
            <w:fldChar w:fldCharType="separate"/>
          </w:r>
          <w:ins w:id="150" w:author="PH" w:date="2024-11-11T22:13:00Z" w16du:dateUtc="2024-11-11T21:13:00Z">
            <w:r>
              <w:rPr>
                <w:noProof/>
                <w:webHidden/>
              </w:rPr>
              <w:t>33</w:t>
            </w:r>
            <w:r>
              <w:rPr>
                <w:noProof/>
                <w:webHidden/>
              </w:rPr>
              <w:fldChar w:fldCharType="end"/>
            </w:r>
            <w:r w:rsidRPr="00492AAC">
              <w:rPr>
                <w:rStyle w:val="Hyperlink"/>
                <w:noProof/>
              </w:rPr>
              <w:fldChar w:fldCharType="end"/>
            </w:r>
          </w:ins>
        </w:p>
        <w:p w14:paraId="4B06D45F" w14:textId="28C7BA16" w:rsidR="00D112DD" w:rsidRDefault="00D112DD">
          <w:pPr>
            <w:pStyle w:val="Verzeichnis3"/>
            <w:tabs>
              <w:tab w:val="left" w:pos="1440"/>
              <w:tab w:val="right" w:leader="dot" w:pos="9010"/>
            </w:tabs>
            <w:rPr>
              <w:ins w:id="151" w:author="PH" w:date="2024-11-11T22:13:00Z" w16du:dateUtc="2024-11-11T21:13:00Z"/>
              <w:rFonts w:asciiTheme="minorHAnsi" w:eastAsiaTheme="minorEastAsia" w:hAnsiTheme="minorHAnsi"/>
              <w:noProof/>
              <w:color w:val="auto"/>
              <w:kern w:val="2"/>
              <w:lang w:eastAsia="en-GB"/>
              <w14:ligatures w14:val="standardContextual"/>
            </w:rPr>
          </w:pPr>
          <w:ins w:id="15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_Toc182255670 \h </w:instrText>
            </w:r>
          </w:ins>
          <w:r>
            <w:rPr>
              <w:noProof/>
              <w:webHidden/>
            </w:rPr>
          </w:r>
          <w:r>
            <w:rPr>
              <w:noProof/>
              <w:webHidden/>
            </w:rPr>
            <w:fldChar w:fldCharType="separate"/>
          </w:r>
          <w:ins w:id="153" w:author="PH" w:date="2024-11-11T22:13:00Z" w16du:dateUtc="2024-11-11T21:13:00Z">
            <w:r>
              <w:rPr>
                <w:noProof/>
                <w:webHidden/>
              </w:rPr>
              <w:t>33</w:t>
            </w:r>
            <w:r>
              <w:rPr>
                <w:noProof/>
                <w:webHidden/>
              </w:rPr>
              <w:fldChar w:fldCharType="end"/>
            </w:r>
            <w:r w:rsidRPr="00492AAC">
              <w:rPr>
                <w:rStyle w:val="Hyperlink"/>
                <w:noProof/>
              </w:rPr>
              <w:fldChar w:fldCharType="end"/>
            </w:r>
          </w:ins>
        </w:p>
        <w:p w14:paraId="600E10FC" w14:textId="1638A0BD" w:rsidR="00D112DD" w:rsidRDefault="00D112DD">
          <w:pPr>
            <w:pStyle w:val="Verzeichnis3"/>
            <w:tabs>
              <w:tab w:val="left" w:pos="1440"/>
              <w:tab w:val="right" w:leader="dot" w:pos="9010"/>
            </w:tabs>
            <w:rPr>
              <w:ins w:id="154" w:author="PH" w:date="2024-11-11T22:13:00Z" w16du:dateUtc="2024-11-11T21:13:00Z"/>
              <w:rFonts w:asciiTheme="minorHAnsi" w:eastAsiaTheme="minorEastAsia" w:hAnsiTheme="minorHAnsi"/>
              <w:noProof/>
              <w:color w:val="auto"/>
              <w:kern w:val="2"/>
              <w:lang w:eastAsia="en-GB"/>
              <w14:ligatures w14:val="standardContextual"/>
            </w:rPr>
          </w:pPr>
          <w:ins w:id="15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_Toc182255671 \h </w:instrText>
            </w:r>
          </w:ins>
          <w:r>
            <w:rPr>
              <w:noProof/>
              <w:webHidden/>
            </w:rPr>
          </w:r>
          <w:r>
            <w:rPr>
              <w:noProof/>
              <w:webHidden/>
            </w:rPr>
            <w:fldChar w:fldCharType="separate"/>
          </w:r>
          <w:ins w:id="156" w:author="PH" w:date="2024-11-11T22:13:00Z" w16du:dateUtc="2024-11-11T21:13:00Z">
            <w:r>
              <w:rPr>
                <w:noProof/>
                <w:webHidden/>
              </w:rPr>
              <w:t>33</w:t>
            </w:r>
            <w:r>
              <w:rPr>
                <w:noProof/>
                <w:webHidden/>
              </w:rPr>
              <w:fldChar w:fldCharType="end"/>
            </w:r>
            <w:r w:rsidRPr="00492AAC">
              <w:rPr>
                <w:rStyle w:val="Hyperlink"/>
                <w:noProof/>
              </w:rPr>
              <w:fldChar w:fldCharType="end"/>
            </w:r>
          </w:ins>
        </w:p>
        <w:p w14:paraId="16AE7089" w14:textId="068B8F85" w:rsidR="00D112DD" w:rsidRDefault="00D112DD">
          <w:pPr>
            <w:pStyle w:val="Verzeichnis1"/>
            <w:tabs>
              <w:tab w:val="left" w:pos="482"/>
              <w:tab w:val="right" w:leader="dot" w:pos="9010"/>
            </w:tabs>
            <w:rPr>
              <w:ins w:id="157" w:author="PH" w:date="2024-11-11T22:13:00Z" w16du:dateUtc="2024-11-11T21:13:00Z"/>
              <w:rFonts w:asciiTheme="minorHAnsi" w:eastAsiaTheme="minorEastAsia" w:hAnsiTheme="minorHAnsi"/>
              <w:b w:val="0"/>
              <w:noProof/>
              <w:color w:val="auto"/>
              <w:kern w:val="2"/>
              <w:lang w:eastAsia="en-GB"/>
              <w14:ligatures w14:val="standardContextual"/>
            </w:rPr>
          </w:pPr>
          <w:ins w:id="15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5</w:t>
            </w:r>
            <w:r>
              <w:rPr>
                <w:rFonts w:asciiTheme="minorHAnsi" w:eastAsiaTheme="minorEastAsia" w:hAnsiTheme="minorHAnsi"/>
                <w:b w:val="0"/>
                <w:noProof/>
                <w:color w:val="auto"/>
                <w:kern w:val="2"/>
                <w:lang w:eastAsia="en-GB"/>
                <w14:ligatures w14:val="standardContextual"/>
              </w:rPr>
              <w:tab/>
            </w:r>
            <w:r w:rsidRPr="00492AAC">
              <w:rPr>
                <w:rStyle w:val="Hyperlink"/>
                <w:noProof/>
              </w:rPr>
              <w:t>DNS Spoof Mitigation</w:t>
            </w:r>
            <w:r>
              <w:rPr>
                <w:noProof/>
                <w:webHidden/>
              </w:rPr>
              <w:tab/>
            </w:r>
            <w:r>
              <w:rPr>
                <w:noProof/>
                <w:webHidden/>
              </w:rPr>
              <w:fldChar w:fldCharType="begin"/>
            </w:r>
            <w:r>
              <w:rPr>
                <w:noProof/>
                <w:webHidden/>
              </w:rPr>
              <w:instrText xml:space="preserve"> PAGEREF _Toc182255672 \h </w:instrText>
            </w:r>
          </w:ins>
          <w:r>
            <w:rPr>
              <w:noProof/>
              <w:webHidden/>
            </w:rPr>
          </w:r>
          <w:r>
            <w:rPr>
              <w:noProof/>
              <w:webHidden/>
            </w:rPr>
            <w:fldChar w:fldCharType="separate"/>
          </w:r>
          <w:ins w:id="159" w:author="PH" w:date="2024-11-11T22:13:00Z" w16du:dateUtc="2024-11-11T21:13:00Z">
            <w:r>
              <w:rPr>
                <w:noProof/>
                <w:webHidden/>
              </w:rPr>
              <w:t>33</w:t>
            </w:r>
            <w:r>
              <w:rPr>
                <w:noProof/>
                <w:webHidden/>
              </w:rPr>
              <w:fldChar w:fldCharType="end"/>
            </w:r>
            <w:r w:rsidRPr="00492AAC">
              <w:rPr>
                <w:rStyle w:val="Hyperlink"/>
                <w:noProof/>
              </w:rPr>
              <w:fldChar w:fldCharType="end"/>
            </w:r>
          </w:ins>
        </w:p>
        <w:p w14:paraId="4260E0B7" w14:textId="3D1FFB35" w:rsidR="00A54D82" w:rsidDel="00D112DD" w:rsidRDefault="00A54D82">
          <w:pPr>
            <w:pStyle w:val="Verzeichnis1"/>
            <w:tabs>
              <w:tab w:val="right" w:leader="dot" w:pos="9010"/>
            </w:tabs>
            <w:rPr>
              <w:del w:id="160" w:author="PH" w:date="2024-11-11T22:13:00Z" w16du:dateUtc="2024-11-11T21:13:00Z"/>
              <w:rFonts w:asciiTheme="minorHAnsi" w:eastAsiaTheme="minorEastAsia" w:hAnsiTheme="minorHAnsi"/>
              <w:b w:val="0"/>
              <w:noProof/>
              <w:color w:val="auto"/>
              <w:kern w:val="2"/>
              <w:lang w:eastAsia="en-GB"/>
              <w14:ligatures w14:val="standardContextual"/>
            </w:rPr>
          </w:pPr>
          <w:del w:id="161" w:author="PH" w:date="2024-11-11T22:13:00Z" w16du:dateUtc="2024-11-11T21:13:00Z">
            <w:r w:rsidRPr="00D112DD" w:rsidDel="00D112DD">
              <w:rPr>
                <w:rPrChange w:id="162" w:author="PH" w:date="2024-11-11T22:13:00Z" w16du:dateUtc="2024-11-11T21:13:00Z">
                  <w:rPr>
                    <w:rStyle w:val="Hyperlink"/>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63" w:author="PH" w:date="2024-11-11T22:13:00Z" w16du:dateUtc="2024-11-11T21:13:00Z"/>
              <w:rFonts w:asciiTheme="minorHAnsi" w:eastAsiaTheme="minorEastAsia" w:hAnsiTheme="minorHAnsi"/>
              <w:b w:val="0"/>
              <w:noProof/>
              <w:color w:val="auto"/>
              <w:kern w:val="2"/>
              <w:lang w:eastAsia="en-GB"/>
              <w14:ligatures w14:val="standardContextual"/>
            </w:rPr>
          </w:pPr>
          <w:del w:id="164" w:author="PH" w:date="2024-11-11T22:13:00Z" w16du:dateUtc="2024-11-11T21:13:00Z">
            <w:r w:rsidRPr="00D112DD" w:rsidDel="00D112DD">
              <w:rPr>
                <w:rPrChange w:id="165" w:author="PH" w:date="2024-11-11T22:13:00Z" w16du:dateUtc="2024-11-11T21:13:00Z">
                  <w:rPr>
                    <w:rStyle w:val="Hyperlink"/>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66" w:author="PH" w:date="2024-11-11T22:13:00Z" w16du:dateUtc="2024-11-11T21:13:00Z"/>
              <w:rFonts w:asciiTheme="minorHAnsi" w:eastAsiaTheme="minorEastAsia" w:hAnsiTheme="minorHAnsi"/>
              <w:noProof/>
              <w:color w:val="auto"/>
              <w:kern w:val="2"/>
              <w:lang w:eastAsia="en-GB"/>
              <w14:ligatures w14:val="standardContextual"/>
            </w:rPr>
          </w:pPr>
          <w:del w:id="167" w:author="PH" w:date="2024-11-11T22:13:00Z" w16du:dateUtc="2024-11-11T21:13:00Z">
            <w:r w:rsidRPr="00D112DD" w:rsidDel="00D112DD">
              <w:rPr>
                <w:rPrChange w:id="168"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69" w:author="PH" w:date="2024-11-11T22:13:00Z" w16du:dateUtc="2024-11-11T21:13:00Z"/>
              <w:rFonts w:asciiTheme="minorHAnsi" w:eastAsiaTheme="minorEastAsia" w:hAnsiTheme="minorHAnsi"/>
              <w:noProof/>
              <w:color w:val="auto"/>
              <w:kern w:val="2"/>
              <w:lang w:eastAsia="en-GB"/>
              <w14:ligatures w14:val="standardContextual"/>
            </w:rPr>
          </w:pPr>
          <w:del w:id="170" w:author="PH" w:date="2024-11-11T22:13:00Z" w16du:dateUtc="2024-11-11T21:13:00Z">
            <w:r w:rsidRPr="00D112DD" w:rsidDel="00D112DD">
              <w:rPr>
                <w:rPrChange w:id="171"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72" w:author="PH" w:date="2024-11-11T22:13:00Z" w16du:dateUtc="2024-11-11T21:13:00Z"/>
              <w:rFonts w:asciiTheme="minorHAnsi" w:eastAsiaTheme="minorEastAsia" w:hAnsiTheme="minorHAnsi"/>
              <w:b w:val="0"/>
              <w:noProof/>
              <w:color w:val="auto"/>
              <w:kern w:val="2"/>
              <w:lang w:eastAsia="en-GB"/>
              <w14:ligatures w14:val="standardContextual"/>
            </w:rPr>
          </w:pPr>
          <w:del w:id="173" w:author="PH" w:date="2024-11-11T22:13:00Z" w16du:dateUtc="2024-11-11T21:13:00Z">
            <w:r w:rsidRPr="00D112DD" w:rsidDel="00D112DD">
              <w:rPr>
                <w:rPrChange w:id="174" w:author="PH" w:date="2024-11-11T22:13:00Z" w16du:dateUtc="2024-11-11T21:13:00Z">
                  <w:rPr>
                    <w:rStyle w:val="Hyperlink"/>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175" w:author="PH" w:date="2024-11-11T22:13:00Z" w16du:dateUtc="2024-11-11T21:13:00Z">
                  <w:rPr>
                    <w:rStyle w:val="Hyperlink"/>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76" w:author="PH" w:date="2024-11-11T22:13:00Z" w16du:dateUtc="2024-11-11T21:13:00Z"/>
              <w:rFonts w:asciiTheme="minorHAnsi" w:eastAsiaTheme="minorEastAsia" w:hAnsiTheme="minorHAnsi"/>
              <w:noProof/>
              <w:color w:val="auto"/>
              <w:kern w:val="2"/>
              <w:lang w:eastAsia="en-GB"/>
              <w14:ligatures w14:val="standardContextual"/>
            </w:rPr>
          </w:pPr>
          <w:del w:id="177" w:author="PH" w:date="2024-11-11T22:13:00Z" w16du:dateUtc="2024-11-11T21:13:00Z">
            <w:r w:rsidRPr="00D112DD" w:rsidDel="00D112DD">
              <w:rPr>
                <w:rPrChange w:id="178"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79"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80" w:author="PH" w:date="2024-11-11T22:13:00Z" w16du:dateUtc="2024-11-11T21:13:00Z"/>
              <w:rFonts w:asciiTheme="minorHAnsi" w:eastAsiaTheme="minorEastAsia" w:hAnsiTheme="minorHAnsi"/>
              <w:noProof/>
              <w:color w:val="auto"/>
              <w:kern w:val="2"/>
              <w:lang w:eastAsia="en-GB"/>
              <w14:ligatures w14:val="standardContextual"/>
            </w:rPr>
          </w:pPr>
          <w:del w:id="181" w:author="PH" w:date="2024-11-11T22:13:00Z" w16du:dateUtc="2024-11-11T21:13:00Z">
            <w:r w:rsidRPr="00D112DD" w:rsidDel="00D112DD">
              <w:rPr>
                <w:rPrChange w:id="182"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3"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84" w:author="PH" w:date="2024-11-11T22:13:00Z" w16du:dateUtc="2024-11-11T21:13:00Z"/>
              <w:rFonts w:asciiTheme="minorHAnsi" w:eastAsiaTheme="minorEastAsia" w:hAnsiTheme="minorHAnsi"/>
              <w:noProof/>
              <w:color w:val="auto"/>
              <w:kern w:val="2"/>
              <w:lang w:eastAsia="en-GB"/>
              <w14:ligatures w14:val="standardContextual"/>
            </w:rPr>
          </w:pPr>
          <w:del w:id="185" w:author="PH" w:date="2024-11-11T22:13:00Z" w16du:dateUtc="2024-11-11T21:13:00Z">
            <w:r w:rsidRPr="00D112DD" w:rsidDel="00D112DD">
              <w:rPr>
                <w:rPrChange w:id="186" w:author="PH" w:date="2024-11-11T22:13:00Z" w16du:dateUtc="2024-11-11T21:13:00Z">
                  <w:rPr>
                    <w:rStyle w:val="Hyperlink"/>
                    <w:noProof/>
                    <w:lang w:eastAsia="nb-NO"/>
                  </w:rPr>
                </w:rPrChange>
              </w:rPr>
              <w:delText>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7"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188" w:author="PH" w:date="2024-11-11T22:13:00Z" w16du:dateUtc="2024-11-11T21:13:00Z"/>
              <w:rFonts w:asciiTheme="minorHAnsi" w:eastAsiaTheme="minorEastAsia" w:hAnsiTheme="minorHAnsi"/>
              <w:noProof/>
              <w:color w:val="auto"/>
              <w:kern w:val="2"/>
              <w:lang w:eastAsia="en-GB"/>
              <w14:ligatures w14:val="standardContextual"/>
            </w:rPr>
          </w:pPr>
          <w:del w:id="189" w:author="PH" w:date="2024-11-11T22:13:00Z" w16du:dateUtc="2024-11-11T21:13:00Z">
            <w:r w:rsidRPr="00D112DD" w:rsidDel="00D112DD">
              <w:rPr>
                <w:rPrChange w:id="190"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1"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192" w:author="PH" w:date="2024-11-11T22:13:00Z" w16du:dateUtc="2024-11-11T21:13:00Z"/>
              <w:rFonts w:asciiTheme="minorHAnsi" w:eastAsiaTheme="minorEastAsia" w:hAnsiTheme="minorHAnsi"/>
              <w:noProof/>
              <w:color w:val="auto"/>
              <w:kern w:val="2"/>
              <w:lang w:eastAsia="en-GB"/>
              <w14:ligatures w14:val="standardContextual"/>
            </w:rPr>
          </w:pPr>
          <w:del w:id="193" w:author="PH" w:date="2024-11-11T22:13:00Z" w16du:dateUtc="2024-11-11T21:13:00Z">
            <w:r w:rsidRPr="00D112DD" w:rsidDel="00D112DD">
              <w:rPr>
                <w:rPrChange w:id="194"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5"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196" w:author="PH" w:date="2024-11-11T22:13:00Z" w16du:dateUtc="2024-11-11T21:13:00Z"/>
              <w:rFonts w:asciiTheme="minorHAnsi" w:eastAsiaTheme="minorEastAsia" w:hAnsiTheme="minorHAnsi"/>
              <w:noProof/>
              <w:color w:val="auto"/>
              <w:kern w:val="2"/>
              <w:lang w:eastAsia="en-GB"/>
              <w14:ligatures w14:val="standardContextual"/>
            </w:rPr>
          </w:pPr>
          <w:del w:id="197" w:author="PH" w:date="2024-11-11T22:13:00Z" w16du:dateUtc="2024-11-11T21:13:00Z">
            <w:r w:rsidRPr="00D112DD" w:rsidDel="00D112DD">
              <w:rPr>
                <w:rPrChange w:id="198"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9"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200" w:author="PH" w:date="2024-11-11T22:13:00Z" w16du:dateUtc="2024-11-11T21:13:00Z"/>
              <w:rFonts w:asciiTheme="minorHAnsi" w:eastAsiaTheme="minorEastAsia" w:hAnsiTheme="minorHAnsi"/>
              <w:noProof/>
              <w:color w:val="auto"/>
              <w:kern w:val="2"/>
              <w:lang w:eastAsia="en-GB"/>
              <w14:ligatures w14:val="standardContextual"/>
            </w:rPr>
          </w:pPr>
          <w:del w:id="201" w:author="PH" w:date="2024-11-11T22:13:00Z" w16du:dateUtc="2024-11-11T21:13:00Z">
            <w:r w:rsidRPr="00D112DD" w:rsidDel="00D112DD">
              <w:rPr>
                <w:rPrChange w:id="202" w:author="PH" w:date="2024-11-11T22:13:00Z" w16du:dateUtc="2024-11-11T21:13:00Z">
                  <w:rPr>
                    <w:rStyle w:val="Hyperlink"/>
                    <w:noProof/>
                  </w:rPr>
                </w:rPrChange>
              </w:rPr>
              <w:lastRenderedPageBreak/>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3"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204" w:author="PH" w:date="2024-11-11T22:13:00Z" w16du:dateUtc="2024-11-11T21:13:00Z"/>
              <w:rFonts w:asciiTheme="minorHAnsi" w:eastAsiaTheme="minorEastAsia" w:hAnsiTheme="minorHAnsi"/>
              <w:noProof/>
              <w:color w:val="auto"/>
              <w:kern w:val="2"/>
              <w:lang w:eastAsia="en-GB"/>
              <w14:ligatures w14:val="standardContextual"/>
            </w:rPr>
          </w:pPr>
          <w:del w:id="205" w:author="PH" w:date="2024-11-11T22:13:00Z" w16du:dateUtc="2024-11-11T21:13:00Z">
            <w:r w:rsidRPr="00D112DD" w:rsidDel="00D112DD">
              <w:rPr>
                <w:rPrChange w:id="206"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7"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208" w:author="PH" w:date="2024-11-11T22:13:00Z" w16du:dateUtc="2024-11-11T21:13:00Z"/>
              <w:rFonts w:asciiTheme="minorHAnsi" w:eastAsiaTheme="minorEastAsia" w:hAnsiTheme="minorHAnsi"/>
              <w:b w:val="0"/>
              <w:noProof/>
              <w:color w:val="auto"/>
              <w:kern w:val="2"/>
              <w:lang w:eastAsia="en-GB"/>
              <w14:ligatures w14:val="standardContextual"/>
            </w:rPr>
          </w:pPr>
          <w:del w:id="209" w:author="PH" w:date="2024-11-11T22:13:00Z" w16du:dateUtc="2024-11-11T21:13:00Z">
            <w:r w:rsidRPr="00D112DD" w:rsidDel="00D112DD">
              <w:rPr>
                <w:rPrChange w:id="210" w:author="PH" w:date="2024-11-11T22:13:00Z" w16du:dateUtc="2024-11-11T21:13:00Z">
                  <w:rPr>
                    <w:rStyle w:val="Hyperlink"/>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11" w:author="PH" w:date="2024-11-11T22:13:00Z" w16du:dateUtc="2024-11-11T21:13:00Z">
                  <w:rPr>
                    <w:rStyle w:val="Hyperlink"/>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12" w:author="PH" w:date="2024-11-11T22:13:00Z" w16du:dateUtc="2024-11-11T21:13:00Z"/>
              <w:rFonts w:asciiTheme="minorHAnsi" w:eastAsiaTheme="minorEastAsia" w:hAnsiTheme="minorHAnsi"/>
              <w:noProof/>
              <w:color w:val="auto"/>
              <w:kern w:val="2"/>
              <w:lang w:eastAsia="en-GB"/>
              <w14:ligatures w14:val="standardContextual"/>
            </w:rPr>
          </w:pPr>
          <w:del w:id="213" w:author="PH" w:date="2024-11-11T22:13:00Z" w16du:dateUtc="2024-11-11T21:13:00Z">
            <w:r w:rsidRPr="00D112DD" w:rsidDel="00D112DD">
              <w:rPr>
                <w:rPrChange w:id="214"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5"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16" w:author="PH" w:date="2024-11-11T22:13:00Z" w16du:dateUtc="2024-11-11T21:13:00Z"/>
              <w:rFonts w:asciiTheme="minorHAnsi" w:eastAsiaTheme="minorEastAsia" w:hAnsiTheme="minorHAnsi"/>
              <w:noProof/>
              <w:color w:val="auto"/>
              <w:kern w:val="2"/>
              <w:lang w:eastAsia="en-GB"/>
              <w14:ligatures w14:val="standardContextual"/>
            </w:rPr>
          </w:pPr>
          <w:del w:id="217" w:author="PH" w:date="2024-11-11T22:13:00Z" w16du:dateUtc="2024-11-11T21:13:00Z">
            <w:r w:rsidRPr="00D112DD" w:rsidDel="00D112DD">
              <w:rPr>
                <w:rPrChange w:id="218"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9"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20" w:author="PH" w:date="2024-11-11T22:13:00Z" w16du:dateUtc="2024-11-11T21:13:00Z"/>
              <w:rFonts w:asciiTheme="minorHAnsi" w:eastAsiaTheme="minorEastAsia" w:hAnsiTheme="minorHAnsi"/>
              <w:b w:val="0"/>
              <w:noProof/>
              <w:color w:val="auto"/>
              <w:kern w:val="2"/>
              <w:lang w:eastAsia="en-GB"/>
              <w14:ligatures w14:val="standardContextual"/>
            </w:rPr>
          </w:pPr>
          <w:del w:id="221" w:author="PH" w:date="2024-11-11T22:13:00Z" w16du:dateUtc="2024-11-11T21:13:00Z">
            <w:r w:rsidRPr="00D112DD" w:rsidDel="00D112DD">
              <w:rPr>
                <w:rPrChange w:id="222" w:author="PH" w:date="2024-11-11T22:13:00Z" w16du:dateUtc="2024-11-11T21:13:00Z">
                  <w:rPr>
                    <w:rStyle w:val="Hyperlink"/>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23" w:author="PH" w:date="2024-11-11T22:13:00Z" w16du:dateUtc="2024-11-11T21:13:00Z">
                  <w:rPr>
                    <w:rStyle w:val="Hyperlink"/>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24" w:author="PH" w:date="2024-11-11T22:13:00Z" w16du:dateUtc="2024-11-11T21:13:00Z"/>
              <w:rFonts w:asciiTheme="minorHAnsi" w:eastAsiaTheme="minorEastAsia" w:hAnsiTheme="minorHAnsi"/>
              <w:noProof/>
              <w:color w:val="auto"/>
              <w:kern w:val="2"/>
              <w:lang w:eastAsia="en-GB"/>
              <w14:ligatures w14:val="standardContextual"/>
            </w:rPr>
          </w:pPr>
          <w:del w:id="225" w:author="PH" w:date="2024-11-11T22:13:00Z" w16du:dateUtc="2024-11-11T21:13:00Z">
            <w:r w:rsidRPr="00D112DD" w:rsidDel="00D112DD">
              <w:rPr>
                <w:rPrChange w:id="226"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7"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28" w:author="PH" w:date="2024-11-11T22:13:00Z" w16du:dateUtc="2024-11-11T21:13:00Z"/>
              <w:rFonts w:asciiTheme="minorHAnsi" w:eastAsiaTheme="minorEastAsia" w:hAnsiTheme="minorHAnsi"/>
              <w:noProof/>
              <w:color w:val="auto"/>
              <w:kern w:val="2"/>
              <w:lang w:eastAsia="en-GB"/>
              <w14:ligatures w14:val="standardContextual"/>
            </w:rPr>
          </w:pPr>
          <w:del w:id="229" w:author="PH" w:date="2024-11-11T22:13:00Z" w16du:dateUtc="2024-11-11T21:13:00Z">
            <w:r w:rsidRPr="00D112DD" w:rsidDel="00D112DD">
              <w:rPr>
                <w:rPrChange w:id="230"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1"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32" w:author="PH" w:date="2024-11-11T22:13:00Z" w16du:dateUtc="2024-11-11T21:13:00Z"/>
              <w:rFonts w:asciiTheme="minorHAnsi" w:eastAsiaTheme="minorEastAsia" w:hAnsiTheme="minorHAnsi"/>
              <w:noProof/>
              <w:color w:val="auto"/>
              <w:kern w:val="2"/>
              <w:lang w:eastAsia="en-GB"/>
              <w14:ligatures w14:val="standardContextual"/>
            </w:rPr>
          </w:pPr>
          <w:del w:id="233" w:author="PH" w:date="2024-11-11T22:13:00Z" w16du:dateUtc="2024-11-11T21:13:00Z">
            <w:r w:rsidRPr="00D112DD" w:rsidDel="00D112DD">
              <w:rPr>
                <w:rPrChange w:id="234"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5"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36" w:author="PH" w:date="2024-11-11T22:13:00Z" w16du:dateUtc="2024-11-11T21:13:00Z"/>
              <w:rFonts w:asciiTheme="minorHAnsi" w:eastAsiaTheme="minorEastAsia" w:hAnsiTheme="minorHAnsi"/>
              <w:noProof/>
              <w:color w:val="auto"/>
              <w:kern w:val="2"/>
              <w:lang w:eastAsia="en-GB"/>
              <w14:ligatures w14:val="standardContextual"/>
            </w:rPr>
          </w:pPr>
          <w:del w:id="237" w:author="PH" w:date="2024-11-11T22:13:00Z" w16du:dateUtc="2024-11-11T21:13:00Z">
            <w:r w:rsidRPr="00D112DD" w:rsidDel="00D112DD">
              <w:rPr>
                <w:rPrChange w:id="238"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9"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40" w:author="PH" w:date="2024-11-11T22:13:00Z" w16du:dateUtc="2024-11-11T21:13:00Z"/>
              <w:rFonts w:asciiTheme="minorHAnsi" w:eastAsiaTheme="minorEastAsia" w:hAnsiTheme="minorHAnsi"/>
              <w:noProof/>
              <w:color w:val="auto"/>
              <w:kern w:val="2"/>
              <w:lang w:eastAsia="en-GB"/>
              <w14:ligatures w14:val="standardContextual"/>
            </w:rPr>
          </w:pPr>
          <w:del w:id="241" w:author="PH" w:date="2024-11-11T22:13:00Z" w16du:dateUtc="2024-11-11T21:13:00Z">
            <w:r w:rsidRPr="00D112DD" w:rsidDel="00D112DD">
              <w:rPr>
                <w:rPrChange w:id="242"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3"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44" w:author="PH" w:date="2024-11-11T22:13:00Z" w16du:dateUtc="2024-11-11T21:13:00Z"/>
              <w:rFonts w:asciiTheme="minorHAnsi" w:eastAsiaTheme="minorEastAsia" w:hAnsiTheme="minorHAnsi"/>
              <w:noProof/>
              <w:color w:val="auto"/>
              <w:kern w:val="2"/>
              <w:lang w:eastAsia="en-GB"/>
              <w14:ligatures w14:val="standardContextual"/>
            </w:rPr>
          </w:pPr>
          <w:del w:id="245" w:author="PH" w:date="2024-11-11T22:13:00Z" w16du:dateUtc="2024-11-11T21:13:00Z">
            <w:r w:rsidRPr="00D112DD" w:rsidDel="00D112DD">
              <w:rPr>
                <w:rPrChange w:id="246"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7"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48" w:author="PH" w:date="2024-11-11T22:13:00Z" w16du:dateUtc="2024-11-11T21:13:00Z"/>
              <w:rFonts w:asciiTheme="minorHAnsi" w:eastAsiaTheme="minorEastAsia" w:hAnsiTheme="minorHAnsi"/>
              <w:noProof/>
              <w:color w:val="auto"/>
              <w:kern w:val="2"/>
              <w:lang w:eastAsia="en-GB"/>
              <w14:ligatures w14:val="standardContextual"/>
            </w:rPr>
          </w:pPr>
          <w:del w:id="249" w:author="PH" w:date="2024-11-11T22:13:00Z" w16du:dateUtc="2024-11-11T21:13:00Z">
            <w:r w:rsidRPr="00D112DD" w:rsidDel="00D112DD">
              <w:rPr>
                <w:rPrChange w:id="250"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1"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52" w:author="PH" w:date="2024-11-11T22:13:00Z" w16du:dateUtc="2024-11-11T21:13:00Z"/>
              <w:rFonts w:asciiTheme="minorHAnsi" w:eastAsiaTheme="minorEastAsia" w:hAnsiTheme="minorHAnsi"/>
              <w:noProof/>
              <w:color w:val="auto"/>
              <w:kern w:val="2"/>
              <w:lang w:eastAsia="en-GB"/>
              <w14:ligatures w14:val="standardContextual"/>
            </w:rPr>
          </w:pPr>
          <w:del w:id="253" w:author="PH" w:date="2024-11-11T22:13:00Z" w16du:dateUtc="2024-11-11T21:13:00Z">
            <w:r w:rsidRPr="00D112DD" w:rsidDel="00D112DD">
              <w:rPr>
                <w:rPrChange w:id="254"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5"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56" w:author="PH" w:date="2024-11-11T22:13:00Z" w16du:dateUtc="2024-11-11T21:13:00Z"/>
              <w:rFonts w:asciiTheme="minorHAnsi" w:eastAsiaTheme="minorEastAsia" w:hAnsiTheme="minorHAnsi"/>
              <w:noProof/>
              <w:color w:val="auto"/>
              <w:kern w:val="2"/>
              <w:lang w:eastAsia="en-GB"/>
              <w14:ligatures w14:val="standardContextual"/>
            </w:rPr>
          </w:pPr>
          <w:del w:id="257" w:author="PH" w:date="2024-11-11T22:13:00Z" w16du:dateUtc="2024-11-11T21:13:00Z">
            <w:r w:rsidRPr="00D112DD" w:rsidDel="00D112DD">
              <w:rPr>
                <w:rPrChange w:id="258"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9"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60" w:author="PH" w:date="2024-11-11T22:13:00Z" w16du:dateUtc="2024-11-11T21:13:00Z"/>
              <w:rFonts w:asciiTheme="minorHAnsi" w:eastAsiaTheme="minorEastAsia" w:hAnsiTheme="minorHAnsi"/>
              <w:noProof/>
              <w:color w:val="auto"/>
              <w:kern w:val="2"/>
              <w:lang w:eastAsia="en-GB"/>
              <w14:ligatures w14:val="standardContextual"/>
            </w:rPr>
          </w:pPr>
          <w:del w:id="261" w:author="PH" w:date="2024-11-11T22:13:00Z" w16du:dateUtc="2024-11-11T21:13:00Z">
            <w:r w:rsidRPr="00D112DD" w:rsidDel="00D112DD">
              <w:rPr>
                <w:rPrChange w:id="262"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3"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64" w:author="PH" w:date="2024-11-11T22:13:00Z" w16du:dateUtc="2024-11-11T21:13:00Z"/>
              <w:rFonts w:asciiTheme="minorHAnsi" w:eastAsiaTheme="minorEastAsia" w:hAnsiTheme="minorHAnsi"/>
              <w:noProof/>
              <w:color w:val="auto"/>
              <w:kern w:val="2"/>
              <w:lang w:eastAsia="en-GB"/>
              <w14:ligatures w14:val="standardContextual"/>
            </w:rPr>
          </w:pPr>
          <w:del w:id="265" w:author="PH" w:date="2024-11-11T22:13:00Z" w16du:dateUtc="2024-11-11T21:13:00Z">
            <w:r w:rsidRPr="00D112DD" w:rsidDel="00D112DD">
              <w:rPr>
                <w:rPrChange w:id="266"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7"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68" w:author="PH" w:date="2024-11-11T22:13:00Z" w16du:dateUtc="2024-11-11T21:13:00Z"/>
              <w:rFonts w:asciiTheme="minorHAnsi" w:eastAsiaTheme="minorEastAsia" w:hAnsiTheme="minorHAnsi"/>
              <w:noProof/>
              <w:color w:val="auto"/>
              <w:kern w:val="2"/>
              <w:lang w:eastAsia="en-GB"/>
              <w14:ligatures w14:val="standardContextual"/>
            </w:rPr>
          </w:pPr>
          <w:del w:id="269" w:author="PH" w:date="2024-11-11T22:13:00Z" w16du:dateUtc="2024-11-11T21:13:00Z">
            <w:r w:rsidRPr="00D112DD" w:rsidDel="00D112DD">
              <w:rPr>
                <w:rPrChange w:id="270"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1"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72" w:author="PH" w:date="2024-11-11T22:13:00Z" w16du:dateUtc="2024-11-11T21:13:00Z"/>
              <w:rFonts w:asciiTheme="minorHAnsi" w:eastAsiaTheme="minorEastAsia" w:hAnsiTheme="minorHAnsi"/>
              <w:noProof/>
              <w:color w:val="auto"/>
              <w:kern w:val="2"/>
              <w:lang w:eastAsia="en-GB"/>
              <w14:ligatures w14:val="standardContextual"/>
            </w:rPr>
          </w:pPr>
          <w:del w:id="273" w:author="PH" w:date="2024-11-11T22:13:00Z" w16du:dateUtc="2024-11-11T21:13:00Z">
            <w:r w:rsidRPr="00D112DD" w:rsidDel="00D112DD">
              <w:rPr>
                <w:rPrChange w:id="274"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5"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76" w:author="PH" w:date="2024-11-11T22:13:00Z" w16du:dateUtc="2024-11-11T21:13:00Z"/>
              <w:rFonts w:asciiTheme="minorHAnsi" w:eastAsiaTheme="minorEastAsia" w:hAnsiTheme="minorHAnsi"/>
              <w:noProof/>
              <w:color w:val="auto"/>
              <w:kern w:val="2"/>
              <w:lang w:eastAsia="en-GB"/>
              <w14:ligatures w14:val="standardContextual"/>
            </w:rPr>
          </w:pPr>
          <w:del w:id="277" w:author="PH" w:date="2024-11-11T22:13:00Z" w16du:dateUtc="2024-11-11T21:13:00Z">
            <w:r w:rsidRPr="00D112DD" w:rsidDel="00D112DD">
              <w:rPr>
                <w:rPrChange w:id="278"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9"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80" w:author="PH" w:date="2024-11-11T22:13:00Z" w16du:dateUtc="2024-11-11T21:13:00Z"/>
              <w:rFonts w:asciiTheme="minorHAnsi" w:eastAsiaTheme="minorEastAsia" w:hAnsiTheme="minorHAnsi"/>
              <w:noProof/>
              <w:color w:val="auto"/>
              <w:kern w:val="2"/>
              <w:lang w:eastAsia="en-GB"/>
              <w14:ligatures w14:val="standardContextual"/>
            </w:rPr>
          </w:pPr>
          <w:del w:id="281" w:author="PH" w:date="2024-11-11T22:13:00Z" w16du:dateUtc="2024-11-11T21:13:00Z">
            <w:r w:rsidRPr="00D112DD" w:rsidDel="00D112DD">
              <w:rPr>
                <w:rPrChange w:id="282"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3"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84" w:author="PH" w:date="2024-11-11T22:13:00Z" w16du:dateUtc="2024-11-11T21:13:00Z"/>
              <w:rFonts w:asciiTheme="minorHAnsi" w:eastAsiaTheme="minorEastAsia" w:hAnsiTheme="minorHAnsi"/>
              <w:noProof/>
              <w:color w:val="auto"/>
              <w:kern w:val="2"/>
              <w:lang w:eastAsia="en-GB"/>
              <w14:ligatures w14:val="standardContextual"/>
            </w:rPr>
          </w:pPr>
          <w:del w:id="285" w:author="PH" w:date="2024-11-11T22:13:00Z" w16du:dateUtc="2024-11-11T21:13:00Z">
            <w:r w:rsidRPr="00D112DD" w:rsidDel="00D112DD">
              <w:rPr>
                <w:rPrChange w:id="286"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7"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288" w:author="PH" w:date="2024-11-11T22:13:00Z" w16du:dateUtc="2024-11-11T21:13:00Z"/>
              <w:rFonts w:asciiTheme="minorHAnsi" w:eastAsiaTheme="minorEastAsia" w:hAnsiTheme="minorHAnsi"/>
              <w:noProof/>
              <w:color w:val="auto"/>
              <w:kern w:val="2"/>
              <w:lang w:eastAsia="en-GB"/>
              <w14:ligatures w14:val="standardContextual"/>
            </w:rPr>
          </w:pPr>
          <w:del w:id="289" w:author="PH" w:date="2024-11-11T22:13:00Z" w16du:dateUtc="2024-11-11T21:13:00Z">
            <w:r w:rsidRPr="00D112DD" w:rsidDel="00D112DD">
              <w:rPr>
                <w:rPrChange w:id="290"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1"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292" w:author="PH" w:date="2024-11-11T22:13:00Z" w16du:dateUtc="2024-11-11T21:13:00Z"/>
              <w:rFonts w:asciiTheme="minorHAnsi" w:eastAsiaTheme="minorEastAsia" w:hAnsiTheme="minorHAnsi"/>
              <w:noProof/>
              <w:color w:val="auto"/>
              <w:kern w:val="2"/>
              <w:lang w:eastAsia="en-GB"/>
              <w14:ligatures w14:val="standardContextual"/>
            </w:rPr>
          </w:pPr>
          <w:del w:id="293" w:author="PH" w:date="2024-11-11T22:13:00Z" w16du:dateUtc="2024-11-11T21:13:00Z">
            <w:r w:rsidRPr="00D112DD" w:rsidDel="00D112DD">
              <w:rPr>
                <w:rPrChange w:id="294"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5"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296" w:author="PH" w:date="2024-11-11T22:13:00Z" w16du:dateUtc="2024-11-11T21:13:00Z"/>
              <w:rFonts w:asciiTheme="minorHAnsi" w:eastAsiaTheme="minorEastAsia" w:hAnsiTheme="minorHAnsi"/>
              <w:noProof/>
              <w:color w:val="auto"/>
              <w:kern w:val="2"/>
              <w:lang w:eastAsia="en-GB"/>
              <w14:ligatures w14:val="standardContextual"/>
            </w:rPr>
          </w:pPr>
          <w:del w:id="297" w:author="PH" w:date="2024-11-11T22:13:00Z" w16du:dateUtc="2024-11-11T21:13:00Z">
            <w:r w:rsidRPr="00D112DD" w:rsidDel="00D112DD">
              <w:rPr>
                <w:rPrChange w:id="298"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9"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300" w:author="PH" w:date="2024-11-11T22:13:00Z" w16du:dateUtc="2024-11-11T21:13:00Z"/>
              <w:rFonts w:asciiTheme="minorHAnsi" w:eastAsiaTheme="minorEastAsia" w:hAnsiTheme="minorHAnsi"/>
              <w:noProof/>
              <w:color w:val="auto"/>
              <w:kern w:val="2"/>
              <w:lang w:eastAsia="en-GB"/>
              <w14:ligatures w14:val="standardContextual"/>
            </w:rPr>
          </w:pPr>
          <w:del w:id="301" w:author="PH" w:date="2024-11-11T22:13:00Z" w16du:dateUtc="2024-11-11T21:13:00Z">
            <w:r w:rsidRPr="00D112DD" w:rsidDel="00D112DD">
              <w:rPr>
                <w:rPrChange w:id="302"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3"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304" w:author="PH" w:date="2024-11-11T22:13:00Z" w16du:dateUtc="2024-11-11T21:13:00Z"/>
              <w:rFonts w:asciiTheme="minorHAnsi" w:eastAsiaTheme="minorEastAsia" w:hAnsiTheme="minorHAnsi"/>
              <w:noProof/>
              <w:color w:val="auto"/>
              <w:kern w:val="2"/>
              <w:lang w:eastAsia="en-GB"/>
              <w14:ligatures w14:val="standardContextual"/>
            </w:rPr>
          </w:pPr>
          <w:del w:id="305" w:author="PH" w:date="2024-11-11T22:13:00Z" w16du:dateUtc="2024-11-11T21:13:00Z">
            <w:r w:rsidRPr="00D112DD" w:rsidDel="00D112DD">
              <w:rPr>
                <w:rPrChange w:id="306"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7"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308" w:author="PH" w:date="2024-11-11T22:13:00Z" w16du:dateUtc="2024-11-11T21:13:00Z"/>
              <w:rFonts w:asciiTheme="minorHAnsi" w:eastAsiaTheme="minorEastAsia" w:hAnsiTheme="minorHAnsi"/>
              <w:noProof/>
              <w:color w:val="auto"/>
              <w:kern w:val="2"/>
              <w:lang w:eastAsia="en-GB"/>
              <w14:ligatures w14:val="standardContextual"/>
            </w:rPr>
          </w:pPr>
          <w:del w:id="309" w:author="PH" w:date="2024-11-11T22:13:00Z" w16du:dateUtc="2024-11-11T21:13:00Z">
            <w:r w:rsidRPr="00D112DD" w:rsidDel="00D112DD">
              <w:rPr>
                <w:rPrChange w:id="310" w:author="PH" w:date="2024-11-11T22:13:00Z" w16du:dateUtc="2024-11-11T21:13:00Z">
                  <w:rPr>
                    <w:rStyle w:val="Hyperlink"/>
                    <w:noProof/>
                  </w:rPr>
                </w:rPrChange>
              </w:rPr>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1"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12" w:author="PH" w:date="2024-11-11T22:13:00Z" w16du:dateUtc="2024-11-11T21:13:00Z"/>
              <w:rFonts w:asciiTheme="minorHAnsi" w:eastAsiaTheme="minorEastAsia" w:hAnsiTheme="minorHAnsi"/>
              <w:noProof/>
              <w:color w:val="auto"/>
              <w:kern w:val="2"/>
              <w:lang w:eastAsia="en-GB"/>
              <w14:ligatures w14:val="standardContextual"/>
            </w:rPr>
          </w:pPr>
          <w:del w:id="313" w:author="PH" w:date="2024-11-11T22:13:00Z" w16du:dateUtc="2024-11-11T21:13:00Z">
            <w:r w:rsidRPr="00D112DD" w:rsidDel="00D112DD">
              <w:rPr>
                <w:rPrChange w:id="314"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5"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16" w:author="PH" w:date="2024-11-11T22:13:00Z" w16du:dateUtc="2024-11-11T21:13:00Z"/>
              <w:rFonts w:asciiTheme="minorHAnsi" w:eastAsiaTheme="minorEastAsia" w:hAnsiTheme="minorHAnsi"/>
              <w:b w:val="0"/>
              <w:noProof/>
              <w:color w:val="auto"/>
              <w:kern w:val="2"/>
              <w:lang w:eastAsia="en-GB"/>
              <w14:ligatures w14:val="standardContextual"/>
            </w:rPr>
          </w:pPr>
          <w:del w:id="317" w:author="PH" w:date="2024-11-11T22:13:00Z" w16du:dateUtc="2024-11-11T21:13:00Z">
            <w:r w:rsidRPr="00D112DD" w:rsidDel="00D112DD">
              <w:rPr>
                <w:rPrChange w:id="318" w:author="PH" w:date="2024-11-11T22:13:00Z" w16du:dateUtc="2024-11-11T21:13:00Z">
                  <w:rPr>
                    <w:rStyle w:val="Hyperlink"/>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19" w:author="PH" w:date="2024-11-11T22:13:00Z" w16du:dateUtc="2024-11-11T21:13:00Z">
                  <w:rPr>
                    <w:rStyle w:val="Hyperlink"/>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20" w:author="PH" w:date="2024-11-11T22:13:00Z" w16du:dateUtc="2024-11-11T21:13:00Z"/>
              <w:rFonts w:asciiTheme="minorHAnsi" w:eastAsiaTheme="minorEastAsia" w:hAnsiTheme="minorHAnsi"/>
              <w:noProof/>
              <w:color w:val="auto"/>
              <w:kern w:val="2"/>
              <w:lang w:eastAsia="en-GB"/>
              <w14:ligatures w14:val="standardContextual"/>
            </w:rPr>
          </w:pPr>
          <w:del w:id="321" w:author="PH" w:date="2024-11-11T22:13:00Z" w16du:dateUtc="2024-11-11T21:13:00Z">
            <w:r w:rsidRPr="00D112DD" w:rsidDel="00D112DD">
              <w:rPr>
                <w:rPrChange w:id="322"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3"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24" w:author="PH" w:date="2024-11-11T22:13:00Z" w16du:dateUtc="2024-11-11T21:13:00Z"/>
              <w:rFonts w:asciiTheme="minorHAnsi" w:eastAsiaTheme="minorEastAsia" w:hAnsiTheme="minorHAnsi"/>
              <w:noProof/>
              <w:color w:val="auto"/>
              <w:kern w:val="2"/>
              <w:lang w:eastAsia="en-GB"/>
              <w14:ligatures w14:val="standardContextual"/>
            </w:rPr>
          </w:pPr>
          <w:del w:id="325" w:author="PH" w:date="2024-11-11T22:13:00Z" w16du:dateUtc="2024-11-11T21:13:00Z">
            <w:r w:rsidRPr="00D112DD" w:rsidDel="00D112DD">
              <w:rPr>
                <w:rPrChange w:id="326" w:author="PH" w:date="2024-11-11T22:13:00Z" w16du:dateUtc="2024-11-11T21:13:00Z">
                  <w:rPr>
                    <w:rStyle w:val="Hyperlink"/>
                    <w:noProof/>
                  </w:rPr>
                </w:rPrChange>
              </w:rPr>
              <w:lastRenderedPageBreak/>
              <w:delText>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7"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28" w:author="PH" w:date="2024-11-11T22:13:00Z" w16du:dateUtc="2024-11-11T21:13:00Z"/>
              <w:rFonts w:asciiTheme="minorHAnsi" w:eastAsiaTheme="minorEastAsia" w:hAnsiTheme="minorHAnsi"/>
              <w:noProof/>
              <w:color w:val="auto"/>
              <w:kern w:val="2"/>
              <w:lang w:eastAsia="en-GB"/>
              <w14:ligatures w14:val="standardContextual"/>
            </w:rPr>
          </w:pPr>
          <w:del w:id="329" w:author="PH" w:date="2024-11-11T22:13:00Z" w16du:dateUtc="2024-11-11T21:13:00Z">
            <w:r w:rsidRPr="00D112DD" w:rsidDel="00D112DD">
              <w:rPr>
                <w:rPrChange w:id="330"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1"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32" w:author="PH" w:date="2024-11-11T22:13:00Z" w16du:dateUtc="2024-11-11T21:13:00Z"/>
              <w:rFonts w:asciiTheme="minorHAnsi" w:eastAsiaTheme="minorEastAsia" w:hAnsiTheme="minorHAnsi"/>
              <w:noProof/>
              <w:color w:val="auto"/>
              <w:kern w:val="2"/>
              <w:lang w:eastAsia="en-GB"/>
              <w14:ligatures w14:val="standardContextual"/>
            </w:rPr>
          </w:pPr>
          <w:del w:id="333" w:author="PH" w:date="2024-11-11T22:13:00Z" w16du:dateUtc="2024-11-11T21:13:00Z">
            <w:r w:rsidRPr="00D112DD" w:rsidDel="00D112DD">
              <w:rPr>
                <w:rPrChange w:id="334"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5"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36" w:author="PH" w:date="2024-11-11T22:13:00Z" w16du:dateUtc="2024-11-11T21:13:00Z"/>
              <w:rFonts w:asciiTheme="minorHAnsi" w:eastAsiaTheme="minorEastAsia" w:hAnsiTheme="minorHAnsi"/>
              <w:noProof/>
              <w:color w:val="auto"/>
              <w:kern w:val="2"/>
              <w:lang w:eastAsia="en-GB"/>
              <w14:ligatures w14:val="standardContextual"/>
            </w:rPr>
          </w:pPr>
          <w:del w:id="337" w:author="PH" w:date="2024-11-11T22:13:00Z" w16du:dateUtc="2024-11-11T21:13:00Z">
            <w:r w:rsidRPr="00D112DD" w:rsidDel="00D112DD">
              <w:rPr>
                <w:rPrChange w:id="338"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9"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40" w:author="PH" w:date="2024-11-11T22:13:00Z" w16du:dateUtc="2024-11-11T21:13:00Z"/>
              <w:rFonts w:asciiTheme="minorHAnsi" w:eastAsiaTheme="minorEastAsia" w:hAnsiTheme="minorHAnsi"/>
              <w:noProof/>
              <w:color w:val="auto"/>
              <w:kern w:val="2"/>
              <w:lang w:eastAsia="en-GB"/>
              <w14:ligatures w14:val="standardContextual"/>
            </w:rPr>
          </w:pPr>
          <w:del w:id="341" w:author="PH" w:date="2024-11-11T22:13:00Z" w16du:dateUtc="2024-11-11T21:13:00Z">
            <w:r w:rsidRPr="00D112DD" w:rsidDel="00D112DD">
              <w:rPr>
                <w:rPrChange w:id="342"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3"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44" w:author="PH" w:date="2024-11-11T22:13:00Z" w16du:dateUtc="2024-11-11T21:13:00Z"/>
              <w:rFonts w:asciiTheme="minorHAnsi" w:eastAsiaTheme="minorEastAsia" w:hAnsiTheme="minorHAnsi"/>
              <w:noProof/>
              <w:color w:val="auto"/>
              <w:kern w:val="2"/>
              <w:lang w:eastAsia="en-GB"/>
              <w14:ligatures w14:val="standardContextual"/>
            </w:rPr>
          </w:pPr>
          <w:del w:id="345" w:author="PH" w:date="2024-11-11T22:13:00Z" w16du:dateUtc="2024-11-11T21:13:00Z">
            <w:r w:rsidRPr="00D112DD" w:rsidDel="00D112DD">
              <w:rPr>
                <w:rPrChange w:id="346"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7"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48" w:author="PH" w:date="2024-11-11T22:13:00Z" w16du:dateUtc="2024-11-11T21:13:00Z"/>
              <w:rFonts w:asciiTheme="minorHAnsi" w:eastAsiaTheme="minorEastAsia" w:hAnsiTheme="minorHAnsi"/>
              <w:b w:val="0"/>
              <w:noProof/>
              <w:color w:val="auto"/>
              <w:kern w:val="2"/>
              <w:lang w:eastAsia="en-GB"/>
              <w14:ligatures w14:val="standardContextual"/>
            </w:rPr>
          </w:pPr>
          <w:del w:id="349" w:author="PH" w:date="2024-11-11T22:13:00Z" w16du:dateUtc="2024-11-11T21:13:00Z">
            <w:r w:rsidRPr="00D112DD" w:rsidDel="00D112DD">
              <w:rPr>
                <w:rPrChange w:id="350" w:author="PH" w:date="2024-11-11T22:13:00Z" w16du:dateUtc="2024-11-11T21:13:00Z">
                  <w:rPr>
                    <w:rStyle w:val="Hyperlink"/>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51" w:author="PH" w:date="2024-11-11T22:13:00Z" w16du:dateUtc="2024-11-11T21:13:00Z">
                  <w:rPr>
                    <w:rStyle w:val="Hyperlink"/>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lastRenderedPageBreak/>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28A23D7C"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hyperlink r:id="rId13" w:history="1">
        <w:r w:rsidRPr="00B15F27">
          <w:rPr>
            <w:rStyle w:val="Hyperlink"/>
          </w:rPr>
          <w:t>https://creativecommons.org/licenses/by-nc-nd/4.0/</w:t>
        </w:r>
      </w:hyperlink>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The licensor cannot revoke these freedoms as long as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52" w:name="_Toc182255623"/>
      <w:r>
        <w:lastRenderedPageBreak/>
        <w:t>Revision History</w:t>
      </w:r>
      <w:bookmarkEnd w:id="352"/>
    </w:p>
    <w:tbl>
      <w:tblPr>
        <w:tblStyle w:val="Gitternetztabelle4Akzent1"/>
        <w:tblW w:w="0" w:type="auto"/>
        <w:tblLook w:val="0620" w:firstRow="1" w:lastRow="0" w:firstColumn="0" w:lastColumn="0" w:noHBand="1" w:noVBand="1"/>
        <w:tblPrChange w:id="353"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54">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55" w:author="PH" w:date="2024-11-11T21:19:00Z" w16du:dateUtc="2024-11-11T20:19:00Z">
            <w:trPr>
              <w:tblHeader/>
            </w:trPr>
          </w:trPrChange>
        </w:trPr>
        <w:tc>
          <w:tcPr>
            <w:tcW w:w="0" w:type="auto"/>
            <w:tcPrChange w:id="356"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57"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58"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59"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60"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61"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62"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63" w:author="PH" w:date="2024-11-11T21:19:00Z" w16du:dateUtc="2024-11-11T20:19:00Z">
              <w:tcPr>
                <w:tcW w:w="0" w:type="auto"/>
                <w:gridSpan w:val="2"/>
              </w:tcPr>
            </w:tcPrChange>
          </w:tcPr>
          <w:p w14:paraId="10E5CB53" w14:textId="5A7C2B8D" w:rsidR="00E06D1E" w:rsidRDefault="00E06D1E">
            <w:pPr>
              <w:pStyle w:val="PParagraph"/>
              <w:ind w:left="202" w:hanging="202"/>
              <w:pPrChange w:id="364" w:author="PH" w:date="2024-11-11T21:18:00Z" w16du:dateUtc="2024-11-11T20:18:00Z">
                <w:pPr>
                  <w:pStyle w:val="PParagraph"/>
                  <w:ind w:left="323" w:hanging="323"/>
                </w:pPr>
              </w:pPrChange>
            </w:pPr>
            <w:r w:rsidRPr="0005230D">
              <w:t>First version (pending EC approval)</w:t>
            </w:r>
          </w:p>
        </w:tc>
        <w:tc>
          <w:tcPr>
            <w:tcW w:w="0" w:type="auto"/>
            <w:tcPrChange w:id="365" w:author="PH" w:date="2024-11-11T21:19:00Z" w16du:dateUtc="2024-11-11T20:19:00Z">
              <w:tcPr>
                <w:tcW w:w="0" w:type="auto"/>
              </w:tcPr>
            </w:tcPrChange>
          </w:tcPr>
          <w:p w14:paraId="2B105A5B" w14:textId="689FAA8B" w:rsidR="00E06D1E" w:rsidRDefault="00E06D1E">
            <w:pPr>
              <w:pStyle w:val="PParagraph"/>
              <w:ind w:left="227" w:hanging="227"/>
              <w:pPrChange w:id="366"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67"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68"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69" w:author="PH" w:date="2024-11-11T21:19:00Z" w16du:dateUtc="2024-11-11T20:19:00Z">
              <w:tcPr>
                <w:tcW w:w="0" w:type="auto"/>
                <w:gridSpan w:val="2"/>
              </w:tcPr>
            </w:tcPrChange>
          </w:tcPr>
          <w:p w14:paraId="29163067" w14:textId="226CAA86" w:rsidR="00E06D1E" w:rsidRPr="00745F5A" w:rsidRDefault="00E06D1E">
            <w:pPr>
              <w:ind w:left="202" w:hanging="202"/>
              <w:pPrChange w:id="370" w:author="PH" w:date="2024-11-11T21:18:00Z" w16du:dateUtc="2024-11-11T20:18:00Z">
                <w:pPr>
                  <w:ind w:left="323" w:hanging="323"/>
                </w:pPr>
              </w:pPrChange>
            </w:pPr>
            <w:r w:rsidRPr="0005230D">
              <w:t>EC approved</w:t>
            </w:r>
          </w:p>
        </w:tc>
        <w:tc>
          <w:tcPr>
            <w:tcW w:w="0" w:type="auto"/>
            <w:tcPrChange w:id="371" w:author="PH" w:date="2024-11-11T21:19:00Z" w16du:dateUtc="2024-11-11T20:19:00Z">
              <w:tcPr>
                <w:tcW w:w="0" w:type="auto"/>
              </w:tcPr>
            </w:tcPrChange>
          </w:tcPr>
          <w:p w14:paraId="654EFAF9" w14:textId="3DD69AF1" w:rsidR="00E06D1E" w:rsidRPr="00745F5A" w:rsidRDefault="00E06D1E">
            <w:pPr>
              <w:ind w:left="227" w:hanging="227"/>
              <w:pPrChange w:id="372"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73"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74"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75" w:author="PH" w:date="2024-11-11T21:19:00Z" w16du:dateUtc="2024-11-11T20:19:00Z">
              <w:tcPr>
                <w:tcW w:w="0" w:type="auto"/>
                <w:gridSpan w:val="2"/>
              </w:tcPr>
            </w:tcPrChange>
          </w:tcPr>
          <w:p w14:paraId="490B5BE0" w14:textId="77777777" w:rsidR="00E06D1E" w:rsidRDefault="00E06D1E">
            <w:pPr>
              <w:ind w:left="202" w:hanging="202"/>
              <w:pPrChange w:id="376" w:author="PH" w:date="2024-11-11T21:18:00Z" w16du:dateUtc="2024-11-11T20:18:00Z">
                <w:pPr/>
              </w:pPrChange>
            </w:pPr>
            <w:r w:rsidRPr="0005230D">
              <w:t>Updated the references</w:t>
            </w:r>
          </w:p>
          <w:p w14:paraId="53D083E1" w14:textId="77777777" w:rsidR="00E06D1E" w:rsidRDefault="00E06D1E">
            <w:pPr>
              <w:ind w:left="202" w:hanging="202"/>
              <w:pPrChange w:id="377" w:author="PH" w:date="2024-11-11T21:18:00Z" w16du:dateUtc="2024-11-11T20:18:00Z">
                <w:pPr/>
              </w:pPrChange>
            </w:pPr>
            <w:r>
              <w:t>Improved layout</w:t>
            </w:r>
          </w:p>
          <w:p w14:paraId="016030F9" w14:textId="77777777" w:rsidR="00E06D1E" w:rsidRDefault="00E06D1E">
            <w:pPr>
              <w:ind w:left="202" w:hanging="202"/>
              <w:pPrChange w:id="378"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79" w:author="PH" w:date="2024-11-11T21:18:00Z" w16du:dateUtc="2024-11-11T20:18:00Z">
                <w:pPr/>
              </w:pPrChange>
            </w:pPr>
            <w:r>
              <w:t>Updated rules for migration key</w:t>
            </w:r>
          </w:p>
          <w:p w14:paraId="03485F89" w14:textId="518400D5" w:rsidR="00E06D1E" w:rsidRPr="00745F5A" w:rsidRDefault="00E06D1E">
            <w:pPr>
              <w:ind w:left="202" w:hanging="202"/>
              <w:pPrChange w:id="380" w:author="PH" w:date="2024-11-11T21:18:00Z" w16du:dateUtc="2024-11-11T20:18:00Z">
                <w:pPr>
                  <w:ind w:left="323" w:hanging="323"/>
                </w:pPr>
              </w:pPrChange>
            </w:pPr>
            <w:r>
              <w:t>Changed the service name from “</w:t>
            </w:r>
            <w:r w:rsidRPr="00D160D5">
              <w:t>Manage</w:t>
            </w:r>
            <w:r>
              <w:t>Participant*” to “</w:t>
            </w:r>
            <w:r w:rsidRPr="00D160D5">
              <w:t>ManageBusiness</w:t>
            </w:r>
            <w:r>
              <w:t>*” to reflect the current situation</w:t>
            </w:r>
          </w:p>
        </w:tc>
        <w:tc>
          <w:tcPr>
            <w:tcW w:w="0" w:type="auto"/>
            <w:tcPrChange w:id="381" w:author="PH" w:date="2024-11-11T21:19:00Z" w16du:dateUtc="2024-11-11T20:19:00Z">
              <w:tcPr>
                <w:tcW w:w="0" w:type="auto"/>
              </w:tcPr>
            </w:tcPrChange>
          </w:tcPr>
          <w:p w14:paraId="51AE186A" w14:textId="5020C8AA" w:rsidR="00E06D1E" w:rsidRPr="00745F5A" w:rsidRDefault="00E06D1E">
            <w:pPr>
              <w:ind w:left="227" w:hanging="227"/>
              <w:pPrChange w:id="382"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83"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84" w:author="PH" w:date="2024-11-11T21:19:00Z" w16du:dateUtc="2024-11-11T20:19:00Z">
              <w:tcPr>
                <w:tcW w:w="0" w:type="auto"/>
              </w:tcPr>
            </w:tcPrChange>
          </w:tcPr>
          <w:p w14:paraId="2975B291" w14:textId="099A8676" w:rsidR="00E06D1E" w:rsidRPr="00745F5A" w:rsidRDefault="00E06D1E" w:rsidP="00E06D1E">
            <w:pPr>
              <w:pStyle w:val="PParagraph"/>
              <w:ind w:left="0"/>
            </w:pPr>
            <w:r w:rsidRPr="00E06D1E">
              <w:rPr>
                <w:highlight w:val="yellow"/>
              </w:rPr>
              <w:t>2024-</w:t>
            </w:r>
            <w:r w:rsidR="002F249D">
              <w:rPr>
                <w:highlight w:val="yellow"/>
              </w:rPr>
              <w:t>11</w:t>
            </w:r>
            <w:r w:rsidRPr="00E06D1E">
              <w:rPr>
                <w:highlight w:val="yellow"/>
              </w:rPr>
              <w:t>-</w:t>
            </w:r>
            <w:del w:id="385" w:author="PH" w:date="2024-11-25T22:46:00Z" w16du:dateUtc="2024-11-25T21:46:00Z">
              <w:r w:rsidR="002F249D" w:rsidDel="00224FBD">
                <w:delText>11</w:delText>
              </w:r>
            </w:del>
            <w:ins w:id="386" w:author="PH" w:date="2024-11-25T22:46:00Z" w16du:dateUtc="2024-11-25T21:46:00Z">
              <w:r w:rsidR="00224FBD">
                <w:t>25</w:t>
              </w:r>
            </w:ins>
          </w:p>
        </w:tc>
        <w:tc>
          <w:tcPr>
            <w:tcW w:w="4408" w:type="dxa"/>
            <w:tcPrChange w:id="387" w:author="PH" w:date="2024-11-11T21:19:00Z" w16du:dateUtc="2024-11-11T20:19:00Z">
              <w:tcPr>
                <w:tcW w:w="0" w:type="auto"/>
                <w:gridSpan w:val="2"/>
              </w:tcPr>
            </w:tcPrChange>
          </w:tcPr>
          <w:p w14:paraId="2C287E7B" w14:textId="47BCA79A" w:rsidR="00E06D1E" w:rsidRDefault="000022A2">
            <w:pPr>
              <w:ind w:left="202" w:hanging="202"/>
              <w:pPrChange w:id="388"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389" w:author="PH" w:date="2024-11-11T20:15:00Z" w16du:dateUtc="2024-11-11T19:15:00Z"/>
              </w:rPr>
              <w:pPrChange w:id="390"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391" w:author="PH" w:date="2024-11-11T20:15:00Z" w16du:dateUtc="2024-11-11T19:15:00Z"/>
              </w:rPr>
              <w:pPrChange w:id="392" w:author="PH" w:date="2024-11-11T21:18:00Z" w16du:dateUtc="2024-11-11T20:18:00Z">
                <w:pPr/>
              </w:pPrChange>
            </w:pPr>
            <w:ins w:id="393" w:author="PH" w:date="2024-11-11T20:15:00Z" w16du:dateUtc="2024-11-11T19:15:00Z">
              <w:r>
                <w:t>Updated Peppol references</w:t>
              </w:r>
            </w:ins>
          </w:p>
          <w:p w14:paraId="6FA5FE67" w14:textId="77777777" w:rsidR="00526E7C" w:rsidRDefault="00526E7C">
            <w:pPr>
              <w:ind w:left="202" w:hanging="202"/>
              <w:rPr>
                <w:ins w:id="394" w:author="PH" w:date="2024-11-11T21:18:00Z" w16du:dateUtc="2024-11-11T20:18:00Z"/>
              </w:rPr>
              <w:pPrChange w:id="395" w:author="PH" w:date="2024-11-11T21:18:00Z" w16du:dateUtc="2024-11-11T20:18:00Z">
                <w:pPr/>
              </w:pPrChange>
            </w:pPr>
            <w:ins w:id="396" w:author="PH" w:date="2024-11-11T20:15:00Z" w16du:dateUtc="2024-11-11T19:15:00Z">
              <w:r>
                <w:t>Updated reference URLs</w:t>
              </w:r>
            </w:ins>
          </w:p>
          <w:p w14:paraId="757A1470" w14:textId="77777777" w:rsidR="00E561A7" w:rsidRDefault="00E561A7" w:rsidP="003B79F2">
            <w:pPr>
              <w:ind w:left="202" w:hanging="202"/>
              <w:rPr>
                <w:ins w:id="397" w:author="PH" w:date="2024-11-11T21:30:00Z" w16du:dateUtc="2024-11-11T20:30:00Z"/>
              </w:rPr>
            </w:pPr>
            <w:ins w:id="398" w:author="PH" w:date="2024-11-11T21:18:00Z" w16du:dateUtc="2024-11-11T20:18:00Z">
              <w:r>
                <w:t>Added reference to OASIS BDX Location 1.0</w:t>
              </w:r>
            </w:ins>
          </w:p>
          <w:p w14:paraId="39D20516" w14:textId="77777777" w:rsidR="007207BF" w:rsidRDefault="007207BF" w:rsidP="003B79F2">
            <w:pPr>
              <w:ind w:left="202" w:hanging="202"/>
              <w:rPr>
                <w:ins w:id="399" w:author="PH" w:date="2024-11-11T21:30:00Z" w16du:dateUtc="2024-11-11T20:30:00Z"/>
              </w:rPr>
            </w:pPr>
            <w:ins w:id="400" w:author="PH" w:date="2024-11-11T21:30:00Z" w16du:dateUtc="2024-11-11T20:30:00Z">
              <w:r>
                <w:t>Switching from CNAME to U-NAPTR DNS records</w:t>
              </w:r>
            </w:ins>
          </w:p>
          <w:p w14:paraId="23501BFA" w14:textId="30EC171A" w:rsidR="007207BF" w:rsidRPr="00745F5A" w:rsidRDefault="007207BF">
            <w:pPr>
              <w:ind w:left="202" w:hanging="202"/>
              <w:pPrChange w:id="401" w:author="PH" w:date="2024-11-11T21:18:00Z" w16du:dateUtc="2024-11-11T20:18:00Z">
                <w:pPr/>
              </w:pPrChange>
            </w:pPr>
            <w:ins w:id="402" w:author="PH" w:date="2024-11-11T21:30:00Z" w16du:dateUtc="2024-11-11T20:30:00Z">
              <w:r>
                <w:t>Removed the CNAME Wildcard option</w:t>
              </w:r>
            </w:ins>
          </w:p>
        </w:tc>
        <w:tc>
          <w:tcPr>
            <w:tcW w:w="0" w:type="auto"/>
            <w:tcPrChange w:id="403" w:author="PH" w:date="2024-11-11T21:19:00Z" w16du:dateUtc="2024-11-11T20:19:00Z">
              <w:tcPr>
                <w:tcW w:w="0" w:type="auto"/>
              </w:tcPr>
            </w:tcPrChange>
          </w:tcPr>
          <w:p w14:paraId="4A1A8929" w14:textId="72DB8F5C" w:rsidR="00E06D1E" w:rsidRPr="00745F5A" w:rsidRDefault="00E06D1E">
            <w:pPr>
              <w:ind w:left="227" w:hanging="227"/>
              <w:pPrChange w:id="404"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405" w:name="_Toc173402888"/>
      <w:bookmarkStart w:id="406" w:name="_Toc182255624"/>
      <w:r w:rsidRPr="001B2C46">
        <w:rPr>
          <w:lang w:val="sv-SE"/>
        </w:rPr>
        <w:t>Contributors</w:t>
      </w:r>
      <w:bookmarkEnd w:id="405"/>
      <w:bookmarkEnd w:id="406"/>
    </w:p>
    <w:p w14:paraId="07822CCF" w14:textId="77777777" w:rsidR="00563933" w:rsidRPr="001B2C46" w:rsidRDefault="00563933" w:rsidP="00563933">
      <w:pPr>
        <w:pStyle w:val="PHeading2"/>
        <w:numPr>
          <w:ilvl w:val="0"/>
          <w:numId w:val="0"/>
        </w:numPr>
        <w:ind w:left="-181"/>
        <w:rPr>
          <w:lang w:val="sv-SE"/>
        </w:rPr>
      </w:pPr>
      <w:bookmarkStart w:id="407" w:name="_Toc182255625"/>
      <w:r w:rsidRPr="001B2C46">
        <w:rPr>
          <w:lang w:val="sv-SE"/>
        </w:rPr>
        <w:t>Organisations</w:t>
      </w:r>
      <w:bookmarkEnd w:id="407"/>
    </w:p>
    <w:p w14:paraId="0B31AA5A" w14:textId="31C466F7" w:rsidR="00A72F08" w:rsidRDefault="00A72F08" w:rsidP="00A72F08">
      <w:pPr>
        <w:pStyle w:val="PParagraph"/>
      </w:pPr>
      <w:r>
        <w:t>DIFI (Direktoratet for forvaltning og IKT), Norway, www.difi.no</w:t>
      </w:r>
    </w:p>
    <w:p w14:paraId="0B61020F" w14:textId="56AED311" w:rsidR="00A72F08" w:rsidRDefault="00A72F08" w:rsidP="00A72F08">
      <w:pPr>
        <w:pStyle w:val="PParagraph"/>
      </w:pPr>
      <w:r>
        <w:t>NITA (IT- og Telestyrelsen),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r>
        <w:t>Consip, Italy</w:t>
      </w:r>
    </w:p>
    <w:p w14:paraId="7A733969" w14:textId="31BAC172" w:rsidR="00563933" w:rsidRPr="00563933" w:rsidRDefault="00A72F08" w:rsidP="00A72F08">
      <w:pPr>
        <w:pStyle w:val="PParagraph"/>
      </w:pPr>
      <w:r>
        <w:t>OpenPeppol</w:t>
      </w:r>
    </w:p>
    <w:p w14:paraId="316E79F7" w14:textId="77777777" w:rsidR="00563933" w:rsidRPr="00745F5A" w:rsidRDefault="00563933" w:rsidP="00563933">
      <w:pPr>
        <w:pStyle w:val="PHeading2"/>
        <w:numPr>
          <w:ilvl w:val="0"/>
          <w:numId w:val="0"/>
        </w:numPr>
        <w:ind w:left="-181"/>
      </w:pPr>
      <w:bookmarkStart w:id="408" w:name="_Toc182255626"/>
      <w:r w:rsidRPr="00745F5A">
        <w:lastRenderedPageBreak/>
        <w:t>Persons</w:t>
      </w:r>
      <w:bookmarkEnd w:id="408"/>
    </w:p>
    <w:p w14:paraId="5E6B3084" w14:textId="77777777" w:rsidR="00A72F08" w:rsidRDefault="00A72F08" w:rsidP="00A72F08">
      <w:pPr>
        <w:pStyle w:val="PParagraph"/>
      </w:pPr>
      <w:r>
        <w:t>Bergthór Skúlason, NITA</w:t>
      </w:r>
    </w:p>
    <w:p w14:paraId="51312FC3" w14:textId="77777777" w:rsidR="00A72F08" w:rsidRDefault="00A72F08" w:rsidP="00A72F08">
      <w:pPr>
        <w:pStyle w:val="PParagraph"/>
      </w:pPr>
      <w:r>
        <w:t>Carl-Markus Piswanger,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NITA/Trifork</w:t>
      </w:r>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even" r:id="rId14"/>
          <w:headerReference w:type="default" r:id="rId15"/>
          <w:footerReference w:type="even" r:id="rId16"/>
          <w:footerReference w:type="default" r:id="rId17"/>
          <w:headerReference w:type="first" r:id="rId18"/>
          <w:footerReference w:type="first" r:id="rId19"/>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412" w:name="_Toc182255627"/>
      <w:r>
        <w:lastRenderedPageBreak/>
        <w:t>Introduction</w:t>
      </w:r>
      <w:bookmarkEnd w:id="412"/>
    </w:p>
    <w:p w14:paraId="14F20C28" w14:textId="009ADEC4" w:rsidR="0031687B" w:rsidRDefault="00A72F08" w:rsidP="0031687B">
      <w:pPr>
        <w:pStyle w:val="PHeading2"/>
      </w:pPr>
      <w:bookmarkStart w:id="413" w:name="_Toc182255628"/>
      <w:r>
        <w:t>Objective</w:t>
      </w:r>
      <w:bookmarkEnd w:id="413"/>
    </w:p>
    <w:p w14:paraId="30B8FE26" w14:textId="307B37EC" w:rsidR="00A72F08" w:rsidRDefault="00A72F08" w:rsidP="00A72F08">
      <w:pPr>
        <w:pStyle w:val="PParagraph"/>
      </w:pPr>
      <w:r>
        <w:t xml:space="preserve">This document defines the profiles for the discovery and management interfaces for the </w:t>
      </w:r>
      <w:del w:id="414" w:author="PH" w:date="2024-11-11T20:26:00Z" w16du:dateUtc="2024-11-11T19:26:00Z">
        <w:r w:rsidDel="000765F0">
          <w:delText>Business Document Exchange</w:delText>
        </w:r>
      </w:del>
      <w:ins w:id="415" w:author="PH" w:date="2024-11-11T20:26:00Z" w16du:dateUtc="2024-11-11T19:26:00Z">
        <w:r w:rsidR="000765F0">
          <w:t>Peppol</w:t>
        </w:r>
      </w:ins>
      <w:r>
        <w:t xml:space="preserve"> Network </w:t>
      </w:r>
      <w:del w:id="416" w:author="PH" w:date="2024-11-11T20:26:00Z" w16du:dateUtc="2024-11-11T19:26:00Z">
        <w:r w:rsidDel="000765F0">
          <w:delText xml:space="preserve">(BUSDOX) </w:delText>
        </w:r>
      </w:del>
      <w:r>
        <w:t xml:space="preserve">Service Metadata Locator </w:t>
      </w:r>
      <w:ins w:id="417"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18" w:author="PH" w:date="2024-11-11T20:26:00Z" w16du:dateUtc="2024-11-11T19:26:00Z">
        <w:r w:rsidDel="000765F0">
          <w:delText>Service Metadata Locator</w:delText>
        </w:r>
      </w:del>
      <w:ins w:id="419"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20" w:author="PH" w:date="2024-11-11T21:45:00Z" w16du:dateUtc="2024-11-11T20:45:00Z">
        <w:r w:rsidDel="00354BA7">
          <w:delText xml:space="preserve">publishers </w:delText>
        </w:r>
      </w:del>
      <w:ins w:id="421"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22" w:author="PH" w:date="2024-11-11T21:45:00Z" w16du:dateUtc="2024-11-11T20:45:00Z">
        <w:r w:rsidDel="00354BA7">
          <w:delText>Service Metadata publishers</w:delText>
        </w:r>
      </w:del>
      <w:ins w:id="423" w:author="PH" w:date="2024-11-11T21:45:00Z" w16du:dateUtc="2024-11-11T20:45:00Z">
        <w:r w:rsidR="00354BA7">
          <w:t>SMP</w:t>
        </w:r>
      </w:ins>
      <w:r>
        <w:t xml:space="preserve"> for managing the metadata about their services, e.g. binding, interface profile and key information. </w:t>
      </w:r>
    </w:p>
    <w:p w14:paraId="5884B044" w14:textId="4D50BF90"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D112DD">
        <w:t>3.1</w:t>
      </w:r>
      <w:r w:rsidR="00B46E1F">
        <w:fldChar w:fldCharType="end"/>
      </w:r>
      <w:r>
        <w:t>.</w:t>
      </w:r>
    </w:p>
    <w:p w14:paraId="676A632B" w14:textId="17635460" w:rsidR="00DC6A49" w:rsidRDefault="00DC6A49" w:rsidP="00DC6A49">
      <w:pPr>
        <w:pStyle w:val="PHeading2"/>
      </w:pPr>
      <w:bookmarkStart w:id="424" w:name="_Toc182255629"/>
      <w:r>
        <w:t>Scope</w:t>
      </w:r>
      <w:bookmarkEnd w:id="424"/>
    </w:p>
    <w:p w14:paraId="776B61A1" w14:textId="1581CB78" w:rsidR="00DC6A49" w:rsidRDefault="00DC6A49" w:rsidP="00DC6A49">
      <w:pPr>
        <w:pStyle w:val="PParagraph"/>
      </w:pPr>
      <w:r>
        <w:t xml:space="preserve">This specification relates to the Technical Transport Layer </w:t>
      </w:r>
      <w:ins w:id="425" w:author="PH" w:date="2024-11-11T20:30:00Z" w16du:dateUtc="2024-11-11T19:30:00Z">
        <w:r w:rsidR="005869C5">
          <w:t>of the Peppol Network</w:t>
        </w:r>
      </w:ins>
      <w:del w:id="426" w:author="PH" w:date="2024-11-11T20:30:00Z" w16du:dateUtc="2024-11-11T19:30:00Z">
        <w:r w:rsidDel="005869C5">
          <w:delText>i.e. BusDox specifications</w:delText>
        </w:r>
      </w:del>
      <w:r>
        <w:t xml:space="preserve">. </w:t>
      </w:r>
      <w:del w:id="427" w:author="PH" w:date="2024-11-11T20:31:00Z" w16du:dateUtc="2024-11-11T19:31:00Z">
        <w:r w:rsidDel="005869C5">
          <w:delText>The BusDox specifications can be used in many interoperability settings. In the Peppol context, i</w:delText>
        </w:r>
      </w:del>
      <w:ins w:id="428" w:author="PH" w:date="2024-11-11T20:31:00Z" w16du:dateUtc="2024-11-11T19:31:00Z">
        <w:r w:rsidR="005869C5">
          <w:t>I</w:t>
        </w:r>
      </w:ins>
      <w:r>
        <w:t xml:space="preserve">t provides transport for </w:t>
      </w:r>
      <w:del w:id="429" w:author="PH" w:date="2024-11-11T20:32:00Z" w16du:dateUtc="2024-11-11T19:32:00Z">
        <w:r w:rsidDel="005869C5">
          <w:delText xml:space="preserve">procurement </w:delText>
        </w:r>
      </w:del>
      <w:ins w:id="430" w:author="PH" w:date="2024-11-11T20:32:00Z" w16du:dateUtc="2024-11-11T19:32:00Z">
        <w:r w:rsidR="005869C5">
          <w:t xml:space="preserve">electronic </w:t>
        </w:r>
      </w:ins>
      <w:r>
        <w:t xml:space="preserve">documents as specified in the Peppol </w:t>
      </w:r>
      <w:del w:id="431" w:author="PH" w:date="2024-11-11T20:33:00Z" w16du:dateUtc="2024-11-11T19:33:00Z">
        <w:r w:rsidDel="005869C5">
          <w:delText>Profiles</w:delText>
        </w:r>
      </w:del>
      <w:ins w:id="432"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lastRenderedPageBreak/>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067AC2F4" w:rsidR="00C902BA" w:rsidRDefault="00DC6A49" w:rsidP="00DC6A49">
      <w:pPr>
        <w:pStyle w:val="Beschriftung"/>
      </w:pPr>
      <w:r>
        <w:t xml:space="preserve">Figure </w:t>
      </w:r>
      <w:fldSimple w:instr=" SEQ Figure \* ARABIC ">
        <w:r w:rsidR="00D112DD">
          <w:rPr>
            <w:noProof/>
          </w:rPr>
          <w:t>1</w:t>
        </w:r>
      </w:fldSimple>
      <w:r>
        <w:t>: Peppol Interoperability</w:t>
      </w:r>
    </w:p>
    <w:p w14:paraId="1A467F2C" w14:textId="178DDEC0" w:rsidR="00DC6A49" w:rsidRDefault="00DC6A49" w:rsidP="00DC6A49">
      <w:pPr>
        <w:pStyle w:val="PHeading2"/>
        <w:rPr>
          <w:lang w:eastAsia="nb-NO"/>
        </w:rPr>
      </w:pPr>
      <w:bookmarkStart w:id="433" w:name="_Toc182255630"/>
      <w:r>
        <w:rPr>
          <w:lang w:eastAsia="nb-NO"/>
        </w:rPr>
        <w:t>Goals and non-goals</w:t>
      </w:r>
      <w:bookmarkEnd w:id="433"/>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34" w:name="_Toc182255631"/>
      <w:r>
        <w:rPr>
          <w:lang w:eastAsia="nb-NO"/>
        </w:rPr>
        <w:t>Terminology</w:t>
      </w:r>
      <w:bookmarkEnd w:id="434"/>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35" w:name="_Toc71821142"/>
      <w:bookmarkStart w:id="436" w:name="_Toc182255632"/>
      <w:r>
        <w:t>Notational conventions</w:t>
      </w:r>
      <w:bookmarkEnd w:id="435"/>
      <w:bookmarkEnd w:id="436"/>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r w:rsidR="00CF39B3">
        <w:t xml:space="preserve"> </w:t>
      </w:r>
      <w:r w:rsidRPr="00CF39B3">
        <w:rPr>
          <w:rStyle w:val="InlinecodeZchn"/>
          <w:rFonts w:eastAsiaTheme="minorHAnsi"/>
        </w:rPr>
        <w:t>?</w:t>
      </w:r>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lastRenderedPageBreak/>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37" w:name="_Toc71821143"/>
      <w:bookmarkStart w:id="438" w:name="_Toc182255633"/>
      <w:r>
        <w:t>Normative references</w:t>
      </w:r>
      <w:bookmarkEnd w:id="437"/>
      <w:bookmarkEnd w:id="438"/>
    </w:p>
    <w:p w14:paraId="42869E8E" w14:textId="3F27738A"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39" w:author="PH" w:date="2024-11-11T20:12:00Z" w16du:dateUtc="2024-11-11T19:12:00Z">
        <w:r w:rsidRPr="00DB6F35" w:rsidDel="00DB6F35">
          <w:delText>2</w:delText>
        </w:r>
      </w:del>
      <w:ins w:id="440" w:author="PH" w:date="2024-11-11T20:12:00Z" w16du:dateUtc="2024-11-11T19:12:00Z">
        <w:r w:rsidR="00DB6F35">
          <w:t>3</w:t>
        </w:r>
      </w:ins>
      <w:r w:rsidRPr="00DB6F35">
        <w:t>.0</w:t>
      </w:r>
      <w:r>
        <w:t>”</w:t>
      </w:r>
      <w:r w:rsidRPr="00AB37C7">
        <w:t>,</w:t>
      </w:r>
      <w:r>
        <w:br/>
      </w:r>
      <w:ins w:id="441" w:author="PH" w:date="2024-11-11T20:14:00Z" w16du:dateUtc="2024-11-11T19:14:00Z">
        <w:r w:rsidR="000D7692">
          <w:fldChar w:fldCharType="begin"/>
        </w:r>
        <w:r w:rsidR="000D7692">
          <w:instrText>HYPERLINK "</w:instrText>
        </w:r>
        <w:r w:rsidR="000D7692" w:rsidRPr="000D7692">
          <w:rPr>
            <w:rPrChange w:id="442" w:author="PH" w:date="2024-11-11T20:14:00Z" w16du:dateUtc="2024-11-11T19:14: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r w:rsidR="000D7692" w:rsidDel="00B52FC7">
          <w:t xml:space="preserve"> </w:t>
        </w:r>
      </w:ins>
      <w:del w:id="443"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739534C3" w:rsidR="005823FE" w:rsidRPr="00AB37C7" w:rsidRDefault="005823FE" w:rsidP="00540AF8">
      <w:pPr>
        <w:ind w:left="1560" w:hanging="1560"/>
      </w:pPr>
      <w:r>
        <w:t>[XML-DSIG]</w:t>
      </w:r>
      <w:r>
        <w:tab/>
        <w:t>“</w:t>
      </w:r>
      <w:r w:rsidRPr="00AB37C7">
        <w:t>XML Signature Syntax and Processing (Second Edition)</w:t>
      </w:r>
      <w:r>
        <w:t>”,</w:t>
      </w:r>
      <w:r>
        <w:br/>
      </w:r>
      <w:ins w:id="444"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r w:rsidR="00802474">
          <w:fldChar w:fldCharType="separate"/>
        </w:r>
        <w:r w:rsidR="00802474" w:rsidRPr="00384CB6">
          <w:rPr>
            <w:rStyle w:val="Hyperlink"/>
          </w:rPr>
          <w:t>https://www.w3.org/TR/xmldsig-core/</w:t>
        </w:r>
        <w:r w:rsidR="00802474">
          <w:fldChar w:fldCharType="end"/>
        </w:r>
      </w:ins>
      <w:del w:id="445"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728473CF"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46"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r w:rsidR="007C28FE">
          <w:fldChar w:fldCharType="separate"/>
        </w:r>
        <w:r w:rsidR="007C28FE" w:rsidRPr="00384CB6">
          <w:rPr>
            <w:rStyle w:val="Hyperlink"/>
          </w:rPr>
          <w:t>https://datatracker.ietf.org/doc/html/rfc2119</w:t>
        </w:r>
        <w:r w:rsidR="007C28FE">
          <w:fldChar w:fldCharType="end"/>
        </w:r>
      </w:ins>
      <w:del w:id="447"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7F732321" w:rsidR="005823FE" w:rsidRDefault="005823FE" w:rsidP="00540AF8">
      <w:pPr>
        <w:ind w:left="1560" w:hanging="1560"/>
      </w:pPr>
      <w:r w:rsidRPr="00AB37C7">
        <w:t>[RFC3986]</w:t>
      </w:r>
      <w:r>
        <w:tab/>
        <w:t>“</w:t>
      </w:r>
      <w:r w:rsidRPr="00AB37C7">
        <w:t>Uniform Resource Identifier (URI): Generic Syntax</w:t>
      </w:r>
      <w:r>
        <w:t>”</w:t>
      </w:r>
      <w:r w:rsidRPr="00AB37C7">
        <w:t>,</w:t>
      </w:r>
      <w:r>
        <w:br/>
      </w:r>
      <w:ins w:id="448"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r w:rsidR="00773C4D">
          <w:fldChar w:fldCharType="separate"/>
        </w:r>
        <w:r w:rsidR="00773C4D" w:rsidRPr="00384CB6">
          <w:rPr>
            <w:rStyle w:val="Hyperlink"/>
          </w:rPr>
          <w:t>https://datatracker.ietf.org/doc/html/rfc3986</w:t>
        </w:r>
        <w:r w:rsidR="00773C4D">
          <w:fldChar w:fldCharType="end"/>
        </w:r>
      </w:ins>
      <w:del w:id="449"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7F17A285" w:rsidR="007A0070" w:rsidRDefault="007A0070" w:rsidP="007A0070">
      <w:pPr>
        <w:ind w:left="1560" w:hanging="1560"/>
        <w:rPr>
          <w:ins w:id="450" w:author="PH" w:date="2024-11-11T22:06:00Z" w16du:dateUtc="2024-11-11T21:06:00Z"/>
        </w:rPr>
      </w:pPr>
      <w:ins w:id="451" w:author="PH" w:date="2024-11-11T22:06:00Z" w16du:dateUtc="2024-11-11T21:06:00Z">
        <w:r w:rsidRPr="007A0070">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r>
          <w:fldChar w:fldCharType="separate"/>
        </w:r>
        <w:r w:rsidRPr="009B7E99">
          <w:rPr>
            <w:rStyle w:val="Hyperlink"/>
          </w:rPr>
          <w:t>https://datatracker.ietf.org/doc/html/rfc4848</w:t>
        </w:r>
        <w:r>
          <w:fldChar w:fldCharType="end"/>
        </w:r>
      </w:ins>
    </w:p>
    <w:p w14:paraId="298F347E" w14:textId="716B80E4" w:rsidR="005823FE" w:rsidRDefault="005823FE" w:rsidP="00540AF8">
      <w:pPr>
        <w:ind w:left="1560" w:hanging="1560"/>
        <w:rPr>
          <w:ins w:id="452"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53" w:author="PH" w:date="2024-11-11T20:12:00Z" w16du:dateUtc="2024-11-11T19:12:00Z">
        <w:r w:rsidRPr="00DB6F35" w:rsidDel="0065344A">
          <w:rPr>
            <w:lang w:eastAsia="it-IT"/>
          </w:rPr>
          <w:delText>1</w:delText>
        </w:r>
      </w:del>
      <w:ins w:id="454" w:author="PH" w:date="2024-11-11T21:29:00Z" w16du:dateUtc="2024-11-11T20:29:00Z">
        <w:r w:rsidR="00814C1E">
          <w:rPr>
            <w:lang w:eastAsia="it-IT"/>
          </w:rPr>
          <w:t>4</w:t>
        </w:r>
      </w:ins>
      <w:r w:rsidRPr="00DB6F35">
        <w:rPr>
          <w:lang w:eastAsia="it-IT"/>
        </w:rPr>
        <w:t>.0</w:t>
      </w:r>
      <w:r>
        <w:rPr>
          <w:lang w:eastAsia="it-IT"/>
        </w:rPr>
        <w:t>”,</w:t>
      </w:r>
      <w:r>
        <w:rPr>
          <w:lang w:eastAsia="it-IT"/>
        </w:rPr>
        <w:br/>
      </w:r>
      <w:ins w:id="455" w:author="PH" w:date="2024-11-11T20:13:00Z" w16du:dateUtc="2024-11-11T19:13:00Z">
        <w:r w:rsidR="000D7692">
          <w:fldChar w:fldCharType="begin"/>
        </w:r>
        <w:r w:rsidR="000D7692">
          <w:instrText>HYPERLINK "</w:instrText>
        </w:r>
        <w:r w:rsidR="000D7692" w:rsidRPr="000D7692">
          <w:rPr>
            <w:rPrChange w:id="456" w:author="PH" w:date="2024-11-11T20:13:00Z" w16du:dateUtc="2024-11-11T19:13: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ins>
      <w:del w:id="457"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654C514E" w:rsidR="00E561A7" w:rsidRPr="00AB37C7" w:rsidRDefault="00E561A7" w:rsidP="00540AF8">
      <w:pPr>
        <w:ind w:left="1560" w:hanging="1560"/>
      </w:pPr>
      <w:ins w:id="458"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59" w:name="_Toc71821144"/>
      <w:bookmarkStart w:id="460" w:name="_Toc182255634"/>
      <w:r>
        <w:t>Non-normative references</w:t>
      </w:r>
      <w:bookmarkEnd w:id="459"/>
      <w:bookmarkEnd w:id="460"/>
    </w:p>
    <w:p w14:paraId="4E47897D" w14:textId="6AD2C13F"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61"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r w:rsidR="007539E0">
          <w:fldChar w:fldCharType="separate"/>
        </w:r>
        <w:r w:rsidR="007539E0" w:rsidRPr="00384CB6">
          <w:rPr>
            <w:rStyle w:val="Hyperlink"/>
          </w:rPr>
          <w:t>https://www.w3.org/TR/wsdl20/</w:t>
        </w:r>
        <w:r w:rsidR="007539E0">
          <w:fldChar w:fldCharType="end"/>
        </w:r>
      </w:ins>
      <w:del w:id="462"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39E068F9" w:rsidR="005823FE" w:rsidRPr="00AB37C7" w:rsidRDefault="005823FE" w:rsidP="00540AF8">
      <w:pPr>
        <w:ind w:left="1560" w:hanging="1560"/>
      </w:pPr>
      <w:r w:rsidRPr="00AB37C7">
        <w:t>[WS-I BP]</w:t>
      </w:r>
      <w:r>
        <w:tab/>
        <w:t>“</w:t>
      </w:r>
      <w:r w:rsidRPr="00AB37C7">
        <w:t>WS-I Basic Profile Version 1.1</w:t>
      </w:r>
      <w:r>
        <w:t>”,</w:t>
      </w:r>
      <w:r>
        <w:br/>
      </w:r>
      <w:hyperlink r:id="rId21" w:history="1">
        <w:r w:rsidRPr="00427B26">
          <w:rPr>
            <w:rStyle w:val="Hyperlink"/>
          </w:rPr>
          <w:t>http://www.ws-i.org/Profiles/BasicProfile-1.1.html</w:t>
        </w:r>
      </w:hyperlink>
    </w:p>
    <w:p w14:paraId="231419E4" w14:textId="246D4072" w:rsidR="005823FE" w:rsidRPr="00AB37C7" w:rsidRDefault="005823FE" w:rsidP="00540AF8">
      <w:pPr>
        <w:ind w:left="1560" w:hanging="1560"/>
      </w:pPr>
      <w:r w:rsidRPr="00AB37C7">
        <w:t>[WS-I BSP]</w:t>
      </w:r>
      <w:r>
        <w:tab/>
        <w:t>“</w:t>
      </w:r>
      <w:r w:rsidRPr="00AB37C7">
        <w:t>WS-I Basic Security Profile Version 1.0</w:t>
      </w:r>
      <w:r>
        <w:t>”,</w:t>
      </w:r>
      <w:r>
        <w:br/>
      </w:r>
      <w:hyperlink r:id="rId22" w:history="1">
        <w:r w:rsidRPr="00427B26">
          <w:rPr>
            <w:rStyle w:val="Hyperlink"/>
          </w:rPr>
          <w:t>http://www.ws-i.org/Profiles/BasicSecurityProfile-1.0.html</w:t>
        </w:r>
      </w:hyperlink>
    </w:p>
    <w:p w14:paraId="5531F840" w14:textId="68386521" w:rsidR="005823FE" w:rsidRPr="00AB37C7" w:rsidRDefault="005823FE" w:rsidP="00540AF8">
      <w:pPr>
        <w:ind w:left="1560" w:hanging="1560"/>
      </w:pPr>
      <w:r w:rsidRPr="00AB37C7">
        <w:lastRenderedPageBreak/>
        <w:t>[DNS-1034]</w:t>
      </w:r>
      <w:r>
        <w:tab/>
        <w:t>“</w:t>
      </w:r>
      <w:r w:rsidRPr="00AB37C7">
        <w:t>Domain Names - Concepts and Facilities</w:t>
      </w:r>
      <w:r>
        <w:t>”,</w:t>
      </w:r>
      <w:r>
        <w:br/>
      </w:r>
      <w:ins w:id="463"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r w:rsidR="00977307">
          <w:fldChar w:fldCharType="separate"/>
        </w:r>
        <w:r w:rsidR="00977307" w:rsidRPr="00384CB6">
          <w:rPr>
            <w:rStyle w:val="Hyperlink"/>
          </w:rPr>
          <w:t>https://datatracker.ietf.org/doc/html/rfc1034</w:t>
        </w:r>
        <w:r w:rsidR="00977307">
          <w:fldChar w:fldCharType="end"/>
        </w:r>
      </w:ins>
      <w:del w:id="464"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68A30B68" w:rsidR="005823FE" w:rsidRDefault="005823FE" w:rsidP="00540AF8">
      <w:pPr>
        <w:ind w:left="1560" w:hanging="1560"/>
        <w:rPr>
          <w:ins w:id="465" w:author="PH" w:date="2024-11-11T21:25:00Z" w16du:dateUtc="2024-11-11T20:25:00Z"/>
        </w:rPr>
      </w:pPr>
      <w:r w:rsidRPr="00AB37C7">
        <w:t>[DNS-1035]</w:t>
      </w:r>
      <w:r>
        <w:tab/>
        <w:t>“</w:t>
      </w:r>
      <w:r w:rsidRPr="00AB37C7">
        <w:t>Domain Names - Implementation and Specification</w:t>
      </w:r>
      <w:r>
        <w:t>”,</w:t>
      </w:r>
      <w:r>
        <w:br/>
      </w:r>
      <w:ins w:id="466"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r w:rsidR="00977307">
          <w:fldChar w:fldCharType="separate"/>
        </w:r>
        <w:r w:rsidR="00977307" w:rsidRPr="00384CB6">
          <w:rPr>
            <w:rStyle w:val="Hyperlink"/>
          </w:rPr>
          <w:t>https://datatracker.ietf.org/doc/html/rfc1035</w:t>
        </w:r>
        <w:r w:rsidR="00977307">
          <w:fldChar w:fldCharType="end"/>
        </w:r>
      </w:ins>
      <w:del w:id="467"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6CD5B03C" w:rsidR="00273BFC" w:rsidRPr="00AB37C7" w:rsidRDefault="00273BFC" w:rsidP="00273BFC">
      <w:pPr>
        <w:ind w:left="1560" w:hanging="1560"/>
      </w:pPr>
      <w:ins w:id="468"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469" w:author="PH" w:date="2024-11-11T21:25:00Z" w16du:dateUtc="2024-11-11T20:25:00Z"/>
        </w:rPr>
      </w:pPr>
      <w:del w:id="470" w:author="PH" w:date="2024-11-11T21:25:00Z" w16du:dateUtc="2024-11-11T20:25:00Z">
        <w:r w:rsidRPr="000A7B75" w:rsidDel="00273BFC">
          <w:delText>[MD5]</w:delText>
        </w:r>
        <w:r w:rsidRPr="000A7B75" w:rsidDel="00273BFC">
          <w:tab/>
          <w:delText>“The MD5 Message-Digest Algorithm”,</w:delText>
        </w:r>
        <w:r w:rsidDel="00273BFC">
          <w:br/>
        </w:r>
      </w:del>
      <w:del w:id="471"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472" w:name="_Toc182253877"/>
      <w:bookmarkStart w:id="473" w:name="_Toc182254515"/>
      <w:bookmarkEnd w:id="472"/>
      <w:bookmarkEnd w:id="473"/>
    </w:p>
    <w:p w14:paraId="11329996" w14:textId="02208682" w:rsidR="005823FE" w:rsidRPr="00AB37C7" w:rsidRDefault="005823FE" w:rsidP="005823FE">
      <w:pPr>
        <w:pStyle w:val="PHeading2"/>
      </w:pPr>
      <w:bookmarkStart w:id="474" w:name="_Toc71821145"/>
      <w:bookmarkStart w:id="475" w:name="_Toc182255635"/>
      <w:r w:rsidRPr="00AB37C7">
        <w:t>Namespaces</w:t>
      </w:r>
      <w:bookmarkEnd w:id="474"/>
      <w:bookmarkEnd w:id="475"/>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r>
              <w:t>Prefix</w:t>
            </w:r>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r>
              <w:t>ids</w:t>
            </w:r>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r>
              <w:t>lrs</w:t>
            </w:r>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r>
              <w:t>soap</w:t>
            </w:r>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r>
              <w:t>wsdl</w:t>
            </w:r>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r>
              <w:t>xs</w:t>
            </w:r>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476" w:name="_Toc182255636"/>
      <w:r>
        <w:rPr>
          <w:lang w:eastAsia="nb-NO"/>
        </w:rPr>
        <w:t>The Service Discovery Process</w:t>
      </w:r>
      <w:bookmarkEnd w:id="476"/>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477" w:author="PH" w:date="2024-11-11T20:35:00Z" w16du:dateUtc="2024-11-11T19:35:00Z">
        <w:r w:rsidDel="001C3F69">
          <w:rPr>
            <w:lang w:eastAsia="nb-NO"/>
          </w:rPr>
          <w:delText>BUSDOX mandates t</w:delText>
        </w:r>
      </w:del>
      <w:ins w:id="478" w:author="PH" w:date="2024-11-11T20:35:00Z" w16du:dateUtc="2024-11-11T19:35:00Z">
        <w:r w:rsidR="001C3F69">
          <w:rPr>
            <w:lang w:eastAsia="nb-NO"/>
          </w:rPr>
          <w:t>T</w:t>
        </w:r>
      </w:ins>
      <w:r>
        <w:rPr>
          <w:lang w:eastAsia="nb-NO"/>
        </w:rPr>
        <w:t xml:space="preserve">he following interfaces </w:t>
      </w:r>
      <w:ins w:id="479"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480" w:author="PH" w:date="2024-11-11T21:48:00Z" w16du:dateUtc="2024-11-11T20:48:00Z">
        <w:r w:rsidDel="00EE4F69">
          <w:rPr>
            <w:lang w:eastAsia="nb-NO"/>
          </w:rPr>
          <w:delText>Service Metadata Locator</w:delText>
        </w:r>
      </w:del>
      <w:ins w:id="481"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482"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483" w:author="PH" w:date="2024-11-11T21:48:00Z" w16du:dateUtc="2024-11-11T20:48:00Z">
          <w:pPr>
            <w:pStyle w:val="PParagraph"/>
            <w:numPr>
              <w:ilvl w:val="1"/>
              <w:numId w:val="27"/>
            </w:numPr>
            <w:ind w:left="1797" w:hanging="360"/>
          </w:pPr>
        </w:pPrChange>
      </w:pPr>
      <w:del w:id="484" w:author="PH" w:date="2024-11-11T21:48:00Z" w16du:dateUtc="2024-11-11T20:48:00Z">
        <w:r w:rsidDel="00EE4F69">
          <w:rPr>
            <w:lang w:eastAsia="nb-NO"/>
          </w:rPr>
          <w:delText>Service Metadata Publishers</w:delText>
        </w:r>
      </w:del>
      <w:ins w:id="485"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lastRenderedPageBreak/>
        <w:t xml:space="preserve">This specification only covers the interfaces for the </w:t>
      </w:r>
      <w:del w:id="486" w:author="PH" w:date="2024-11-11T20:35:00Z" w16du:dateUtc="2024-11-11T19:35:00Z">
        <w:r w:rsidDel="003C48E5">
          <w:rPr>
            <w:lang w:eastAsia="nb-NO"/>
          </w:rPr>
          <w:delText>Service Metadata Locator</w:delText>
        </w:r>
      </w:del>
      <w:ins w:id="487"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488" w:author="PH" w:date="2024-11-11T20:36:00Z" w16du:dateUtc="2024-11-11T19:36:00Z">
        <w:r w:rsidDel="00562368">
          <w:rPr>
            <w:lang w:eastAsia="nb-NO"/>
          </w:rPr>
          <w:delText>Service Metadata Locator</w:delText>
        </w:r>
      </w:del>
      <w:ins w:id="489"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490" w:name="_Toc71821147"/>
      <w:bookmarkStart w:id="491" w:name="_Toc182255637"/>
      <w:r w:rsidRPr="001B5D58">
        <w:t>Discovery flow</w:t>
      </w:r>
      <w:bookmarkEnd w:id="490"/>
      <w:bookmarkEnd w:id="491"/>
    </w:p>
    <w:p w14:paraId="6727D30F" w14:textId="4AE8520F" w:rsidR="005A2D99" w:rsidRPr="001B5D58" w:rsidRDefault="005A2D99" w:rsidP="005A2D99">
      <w:pPr>
        <w:pStyle w:val="PParagraph"/>
      </w:pPr>
      <w:r w:rsidRPr="001B5D58">
        <w:t xml:space="preserve">For a sender, the first step in the Discovery process is to establish the location of the Service Metadata relating to the particular Participant Identifier to which the sender wants to transmit a message. Each participant identifier is registered with one and only one </w:t>
      </w:r>
      <w:del w:id="492" w:author="PH" w:date="2024-11-11T20:41:00Z" w16du:dateUtc="2024-11-11T19:41:00Z">
        <w:r w:rsidRPr="001B5D58" w:rsidDel="00AF71CD">
          <w:delText>Service Metadata Publisher</w:delText>
        </w:r>
      </w:del>
      <w:ins w:id="493" w:author="PH" w:date="2024-11-11T20:41:00Z" w16du:dateUtc="2024-11-11T19:41:00Z">
        <w:r w:rsidR="00AF71CD">
          <w:t>SMP</w:t>
        </w:r>
      </w:ins>
      <w:r w:rsidRPr="001B5D58">
        <w:t>. The sender constructs the address for the service metadata for a given recipient participant identifier using a stand</w:t>
      </w:r>
      <w:r>
        <w:t>ard format, as follows:</w:t>
      </w:r>
    </w:p>
    <w:p w14:paraId="7DD8C262" w14:textId="12688C58" w:rsidR="005A2D99" w:rsidRPr="001B5D58" w:rsidRDefault="005A2D99" w:rsidP="005A2D99">
      <w:pPr>
        <w:pStyle w:val="Code"/>
      </w:pPr>
      <w:r w:rsidRPr="001B5D58">
        <w:t>http</w:t>
      </w:r>
      <w:ins w:id="494" w:author="PH" w:date="2024-11-25T22:45:00Z" w16du:dateUtc="2024-11-25T21:45:00Z">
        <w:r w:rsidR="00224FBD">
          <w:t>s</w:t>
        </w:r>
      </w:ins>
      <w:r w:rsidRPr="001B5D58">
        <w:t>://&lt;hash over recipientID&gt;.&lt;schemeID&gt;.&lt;SML domain&gt;/&lt;recip</w:t>
      </w:r>
      <w:r>
        <w:t>ientID&gt;/services/&lt;documentType&gt;</w:t>
      </w:r>
    </w:p>
    <w:p w14:paraId="7FA624EE" w14:textId="07686408"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495" w:author="PH" w:date="2024-11-11T20:57:00Z" w16du:dateUtc="2024-11-11T19:57:00Z">
        <w:r w:rsidRPr="001B5D58" w:rsidDel="00A878E8">
          <w:delText>Service Metadata Publishing</w:delText>
        </w:r>
      </w:del>
      <w:ins w:id="496"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497" w:author="PH" w:date="2024-11-11T22:13:00Z" w16du:dateUtc="2024-11-11T21:13:00Z">
        <w:r w:rsidR="00D112DD">
          <w:t xml:space="preserve">Figure </w:t>
        </w:r>
        <w:r w:rsidR="00D112DD">
          <w:rPr>
            <w:noProof/>
          </w:rPr>
          <w:t>2</w:t>
        </w:r>
      </w:ins>
      <w:r>
        <w:fldChar w:fldCharType="end"/>
      </w:r>
      <w:r w:rsidRPr="001B5D58">
        <w:t>.</w:t>
      </w:r>
    </w:p>
    <w:p w14:paraId="23E3BE11" w14:textId="7BCC2DA7"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D112DD">
        <w:t>3.1.1</w:t>
      </w:r>
      <w:r w:rsidR="00DB6F35">
        <w:fldChar w:fldCharType="end"/>
      </w:r>
      <w:r w:rsidRPr="001B5D58">
        <w:t xml:space="preserve"> Format of Participant Identifiers.</w:t>
      </w:r>
    </w:p>
    <w:p w14:paraId="0EF4788D" w14:textId="77777777" w:rsidR="005A2D99" w:rsidRDefault="005A2D99" w:rsidP="005A2D99">
      <w:pPr>
        <w:keepNext/>
        <w:jc w:val="center"/>
      </w:pPr>
      <w:commentRangeStart w:id="498"/>
      <w:r>
        <w:rPr>
          <w:noProof/>
          <w:lang w:val="de-DE" w:eastAsia="de-DE"/>
        </w:rPr>
        <w:lastRenderedPageBreak/>
        <w:drawing>
          <wp:inline distT="0" distB="0" distL="0" distR="0" wp14:anchorId="7784B27A" wp14:editId="38BFE449">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commentRangeEnd w:id="498"/>
      <w:r w:rsidR="00AB2F31">
        <w:rPr>
          <w:rStyle w:val="Kommentarzeichen"/>
        </w:rPr>
        <w:commentReference w:id="498"/>
      </w:r>
    </w:p>
    <w:p w14:paraId="72FF5289" w14:textId="6147D6D8" w:rsidR="005A2D99" w:rsidRDefault="005A2D99" w:rsidP="005A2D99">
      <w:pPr>
        <w:pStyle w:val="Beschriftung"/>
      </w:pPr>
      <w:bookmarkStart w:id="499" w:name="_Ref182237180"/>
      <w:r>
        <w:t xml:space="preserve">Figure </w:t>
      </w:r>
      <w:fldSimple w:instr=" SEQ Figure \* ARABIC ">
        <w:r w:rsidR="00D112DD">
          <w:rPr>
            <w:noProof/>
          </w:rPr>
          <w:t>2</w:t>
        </w:r>
      </w:fldSimple>
      <w:bookmarkEnd w:id="499"/>
      <w:r>
        <w:t xml:space="preserve">: </w:t>
      </w:r>
      <w:r w:rsidRPr="00332978">
        <w:t>Sequence Diagram for Sender transmitting Document to Recipient</w:t>
      </w:r>
    </w:p>
    <w:p w14:paraId="57C07616" w14:textId="1BB9AF21" w:rsidR="005A2D99" w:rsidRDefault="005A2D99" w:rsidP="005A2D99">
      <w:pPr>
        <w:pStyle w:val="PParagraph"/>
        <w:rPr>
          <w:ins w:id="500" w:author="PH" w:date="2024-11-11T22:07:00Z" w16du:dateUtc="2024-11-11T21:07:00Z"/>
        </w:rPr>
      </w:pPr>
      <w:r w:rsidRPr="001F47A3">
        <w:t xml:space="preserve">The underlying design of the Discovery process is based on the use of Domain Name System (DNS) </w:t>
      </w:r>
      <w:del w:id="501" w:author="PH" w:date="2024-11-11T21:05:00Z" w16du:dateUtc="2024-11-11T20:05:00Z">
        <w:r w:rsidRPr="001F47A3" w:rsidDel="00775A59">
          <w:delText xml:space="preserve">CNAME </w:delText>
        </w:r>
      </w:del>
      <w:ins w:id="502" w:author="PH" w:date="2024-11-11T21:05:00Z" w16du:dateUtc="2024-11-11T20:05:00Z">
        <w:r w:rsidR="00775A59">
          <w:t>U-NAPTR</w:t>
        </w:r>
        <w:r w:rsidR="00775A59" w:rsidRPr="001F47A3">
          <w:t xml:space="preserve"> </w:t>
        </w:r>
      </w:ins>
      <w:r w:rsidRPr="001F47A3">
        <w:t>records</w:t>
      </w:r>
      <w:ins w:id="503" w:author="PH" w:date="2024-11-11T21:19:00Z" w16du:dateUtc="2024-11-11T20:19:00Z">
        <w:r w:rsidR="00D24E1A">
          <w:t xml:space="preserve"> (see [BDXL1])</w:t>
        </w:r>
      </w:ins>
      <w:r w:rsidRPr="001F47A3">
        <w:t xml:space="preserve"> which correspond to the Domain Name in the format given above, namely that there is a </w:t>
      </w:r>
      <w:del w:id="504" w:author="PH" w:date="2024-11-11T21:38:00Z" w16du:dateUtc="2024-11-11T20:38:00Z">
        <w:r w:rsidRPr="001F47A3" w:rsidDel="00E8583E">
          <w:delText>CN</w:delText>
        </w:r>
        <w:r w:rsidDel="00E8583E">
          <w:delText xml:space="preserve">AME </w:delText>
        </w:r>
      </w:del>
      <w:ins w:id="505"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506" w:author="PH" w:date="2024-11-11T21:20:00Z" w16du:dateUtc="2024-11-11T20:20:00Z">
        <w:r w:rsidRPr="001F47A3" w:rsidDel="00D24E1A">
          <w:delText xml:space="preserve">CNAME </w:delText>
        </w:r>
      </w:del>
      <w:ins w:id="507" w:author="PH" w:date="2024-11-11T21:20:00Z" w16du:dateUtc="2024-11-11T20:20:00Z">
        <w:r w:rsidR="00D24E1A">
          <w:t>U-NAPTR</w:t>
        </w:r>
        <w:r w:rsidR="00D24E1A" w:rsidRPr="001F47A3">
          <w:t xml:space="preserve"> </w:t>
        </w:r>
      </w:ins>
      <w:r w:rsidRPr="001F47A3">
        <w:t xml:space="preserve">record points at the </w:t>
      </w:r>
      <w:del w:id="508" w:author="PH" w:date="2024-11-11T21:20:00Z" w16du:dateUtc="2024-11-11T20:20:00Z">
        <w:r w:rsidRPr="001F47A3" w:rsidDel="00612E4E">
          <w:delText>Service Metadata Publisher</w:delText>
        </w:r>
      </w:del>
      <w:ins w:id="509" w:author="PH" w:date="2024-11-11T21:20:00Z" w16du:dateUtc="2024-11-11T20:20:00Z">
        <w:r w:rsidR="00612E4E">
          <w:t>SMP</w:t>
        </w:r>
      </w:ins>
      <w:r w:rsidRPr="001F47A3">
        <w:t xml:space="preserve"> which holds the metadata about that recipient. This means that an address lookup for the domain name by the sender naturally resolves to the </w:t>
      </w:r>
      <w:del w:id="510" w:author="PH" w:date="2024-11-11T21:20:00Z" w16du:dateUtc="2024-11-11T20:20:00Z">
        <w:r w:rsidRPr="001F47A3" w:rsidDel="00714F92">
          <w:delText>Service Metadata Publisher</w:delText>
        </w:r>
      </w:del>
      <w:ins w:id="511" w:author="PH" w:date="2024-11-11T21:20:00Z" w16du:dateUtc="2024-11-11T20:20:00Z">
        <w:r w:rsidR="00714F92">
          <w:t>SMP</w:t>
        </w:r>
      </w:ins>
      <w:r w:rsidRPr="001F47A3">
        <w:t xml:space="preserve"> holding the metadata.</w:t>
      </w:r>
      <w:del w:id="512"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pPr>
        <w:pStyle w:val="PHeading3"/>
        <w:rPr>
          <w:ins w:id="513" w:author="PH" w:date="2024-11-11T21:39:00Z" w16du:dateUtc="2024-11-11T20:39:00Z"/>
        </w:rPr>
        <w:pPrChange w:id="514" w:author="PH" w:date="2024-11-11T22:07:00Z" w16du:dateUtc="2024-11-11T21:07:00Z">
          <w:pPr>
            <w:pStyle w:val="PParagraph"/>
          </w:pPr>
        </w:pPrChange>
      </w:pPr>
      <w:bookmarkStart w:id="515" w:name="_Toc182255638"/>
      <w:ins w:id="516" w:author="PH" w:date="2024-11-11T22:07:00Z" w16du:dateUtc="2024-11-11T21:07:00Z">
        <w:r w:rsidRPr="00FC6250">
          <w:t>U-NAPTR Resource Records</w:t>
        </w:r>
      </w:ins>
      <w:bookmarkEnd w:id="515"/>
    </w:p>
    <w:p w14:paraId="2479F19C" w14:textId="1DE96E94" w:rsidR="00444476" w:rsidRDefault="00444476" w:rsidP="005A2D99">
      <w:pPr>
        <w:pStyle w:val="PParagraph"/>
        <w:rPr>
          <w:ins w:id="517" w:author="PH" w:date="2024-11-11T22:08:00Z" w16du:dateUtc="2024-11-11T21:08:00Z"/>
        </w:rPr>
      </w:pPr>
      <w:ins w:id="518" w:author="PH" w:date="2024-11-11T21:39:00Z" w16du:dateUtc="2024-11-11T20:39:00Z">
        <w:r>
          <w:t xml:space="preserve">The NAPTR service name MUST be </w:t>
        </w:r>
        <w:r w:rsidRPr="00444476">
          <w:rPr>
            <w:rStyle w:val="InlinecodeZchn"/>
            <w:rFonts w:eastAsiaTheme="minorHAnsi"/>
            <w:rPrChange w:id="519" w:author="PH" w:date="2024-11-11T21:39:00Z" w16du:dateUtc="2024-11-11T20:39:00Z">
              <w:rPr/>
            </w:rPrChange>
          </w:rPr>
          <w:t>Meta:SMP</w:t>
        </w:r>
        <w:r>
          <w:t>.</w:t>
        </w:r>
      </w:ins>
      <w:ins w:id="520" w:author="PH" w:date="2024-11-11T21:40:00Z" w16du:dateUtc="2024-11-11T20:40:00Z">
        <w:r w:rsidR="00F14B8C">
          <w:t xml:space="preserve"> Other service names MUST NOT be </w:t>
        </w:r>
      </w:ins>
      <w:ins w:id="521" w:author="PH" w:date="2024-11-11T21:43:00Z" w16du:dateUtc="2024-11-11T20:43:00Z">
        <w:r w:rsidR="00093BD4">
          <w:t>used</w:t>
        </w:r>
      </w:ins>
      <w:ins w:id="522" w:author="PH" w:date="2024-11-11T21:40:00Z" w16du:dateUtc="2024-11-11T20:40:00Z">
        <w:r w:rsidR="00F14B8C">
          <w:t>.</w:t>
        </w:r>
      </w:ins>
      <w:ins w:id="523"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24" w:author="PH" w:date="2024-11-11T22:09:00Z" w16du:dateUtc="2024-11-11T21:09:00Z"/>
        </w:rPr>
      </w:pPr>
      <w:ins w:id="525" w:author="PH" w:date="2024-11-11T22:08:00Z">
        <w:r w:rsidRPr="00FC6250">
          <w:t>URI values stored in BDXL U-NAPTR records MUST</w:t>
        </w:r>
      </w:ins>
    </w:p>
    <w:p w14:paraId="1FA12E37" w14:textId="63E85F89" w:rsidR="0003614C" w:rsidRDefault="00FC6250" w:rsidP="00FC6250">
      <w:pPr>
        <w:pStyle w:val="PParagraph"/>
        <w:numPr>
          <w:ilvl w:val="0"/>
          <w:numId w:val="69"/>
        </w:numPr>
        <w:rPr>
          <w:ins w:id="526" w:author="PH" w:date="2024-11-11T22:12:00Z" w16du:dateUtc="2024-11-11T21:12:00Z"/>
        </w:rPr>
      </w:pPr>
      <w:ins w:id="527" w:author="PH" w:date="2024-11-11T22:08:00Z">
        <w:r w:rsidRPr="00FC6250">
          <w:t xml:space="preserve">use </w:t>
        </w:r>
      </w:ins>
      <w:ins w:id="528" w:author="PH" w:date="2024-11-11T22:10:00Z" w16du:dateUtc="2024-11-11T21:10:00Z">
        <w:r w:rsidR="00FB6CFA">
          <w:t xml:space="preserve">only </w:t>
        </w:r>
      </w:ins>
      <w:ins w:id="529" w:author="PH" w:date="2024-11-11T22:08:00Z">
        <w:r w:rsidRPr="00FC6250">
          <w:t xml:space="preserve">the </w:t>
        </w:r>
      </w:ins>
      <w:r w:rsidR="00175065">
        <w:t>“https”</w:t>
      </w:r>
      <w:ins w:id="530" w:author="PH" w:date="2024-11-11T22:08:00Z">
        <w:r w:rsidRPr="00FC6250">
          <w:t xml:space="preserve"> URL scheme</w:t>
        </w:r>
      </w:ins>
      <w:ins w:id="531" w:author="PH" w:date="2024-11-11T22:10:00Z" w16du:dateUtc="2024-11-11T21:10:00Z">
        <w:r w:rsidR="00FB6CFA">
          <w:t>.</w:t>
        </w:r>
      </w:ins>
    </w:p>
    <w:p w14:paraId="53445CDB" w14:textId="2B9BA7CB" w:rsidR="00FC6250" w:rsidRPr="006210FE" w:rsidRDefault="0003614C" w:rsidP="00FC6250">
      <w:pPr>
        <w:pStyle w:val="PParagraph"/>
        <w:numPr>
          <w:ilvl w:val="0"/>
          <w:numId w:val="69"/>
        </w:numPr>
        <w:rPr>
          <w:ins w:id="532" w:author="PH" w:date="2024-11-11T22:09:00Z" w16du:dateUtc="2024-11-11T21:09:00Z"/>
        </w:rPr>
      </w:pPr>
      <w:ins w:id="533" w:author="PH" w:date="2024-11-11T22:12:00Z" w16du:dateUtc="2024-11-11T21:12:00Z">
        <w:r>
          <w:t>NOT use username and/or password in the domain authority section</w:t>
        </w:r>
      </w:ins>
    </w:p>
    <w:p w14:paraId="6D28DDB9" w14:textId="2432C3A8" w:rsidR="00FC6250" w:rsidRDefault="00FB6CFA" w:rsidP="00FC6250">
      <w:pPr>
        <w:pStyle w:val="PParagraph"/>
        <w:numPr>
          <w:ilvl w:val="0"/>
          <w:numId w:val="69"/>
        </w:numPr>
        <w:rPr>
          <w:ins w:id="534" w:author="PH" w:date="2024-11-11T22:09:00Z" w16du:dateUtc="2024-11-11T21:09:00Z"/>
        </w:rPr>
      </w:pPr>
      <w:ins w:id="535" w:author="PH" w:date="2024-11-11T22:11:00Z" w16du:dateUtc="2024-11-11T21:11:00Z">
        <w:r>
          <w:t xml:space="preserve">NOT </w:t>
        </w:r>
      </w:ins>
      <w:ins w:id="536" w:author="PH" w:date="2024-11-11T22:08:00Z">
        <w:r w:rsidR="00FC6250" w:rsidRPr="00FC6250">
          <w:t xml:space="preserve">include query or fragment parts, in addition to the </w:t>
        </w:r>
      </w:ins>
      <w:ins w:id="537" w:author="PH" w:date="2024-11-11T22:12:00Z" w16du:dateUtc="2024-11-11T21:12:00Z">
        <w:r w:rsidR="0003614C">
          <w:t xml:space="preserve">domain </w:t>
        </w:r>
      </w:ins>
      <w:ins w:id="538" w:author="PH" w:date="2024-11-11T22:08:00Z">
        <w:r w:rsidR="00FC6250" w:rsidRPr="00FC6250">
          <w:t xml:space="preserve">authority </w:t>
        </w:r>
      </w:ins>
      <w:r w:rsidR="00175065">
        <w:t xml:space="preserve">and path </w:t>
      </w:r>
      <w:ins w:id="539" w:author="PH" w:date="2024-11-11T22:08:00Z">
        <w:r w:rsidR="00FC6250" w:rsidRPr="00FC6250">
          <w:t>part</w:t>
        </w:r>
      </w:ins>
      <w:r w:rsidR="00175065">
        <w:t>s</w:t>
      </w:r>
    </w:p>
    <w:p w14:paraId="781EE2F4" w14:textId="7F66572C" w:rsidR="00FC6250" w:rsidRDefault="00FC6250" w:rsidP="00FC6250">
      <w:pPr>
        <w:pStyle w:val="PParagraph"/>
        <w:rPr>
          <w:ins w:id="540" w:author="PH" w:date="2024-11-27T09:36:00Z" w16du:dateUtc="2024-11-27T08:36:00Z"/>
        </w:rPr>
      </w:pPr>
      <w:ins w:id="541" w:author="PH" w:date="2024-11-11T22:08:00Z">
        <w:r w:rsidRPr="00FC6250">
          <w:lastRenderedPageBreak/>
          <w:t xml:space="preserve">Note that </w:t>
        </w:r>
      </w:ins>
      <w:ins w:id="542" w:author="PH" w:date="2024-11-11T22:13:00Z" w16du:dateUtc="2024-11-11T21:13:00Z">
        <w:r w:rsidR="001C2A93">
          <w:t>URI</w:t>
        </w:r>
        <w:r w:rsidR="0003614C">
          <w:t xml:space="preserve"> </w:t>
        </w:r>
      </w:ins>
      <w:ins w:id="543" w:author="PH" w:date="2024-11-11T22:08:00Z">
        <w:r w:rsidRPr="00FC6250">
          <w:t>scheme and host name are case insensitive. All other URI components MUST be treated as case sensitive</w:t>
        </w:r>
      </w:ins>
      <w:ins w:id="544" w:author="PH" w:date="2024-11-11T22:09:00Z" w16du:dateUtc="2024-11-11T21:09:00Z">
        <w:r w:rsidR="009B026B">
          <w:t xml:space="preserve"> (see [RFC3986])</w:t>
        </w:r>
      </w:ins>
      <w:ins w:id="545" w:author="PH" w:date="2024-11-11T22:08:00Z">
        <w:r w:rsidRPr="00FC6250">
          <w:t>.</w:t>
        </w:r>
      </w:ins>
    </w:p>
    <w:p w14:paraId="7F95A9D6" w14:textId="21E73B6B" w:rsidR="0056341E" w:rsidRDefault="0056341E" w:rsidP="00FC6250">
      <w:pPr>
        <w:pStyle w:val="PParagraph"/>
      </w:pPr>
      <w:ins w:id="546" w:author="PH" w:date="2024-11-27T09:36:00Z" w16du:dateUtc="2024-11-27T08:36:00Z">
        <w:r>
          <w:t>Note</w:t>
        </w:r>
      </w:ins>
      <w:ins w:id="547" w:author="PH" w:date="2024-11-27T09:37:00Z" w16du:dateUtc="2024-11-27T08:37:00Z">
        <w:r>
          <w:t xml:space="preserve"> w</w:t>
        </w:r>
      </w:ins>
      <w:ins w:id="548" w:author="PH" w:date="2024-11-27T09:36:00Z" w16du:dateUtc="2024-11-27T08:36:00Z">
        <w:r>
          <w:t xml:space="preserve">hen querying NAPTR records for a Participant, more than one record </w:t>
        </w:r>
      </w:ins>
      <w:ins w:id="549" w:author="PH" w:date="2024-11-27T09:37:00Z" w16du:dateUtc="2024-11-27T08:37:00Z">
        <w:r>
          <w:t>w</w:t>
        </w:r>
      </w:ins>
      <w:ins w:id="550" w:author="PH" w:date="2024-11-27T09:36:00Z" w16du:dateUtc="2024-11-27T08:36:00Z">
        <w:r>
          <w:t>ith different s</w:t>
        </w:r>
      </w:ins>
      <w:ins w:id="551" w:author="PH" w:date="2024-11-27T09:37:00Z" w16du:dateUtc="2024-11-27T08:37:00Z">
        <w:r>
          <w:t>ervice names</w:t>
        </w:r>
      </w:ins>
      <w:ins w:id="552" w:author="PH" w:date="2024-11-27T09:36:00Z" w16du:dateUtc="2024-11-27T08:36:00Z">
        <w:r>
          <w:t xml:space="preserve"> may be returned.</w:t>
        </w:r>
      </w:ins>
    </w:p>
    <w:p w14:paraId="56ABE7DE" w14:textId="77777777" w:rsidR="006C5BE2" w:rsidRPr="001F47A3" w:rsidRDefault="006C5BE2" w:rsidP="006C5BE2">
      <w:pPr>
        <w:pStyle w:val="PHeading2"/>
      </w:pPr>
      <w:bookmarkStart w:id="553" w:name="_Toc71821148"/>
      <w:bookmarkStart w:id="554" w:name="_Toc182255639"/>
      <w:r w:rsidRPr="001F47A3">
        <w:t>Flows Relating to Service Metadata Publishers</w:t>
      </w:r>
      <w:bookmarkEnd w:id="553"/>
      <w:bookmarkEnd w:id="554"/>
      <w:r w:rsidRPr="001F47A3">
        <w:t xml:space="preserve"> </w:t>
      </w:r>
    </w:p>
    <w:p w14:paraId="1BEB03F2" w14:textId="027D8298" w:rsidR="006C5BE2" w:rsidRDefault="006C5BE2" w:rsidP="006C5BE2">
      <w:pPr>
        <w:pStyle w:val="PParagraph"/>
      </w:pPr>
      <w:r w:rsidRPr="001F47A3">
        <w:t xml:space="preserve">The management of the DNS </w:t>
      </w:r>
      <w:del w:id="555" w:author="PH" w:date="2024-11-11T21:20:00Z" w16du:dateUtc="2024-11-11T20:20:00Z">
        <w:r w:rsidRPr="001F47A3" w:rsidDel="00C20FAE">
          <w:delText xml:space="preserve">CNAME </w:delText>
        </w:r>
      </w:del>
      <w:ins w:id="556"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557" w:author="PH" w:date="2024-11-11T21:20:00Z" w16du:dateUtc="2024-11-11T20:20:00Z">
        <w:r w:rsidRPr="001F47A3" w:rsidDel="00891F73">
          <w:delText>Service Metadata Locator</w:delText>
        </w:r>
      </w:del>
      <w:ins w:id="558" w:author="PH" w:date="2024-11-11T21:20:00Z" w16du:dateUtc="2024-11-11T20:20:00Z">
        <w:r w:rsidR="00891F73">
          <w:t>SML</w:t>
        </w:r>
      </w:ins>
      <w:r w:rsidRPr="001F47A3">
        <w:t xml:space="preserve">. The management interface is primarily for use by the </w:t>
      </w:r>
      <w:del w:id="559" w:author="PH" w:date="2024-11-11T21:21:00Z" w16du:dateUtc="2024-11-11T20:21:00Z">
        <w:r w:rsidRPr="001F47A3" w:rsidDel="00555610">
          <w:delText>Service Metadata Publisher</w:delText>
        </w:r>
      </w:del>
      <w:ins w:id="560" w:author="PH" w:date="2024-11-11T21:21:00Z" w16du:dateUtc="2024-11-11T20:21:00Z">
        <w:r w:rsidR="00555610">
          <w:t>SMP</w:t>
        </w:r>
      </w:ins>
      <w:r w:rsidRPr="001F47A3">
        <w:t xml:space="preserve"> which controls the service metadata for a given participant identifier. Note that the DNS </w:t>
      </w:r>
      <w:del w:id="561" w:author="PH" w:date="2024-11-11T21:21:00Z" w16du:dateUtc="2024-11-11T20:21:00Z">
        <w:r w:rsidRPr="001F47A3" w:rsidDel="00604F57">
          <w:delText xml:space="preserve">CNAME </w:delText>
        </w:r>
      </w:del>
      <w:ins w:id="562"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563" w:author="PH" w:date="2024-11-11T21:21:00Z" w16du:dateUtc="2024-11-11T20:21:00Z">
        <w:r w:rsidRPr="001F47A3" w:rsidDel="005B4F46">
          <w:delText>Service Metadata Publisher</w:delText>
        </w:r>
      </w:del>
      <w:ins w:id="564" w:author="PH" w:date="2024-11-11T21:21:00Z" w16du:dateUtc="2024-11-11T20:21:00Z">
        <w:r w:rsidR="005B4F46">
          <w:t>SMP</w:t>
        </w:r>
      </w:ins>
      <w:r w:rsidRPr="001F47A3">
        <w:t xml:space="preserve"> but are manipulated by the </w:t>
      </w:r>
      <w:del w:id="565" w:author="PH" w:date="2024-11-11T21:21:00Z" w16du:dateUtc="2024-11-11T20:21:00Z">
        <w:r w:rsidRPr="001F47A3" w:rsidDel="005B4F46">
          <w:delText>Service Metadata Locator</w:delText>
        </w:r>
      </w:del>
      <w:ins w:id="566" w:author="PH" w:date="2024-11-11T21:21:00Z" w16du:dateUtc="2024-11-11T20:21:00Z">
        <w:r w:rsidR="005B4F46">
          <w:t>SML</w:t>
        </w:r>
      </w:ins>
      <w:r w:rsidRPr="001F47A3">
        <w:t xml:space="preserve"> service following requests made to its Management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567" w:author="PH" w:date="2024-11-11T22:13:00Z" w16du:dateUtc="2024-11-11T21:13:00Z">
        <w:r w:rsidR="00D112DD">
          <w:t xml:space="preserve">Figure </w:t>
        </w:r>
        <w:r w:rsidR="00D112DD">
          <w:rPr>
            <w:noProof/>
          </w:rPr>
          <w:t>3</w:t>
        </w:r>
      </w:ins>
      <w:r>
        <w:fldChar w:fldCharType="end"/>
      </w:r>
      <w:r w:rsidRPr="001F47A3">
        <w:t>.</w:t>
      </w:r>
    </w:p>
    <w:p w14:paraId="694DAFB9" w14:textId="77777777" w:rsidR="006C5BE2" w:rsidRDefault="006C5BE2" w:rsidP="006C5BE2">
      <w:pPr>
        <w:keepNext/>
        <w:jc w:val="center"/>
      </w:pPr>
      <w:r>
        <w:rPr>
          <w:noProof/>
          <w:lang w:val="de-DE" w:eastAsia="de-DE"/>
        </w:rPr>
        <w:lastRenderedPageBreak/>
        <w:drawing>
          <wp:inline distT="0" distB="0" distL="0" distR="0" wp14:anchorId="3EB975BD" wp14:editId="6BE69957">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C48AD1B" w14:textId="524112B5" w:rsidR="006C5BE2" w:rsidRDefault="006C5BE2" w:rsidP="006C5BE2">
      <w:pPr>
        <w:pStyle w:val="Beschriftung"/>
      </w:pPr>
      <w:bookmarkStart w:id="568" w:name="_Ref182237455"/>
      <w:r>
        <w:t xml:space="preserve">Figure </w:t>
      </w:r>
      <w:fldSimple w:instr=" SEQ Figure \* ARABIC ">
        <w:r w:rsidR="00D112DD">
          <w:rPr>
            <w:noProof/>
          </w:rPr>
          <w:t>3</w:t>
        </w:r>
      </w:fldSimple>
      <w:bookmarkEnd w:id="568"/>
      <w:r>
        <w:t xml:space="preserve">: </w:t>
      </w:r>
      <w:r w:rsidRPr="008517C9">
        <w:t xml:space="preserve">Sequence Diagram for </w:t>
      </w:r>
      <w:del w:id="569" w:author="PH" w:date="2024-11-11T21:49:00Z" w16du:dateUtc="2024-11-11T20:49:00Z">
        <w:r w:rsidRPr="008517C9" w:rsidDel="00A82911">
          <w:delText>Service Metadata Publisher</w:delText>
        </w:r>
      </w:del>
      <w:ins w:id="570" w:author="PH" w:date="2024-11-11T21:49:00Z" w16du:dateUtc="2024-11-11T20:49:00Z">
        <w:r w:rsidR="00A82911">
          <w:t>SMP</w:t>
        </w:r>
      </w:ins>
      <w:r w:rsidRPr="008517C9">
        <w:t xml:space="preserve"> Adding, Updating and Removing Metadata for a Participant</w:t>
      </w:r>
    </w:p>
    <w:p w14:paraId="3B25E40A" w14:textId="51694400" w:rsidR="006C5BE2" w:rsidRPr="00851205" w:rsidRDefault="006C5BE2" w:rsidP="006C5BE2">
      <w:pPr>
        <w:pStyle w:val="PParagraph"/>
      </w:pPr>
      <w:r w:rsidRPr="00851205">
        <w:t xml:space="preserve">Each </w:t>
      </w:r>
      <w:del w:id="571" w:author="PH" w:date="2024-11-11T21:21:00Z" w16du:dateUtc="2024-11-11T20:21:00Z">
        <w:r w:rsidRPr="00851205" w:rsidDel="00BE4B88">
          <w:delText>Service Metadata Publisher</w:delText>
        </w:r>
      </w:del>
      <w:ins w:id="572" w:author="PH" w:date="2024-11-11T21:21:00Z" w16du:dateUtc="2024-11-11T20:21:00Z">
        <w:r w:rsidR="00BE4B88">
          <w:t>SMP</w:t>
        </w:r>
      </w:ins>
      <w:r w:rsidRPr="00851205">
        <w:t xml:space="preserve"> is required to register the address of its server with the </w:t>
      </w:r>
      <w:del w:id="573" w:author="PH" w:date="2024-11-11T21:21:00Z" w16du:dateUtc="2024-11-11T20:21:00Z">
        <w:r w:rsidRPr="00851205" w:rsidDel="00BE4B88">
          <w:delText>Service Metadata Locator</w:delText>
        </w:r>
      </w:del>
      <w:ins w:id="574"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w:t>
      </w:r>
      <w:r w:rsidRPr="00851205">
        <w:lastRenderedPageBreak/>
        <w:t xml:space="preserve">participant is registered. For this purpose, the SMP uses the </w:t>
      </w:r>
      <w:r w:rsidRPr="006D7489">
        <w:t>ManageServiceMetadata</w:t>
      </w:r>
      <w:r w:rsidRPr="00851205">
        <w:t xml:space="preserve"> interface with flows as shown in</w:t>
      </w:r>
      <w:r>
        <w:t xml:space="preserve"> </w:t>
      </w:r>
      <w:r>
        <w:fldChar w:fldCharType="begin"/>
      </w:r>
      <w:r>
        <w:instrText xml:space="preserve"> REF _Ref182237439 \h </w:instrText>
      </w:r>
      <w:r>
        <w:fldChar w:fldCharType="separate"/>
      </w:r>
      <w:ins w:id="575" w:author="PH" w:date="2024-11-11T22:13:00Z" w16du:dateUtc="2024-11-11T21:13:00Z">
        <w:r w:rsidR="00D112DD">
          <w:t xml:space="preserve">Figure </w:t>
        </w:r>
        <w:r w:rsidR="00D112DD">
          <w:rPr>
            <w:noProof/>
          </w:rPr>
          <w:t>4</w:t>
        </w:r>
      </w:ins>
      <w:r>
        <w:fldChar w:fldCharType="end"/>
      </w:r>
      <w:r w:rsidRPr="00851205">
        <w:t>.</w:t>
      </w:r>
    </w:p>
    <w:p w14:paraId="5EA33371" w14:textId="77777777" w:rsidR="006C5BE2" w:rsidRDefault="006C5BE2" w:rsidP="006C5BE2">
      <w:pPr>
        <w:keepNext/>
        <w:jc w:val="center"/>
      </w:pPr>
      <w:commentRangeStart w:id="576"/>
      <w:r>
        <w:rPr>
          <w:noProof/>
          <w:lang w:val="de-DE" w:eastAsia="de-DE"/>
        </w:rPr>
        <w:drawing>
          <wp:inline distT="0" distB="0" distL="0" distR="0" wp14:anchorId="08959BF7" wp14:editId="6E8D01D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commentRangeEnd w:id="576"/>
      <w:r w:rsidR="0056341E">
        <w:rPr>
          <w:rStyle w:val="Kommentarzeichen"/>
        </w:rPr>
        <w:commentReference w:id="576"/>
      </w:r>
    </w:p>
    <w:p w14:paraId="1357F265" w14:textId="4FC25AC4" w:rsidR="006C5BE2" w:rsidRDefault="006C5BE2" w:rsidP="006C5BE2">
      <w:pPr>
        <w:pStyle w:val="Beschriftung"/>
      </w:pPr>
      <w:bookmarkStart w:id="577" w:name="_Ref182237439"/>
      <w:r>
        <w:t xml:space="preserve">Figure </w:t>
      </w:r>
      <w:fldSimple w:instr=" SEQ Figure \* ARABIC ">
        <w:r w:rsidR="00D112DD">
          <w:rPr>
            <w:noProof/>
          </w:rPr>
          <w:t>4</w:t>
        </w:r>
      </w:fldSimple>
      <w:bookmarkEnd w:id="577"/>
      <w:r>
        <w:t xml:space="preserve">: </w:t>
      </w:r>
      <w:del w:id="578" w:author="PH" w:date="2024-11-11T21:49:00Z" w16du:dateUtc="2024-11-11T20:49:00Z">
        <w:r w:rsidRPr="0063052C" w:rsidDel="00520700">
          <w:delText>Service Metadata Publisher</w:delText>
        </w:r>
      </w:del>
      <w:ins w:id="579" w:author="PH" w:date="2024-11-11T21:49:00Z" w16du:dateUtc="2024-11-11T20:49:00Z">
        <w:r w:rsidR="00520700">
          <w:t>SMP</w:t>
        </w:r>
      </w:ins>
      <w:r w:rsidRPr="0063052C">
        <w:t xml:space="preserve"> use of the ManageServiceMetadata</w:t>
      </w:r>
    </w:p>
    <w:p w14:paraId="2FFACDCE" w14:textId="7066D868"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580" w:author="PH" w:date="2024-11-11T22:13:00Z" w16du:dateUtc="2024-11-11T21:13:00Z">
        <w:r w:rsidR="00D112DD">
          <w:t xml:space="preserve">Figure </w:t>
        </w:r>
        <w:r w:rsidR="00D112DD">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w:t>
      </w:r>
      <w:r w:rsidRPr="00851205">
        <w:lastRenderedPageBreak/>
        <w:t xml:space="preserve">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lastRenderedPageBreak/>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6805A8AB" w:rsidR="006C5BE2" w:rsidRDefault="002513D7" w:rsidP="002513D7">
      <w:pPr>
        <w:pStyle w:val="Beschriftung"/>
      </w:pPr>
      <w:bookmarkStart w:id="581" w:name="_Ref182237630"/>
      <w:r>
        <w:t xml:space="preserve">Figure </w:t>
      </w:r>
      <w:fldSimple w:instr=" SEQ Figure \* ARABIC ">
        <w:r w:rsidR="00D112DD">
          <w:rPr>
            <w:noProof/>
          </w:rPr>
          <w:t>5</w:t>
        </w:r>
      </w:fldSimple>
      <w:bookmarkEnd w:id="581"/>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582" w:name="_Toc182255640"/>
      <w:r>
        <w:rPr>
          <w:lang w:eastAsia="nb-NO"/>
        </w:rPr>
        <w:t>Interfaces and Data Model</w:t>
      </w:r>
      <w:bookmarkEnd w:id="582"/>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583" w:name="_Ref182247962"/>
      <w:bookmarkStart w:id="584" w:name="_Toc182255641"/>
      <w:r>
        <w:rPr>
          <w:lang w:eastAsia="nb-NO"/>
        </w:rPr>
        <w:t>Service Metadata Locator Service, logical interface</w:t>
      </w:r>
      <w:bookmarkEnd w:id="583"/>
      <w:bookmarkEnd w:id="584"/>
    </w:p>
    <w:p w14:paraId="76E6BFCE" w14:textId="478D1509" w:rsidR="0090238C" w:rsidRDefault="0090238C" w:rsidP="0090238C">
      <w:pPr>
        <w:pStyle w:val="PParagraph"/>
        <w:rPr>
          <w:lang w:eastAsia="nb-NO"/>
        </w:rPr>
      </w:pPr>
      <w:r>
        <w:rPr>
          <w:lang w:eastAsia="nb-NO"/>
        </w:rPr>
        <w:t xml:space="preserve">The </w:t>
      </w:r>
      <w:del w:id="585" w:author="PH" w:date="2024-11-11T21:53:00Z" w16du:dateUtc="2024-11-11T20:53:00Z">
        <w:r w:rsidDel="00C908A0">
          <w:rPr>
            <w:lang w:eastAsia="nb-NO"/>
          </w:rPr>
          <w:delText>Service Metadata Locator</w:delText>
        </w:r>
      </w:del>
      <w:ins w:id="586"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lastRenderedPageBreak/>
        <w:t>Manage participant identifiers interface</w:t>
      </w:r>
      <w:r w:rsidR="0008418D">
        <w:rPr>
          <w:lang w:eastAsia="nb-NO"/>
        </w:rPr>
        <w:br/>
      </w:r>
      <w:r>
        <w:rPr>
          <w:lang w:eastAsia="nb-NO"/>
        </w:rPr>
        <w:t xml:space="preserve">This is the interface for </w:t>
      </w:r>
      <w:del w:id="587" w:author="PH" w:date="2024-11-11T21:49:00Z" w16du:dateUtc="2024-11-11T20:49:00Z">
        <w:r w:rsidDel="004D271D">
          <w:rPr>
            <w:lang w:eastAsia="nb-NO"/>
          </w:rPr>
          <w:delText>Service Metadata Publisher</w:delText>
        </w:r>
      </w:del>
      <w:ins w:id="588"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589" w:author="PH" w:date="2024-11-11T21:49:00Z" w16du:dateUtc="2024-11-11T20:49:00Z">
        <w:r w:rsidR="0090238C" w:rsidDel="004D271D">
          <w:rPr>
            <w:lang w:eastAsia="nb-NO"/>
          </w:rPr>
          <w:delText>Service Metadata Publisher</w:delText>
        </w:r>
      </w:del>
      <w:ins w:id="590"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591" w:name="_Ref182248059"/>
      <w:bookmarkStart w:id="592" w:name="_Toc182255642"/>
      <w:r>
        <w:rPr>
          <w:lang w:eastAsia="nb-NO"/>
        </w:rPr>
        <w:t>Format of Participant Identifiers</w:t>
      </w:r>
      <w:bookmarkEnd w:id="591"/>
      <w:bookmarkEnd w:id="592"/>
    </w:p>
    <w:p w14:paraId="7408F3CF" w14:textId="1CA5BBA2" w:rsidR="0090238C" w:rsidRDefault="0090238C" w:rsidP="0090238C">
      <w:pPr>
        <w:pStyle w:val="PParagraph"/>
        <w:rPr>
          <w:lang w:eastAsia="nb-NO"/>
        </w:rPr>
      </w:pPr>
      <w:del w:id="593" w:author="PH" w:date="2024-11-11T21:23:00Z" w16du:dateUtc="2024-11-11T20:23:00Z">
        <w:r w:rsidDel="004C6F2E">
          <w:rPr>
            <w:lang w:eastAsia="nb-NO"/>
          </w:rPr>
          <w:delText xml:space="preserve">BUSDOX </w:delText>
        </w:r>
      </w:del>
      <w:ins w:id="594" w:author="PH" w:date="2024-11-11T21:23:00Z" w16du:dateUtc="2024-11-11T20:23:00Z">
        <w:r w:rsidR="004C6F2E">
          <w:rPr>
            <w:lang w:eastAsia="nb-NO"/>
          </w:rPr>
          <w:t xml:space="preserve">The Peppol Network </w:t>
        </w:r>
      </w:ins>
      <w:r>
        <w:rPr>
          <w:lang w:eastAsia="nb-NO"/>
        </w:rPr>
        <w:t xml:space="preserve">functions by means of logical addresses for the metadata of services offered by a participant, of the form: </w:t>
      </w:r>
    </w:p>
    <w:p w14:paraId="167E46EF" w14:textId="51F2F289" w:rsidR="0090238C" w:rsidRDefault="0090238C" w:rsidP="00C767FA">
      <w:pPr>
        <w:pStyle w:val="Code"/>
      </w:pPr>
      <w:commentRangeStart w:id="595"/>
      <w:r>
        <w:t>http</w:t>
      </w:r>
      <w:ins w:id="596" w:author="PH" w:date="2024-11-27T09:28:00Z" w16du:dateUtc="2024-11-27T08:28:00Z">
        <w:r w:rsidR="0056341E">
          <w:t>s</w:t>
        </w:r>
      </w:ins>
      <w:r>
        <w:t>://&lt;hash over recipientID&gt;.&lt;schemeID&gt;.&lt;SML domain&gt;/&lt;recipientID&gt;/services/&lt;documentType&gt;</w:t>
      </w:r>
      <w:commentRangeEnd w:id="595"/>
      <w:r w:rsidR="0056341E">
        <w:rPr>
          <w:rStyle w:val="Kommentarzeichen"/>
          <w:rFonts w:ascii="Arial" w:eastAsiaTheme="minorHAnsi" w:hAnsi="Arial" w:cstheme="minorBidi"/>
          <w:noProof w:val="0"/>
          <w:color w:val="00326D"/>
          <w:lang w:eastAsia="en-US"/>
        </w:rPr>
        <w:commentReference w:id="595"/>
      </w:r>
    </w:p>
    <w:p w14:paraId="057406AF" w14:textId="444FE546" w:rsidR="0090238C" w:rsidRDefault="0090238C" w:rsidP="0090238C">
      <w:pPr>
        <w:pStyle w:val="PParagraph"/>
        <w:rPr>
          <w:lang w:eastAsia="nb-NO"/>
        </w:rPr>
      </w:pPr>
      <w:del w:id="597" w:author="PH" w:date="2024-11-11T21:23:00Z" w16du:dateUtc="2024-11-11T20:23:00Z">
        <w:r w:rsidDel="004C6F2E">
          <w:rPr>
            <w:lang w:eastAsia="nb-NO"/>
          </w:rPr>
          <w:delText xml:space="preserve">BUSDOX </w:delText>
        </w:r>
      </w:del>
      <w:ins w:id="598"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have to start with an alphabetic character.</w:t>
      </w:r>
    </w:p>
    <w:p w14:paraId="4F312278" w14:textId="3E715B0D" w:rsidR="0090238C" w:rsidRDefault="0090238C" w:rsidP="0090238C">
      <w:pPr>
        <w:pStyle w:val="PParagraph"/>
        <w:rPr>
          <w:lang w:eastAsia="nb-NO"/>
        </w:rPr>
      </w:pPr>
      <w:del w:id="599" w:author="PH" w:date="2024-11-11T21:23:00Z" w16du:dateUtc="2024-11-11T20:23:00Z">
        <w:r w:rsidDel="00EE6587">
          <w:rPr>
            <w:lang w:eastAsia="nb-NO"/>
          </w:rPr>
          <w:delText xml:space="preserve">BUSDOX </w:delText>
        </w:r>
      </w:del>
      <w:ins w:id="600"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w:t>
      </w:r>
      <w:commentRangeStart w:id="601"/>
      <w:r>
        <w:rPr>
          <w:lang w:eastAsia="nb-NO"/>
        </w:rPr>
        <w:t>Therefore</w:t>
      </w:r>
      <w:r w:rsidR="00C767FA">
        <w:rPr>
          <w:lang w:eastAsia="nb-NO"/>
        </w:rPr>
        <w:t>,</w:t>
      </w:r>
      <w:r>
        <w:rPr>
          <w:lang w:eastAsia="nb-NO"/>
        </w:rPr>
        <w:t xml:space="preserve"> a hash of the </w:t>
      </w:r>
      <w:ins w:id="602" w:author="PH" w:date="2024-11-11T21:26:00Z" w16du:dateUtc="2024-11-11T20:26:00Z">
        <w:r w:rsidR="005A1754">
          <w:rPr>
            <w:lang w:eastAsia="nb-NO"/>
          </w:rPr>
          <w:t xml:space="preserve">lowercased </w:t>
        </w:r>
      </w:ins>
      <w:r>
        <w:rPr>
          <w:lang w:eastAsia="nb-NO"/>
        </w:rPr>
        <w:t xml:space="preserve">participant ID is always used, using the </w:t>
      </w:r>
      <w:del w:id="603" w:author="PH" w:date="2024-11-11T21:24:00Z" w16du:dateUtc="2024-11-11T20:24:00Z">
        <w:r w:rsidDel="00704B0A">
          <w:rPr>
            <w:lang w:eastAsia="nb-NO"/>
          </w:rPr>
          <w:delText xml:space="preserve">MD5 </w:delText>
        </w:r>
      </w:del>
      <w:ins w:id="604" w:author="PH" w:date="2024-11-11T21:24:00Z" w16du:dateUtc="2024-11-11T20:24:00Z">
        <w:r w:rsidR="00704B0A">
          <w:rPr>
            <w:lang w:eastAsia="nb-NO"/>
          </w:rPr>
          <w:t xml:space="preserve">SHA-256 </w:t>
        </w:r>
      </w:ins>
      <w:r>
        <w:rPr>
          <w:lang w:eastAsia="nb-NO"/>
        </w:rPr>
        <w:t>hash algorithm</w:t>
      </w:r>
      <w:ins w:id="605" w:author="PH" w:date="2024-11-11T21:26:00Z" w16du:dateUtc="2024-11-11T20:26:00Z">
        <w:r w:rsidR="00273BFC">
          <w:rPr>
            <w:lang w:eastAsia="nb-NO"/>
          </w:rPr>
          <w:t xml:space="preserve"> (see [SHA256])</w:t>
        </w:r>
      </w:ins>
      <w:del w:id="606" w:author="PH" w:date="2024-11-11T21:24:00Z" w16du:dateUtc="2024-11-11T20:24:00Z">
        <w:r w:rsidDel="00704B0A">
          <w:rPr>
            <w:lang w:eastAsia="nb-NO"/>
          </w:rPr>
          <w:delText xml:space="preserve"> [MD5], and prefixed by "B-"</w:delText>
        </w:r>
      </w:del>
      <w:r>
        <w:rPr>
          <w:lang w:eastAsia="nb-NO"/>
        </w:rPr>
        <w:t>.</w:t>
      </w:r>
      <w:commentRangeEnd w:id="601"/>
      <w:r w:rsidR="0056341E">
        <w:rPr>
          <w:rStyle w:val="Kommentarzeichen"/>
        </w:rPr>
        <w:commentReference w:id="601"/>
      </w:r>
    </w:p>
    <w:p w14:paraId="7DE48993" w14:textId="3D06DAF8"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607" w:author="PH" w:date="2024-11-11T21:26:00Z" w16du:dateUtc="2024-11-11T20:26:00Z">
        <w:r w:rsidDel="005A1754">
          <w:rPr>
            <w:lang w:eastAsia="nb-NO"/>
          </w:rPr>
          <w:delText xml:space="preserve">MD5 </w:delText>
        </w:r>
      </w:del>
      <w:ins w:id="608" w:author="PH" w:date="2024-11-11T21:26:00Z" w16du:dateUtc="2024-11-11T20:26:00Z">
        <w:r w:rsidR="005A1754">
          <w:rPr>
            <w:lang w:eastAsia="nb-NO"/>
          </w:rPr>
          <w:t xml:space="preserve">SHA-256 </w:t>
        </w:r>
      </w:ins>
      <w:r>
        <w:rPr>
          <w:lang w:eastAsia="nb-NO"/>
        </w:rPr>
        <w:t xml:space="preserve">hash is </w:t>
      </w:r>
      <w:ins w:id="609" w:author="PH" w:date="2024-11-11T21:28:00Z" w16du:dateUtc="2024-11-11T20:28:00Z">
        <w:r w:rsidR="008E7908" w:rsidRPr="008E7908">
          <w:rPr>
            <w:rStyle w:val="InlinecodeZchn"/>
            <w:rFonts w:eastAsiaTheme="minorHAnsi"/>
            <w:rPrChange w:id="610" w:author="PH" w:date="2024-11-11T21:28:00Z" w16du:dateUtc="2024-11-11T20:28:00Z">
              <w:rPr>
                <w:lang w:eastAsia="nb-NO"/>
              </w:rPr>
            </w:rPrChange>
          </w:rPr>
          <w:t>XUKHFQABQZIKI3YKVR2FHR4SNFA3PF5VPQ6K4TONV3LMVSY5ARVQ</w:t>
        </w:r>
      </w:ins>
      <w:del w:id="611"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See POLICY 7 of the [PFUOI4] for details.</w:t>
      </w:r>
    </w:p>
    <w:p w14:paraId="2D78C4DB" w14:textId="77777777" w:rsidR="005B7FC3" w:rsidRPr="00851205" w:rsidRDefault="005B7FC3" w:rsidP="005B7FC3">
      <w:pPr>
        <w:pStyle w:val="PHeading3"/>
      </w:pPr>
      <w:bookmarkStart w:id="612" w:name="_Toc71821152"/>
      <w:bookmarkStart w:id="613" w:name="_Toc182255643"/>
      <w:r w:rsidRPr="00851205">
        <w:t>Manage</w:t>
      </w:r>
      <w:r>
        <w:t>Business</w:t>
      </w:r>
      <w:r w:rsidRPr="00851205">
        <w:t>Identifier interface</w:t>
      </w:r>
      <w:bookmarkEnd w:id="612"/>
      <w:bookmarkEnd w:id="613"/>
    </w:p>
    <w:p w14:paraId="0D24DDC1" w14:textId="4608B8D0" w:rsidR="005B7FC3" w:rsidRPr="00851205" w:rsidRDefault="005B7FC3" w:rsidP="005B7FC3">
      <w:pPr>
        <w:pStyle w:val="PParagraph"/>
      </w:pPr>
      <w:r w:rsidRPr="00851205">
        <w:t>The Manage</w:t>
      </w:r>
      <w:r>
        <w:t>Business</w:t>
      </w:r>
      <w:r w:rsidRPr="00851205">
        <w:t xml:space="preserve">Identifier interface allows </w:t>
      </w:r>
      <w:del w:id="614" w:author="PH" w:date="2024-11-11T21:29:00Z" w16du:dateUtc="2024-11-11T20:29:00Z">
        <w:r w:rsidRPr="00851205" w:rsidDel="00066B3D">
          <w:delText>Service Metadata Publishers</w:delText>
        </w:r>
      </w:del>
      <w:ins w:id="615" w:author="PH" w:date="2024-11-11T21:29:00Z" w16du:dateUtc="2024-11-11T20:29:00Z">
        <w:r w:rsidR="00066B3D">
          <w:t>SMPs</w:t>
        </w:r>
      </w:ins>
      <w:r w:rsidRPr="00851205">
        <w:t xml:space="preserve"> to manage the information in the </w:t>
      </w:r>
      <w:del w:id="616" w:author="PH" w:date="2024-11-11T21:29:00Z" w16du:dateUtc="2024-11-11T20:29:00Z">
        <w:r w:rsidRPr="00851205" w:rsidDel="00066B3D">
          <w:delText>Service Metadata Locator</w:delText>
        </w:r>
      </w:del>
      <w:ins w:id="617"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618" w:author="PH" w:date="2024-11-11T21:31:00Z" w16du:dateUtc="2024-11-11T20:31:00Z"/>
        </w:rPr>
      </w:pPr>
      <w:r w:rsidRPr="00851205">
        <w:t xml:space="preserve">This interface requires authentication of the </w:t>
      </w:r>
      <w:del w:id="619" w:author="PH" w:date="2024-11-11T21:29:00Z" w16du:dateUtc="2024-11-11T20:29:00Z">
        <w:r w:rsidRPr="00851205" w:rsidDel="00066B3D">
          <w:delText>Service Metadata Publisher</w:delText>
        </w:r>
      </w:del>
      <w:ins w:id="620" w:author="PH" w:date="2024-11-11T21:29:00Z" w16du:dateUtc="2024-11-11T20:29:00Z">
        <w:r w:rsidR="00066B3D">
          <w:t>SMP</w:t>
        </w:r>
      </w:ins>
      <w:r w:rsidRPr="00851205">
        <w:t xml:space="preserve">. The identity of the </w:t>
      </w:r>
      <w:del w:id="621" w:author="PH" w:date="2024-11-11T21:29:00Z" w16du:dateUtc="2024-11-11T20:29:00Z">
        <w:r w:rsidRPr="00851205" w:rsidDel="00066B3D">
          <w:delText>Service Metadata Publisher</w:delText>
        </w:r>
      </w:del>
      <w:ins w:id="622" w:author="PH" w:date="2024-11-11T21:29:00Z" w16du:dateUtc="2024-11-11T20:29:00Z">
        <w:r w:rsidR="00066B3D">
          <w:t>SMP</w:t>
        </w:r>
      </w:ins>
      <w:r w:rsidRPr="00851205">
        <w:t xml:space="preserve"> derived from the authentication process </w:t>
      </w:r>
      <w:r w:rsidRPr="00851205">
        <w:lastRenderedPageBreak/>
        <w:t xml:space="preserve">identifies the </w:t>
      </w:r>
      <w:del w:id="623" w:author="PH" w:date="2024-11-11T21:30:00Z" w16du:dateUtc="2024-11-11T20:30:00Z">
        <w:r w:rsidRPr="00851205" w:rsidDel="00066B3D">
          <w:delText>Service Metadata Publisher</w:delText>
        </w:r>
      </w:del>
      <w:ins w:id="624"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625" w:author="PH" w:date="2024-11-11T21:30:00Z" w16du:dateUtc="2024-11-11T20:30:00Z"/>
        </w:rPr>
      </w:pPr>
      <w:del w:id="626"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627" w:author="PH" w:date="2024-11-11T21:30:00Z" w16du:dateUtc="2024-11-11T20:30:00Z"/>
        </w:rPr>
      </w:pPr>
      <w:del w:id="628"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629" w:author="PH" w:date="2024-11-11T21:30:00Z" w16du:dateUtc="2024-11-11T20:30:00Z"/>
        </w:rPr>
      </w:pPr>
      <w:del w:id="630"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631"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The Manage</w:t>
      </w:r>
      <w:r>
        <w:t>Business</w:t>
      </w:r>
      <w:r w:rsidRPr="00851205">
        <w:t>Identifier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r>
        <w:t>CreateList</w:t>
      </w:r>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r>
        <w:t>DeleteList</w:t>
      </w:r>
    </w:p>
    <w:p w14:paraId="524ED21D" w14:textId="77777777" w:rsidR="005B7FC3" w:rsidRPr="00851205" w:rsidRDefault="005B7FC3" w:rsidP="005B7FC3">
      <w:pPr>
        <w:pStyle w:val="PParagraph"/>
        <w:numPr>
          <w:ilvl w:val="0"/>
          <w:numId w:val="32"/>
        </w:numPr>
      </w:pPr>
      <w:r>
        <w:t>PrepareToMigrate</w:t>
      </w:r>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632" w:name="_Toc182255644"/>
      <w:r w:rsidRPr="00154AAE">
        <w:t>Create()</w:t>
      </w:r>
      <w:bookmarkEnd w:id="632"/>
    </w:p>
    <w:p w14:paraId="0CB2C74B" w14:textId="08D71F38" w:rsidR="005B7FC3" w:rsidRPr="00851205" w:rsidRDefault="005B7FC3" w:rsidP="005B7FC3">
      <w:pPr>
        <w:pStyle w:val="PParagraph"/>
      </w:pPr>
      <w:r w:rsidRPr="00851205">
        <w:t xml:space="preserve">Creates an entry in the </w:t>
      </w:r>
      <w:del w:id="633" w:author="PH" w:date="2024-11-11T21:53:00Z" w16du:dateUtc="2024-11-11T20:53:00Z">
        <w:r w:rsidRPr="00851205" w:rsidDel="00E314DC">
          <w:delText>Service Metadata Locator</w:delText>
        </w:r>
      </w:del>
      <w:ins w:id="634"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635" w:author="PH" w:date="2024-11-11T21:53:00Z" w16du:dateUtc="2024-11-11T20:53:00Z">
        <w:r w:rsidRPr="00851205" w:rsidDel="00E314DC">
          <w:delText>Service Metadata Locator</w:delText>
        </w:r>
      </w:del>
      <w:ins w:id="636" w:author="PH" w:date="2024-11-11T21:53:00Z" w16du:dateUtc="2024-11-11T20:53:00Z">
        <w:r w:rsidR="00E314DC">
          <w:t>SML</w:t>
        </w:r>
      </w:ins>
      <w:r w:rsidRPr="00851205">
        <w:t xml:space="preserve"> Service by the </w:t>
      </w:r>
      <w:del w:id="637" w:author="PH" w:date="2024-11-11T21:49:00Z" w16du:dateUtc="2024-11-11T20:49:00Z">
        <w:r w:rsidRPr="00851205" w:rsidDel="00AF18C2">
          <w:delText>Service Metadata Publisher</w:delText>
        </w:r>
      </w:del>
      <w:ins w:id="638"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lastRenderedPageBreak/>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639" w:name="_Toc182255645"/>
      <w:r w:rsidRPr="00154AAE">
        <w:t>CreateList()</w:t>
      </w:r>
      <w:bookmarkEnd w:id="639"/>
    </w:p>
    <w:p w14:paraId="47C55B35" w14:textId="3B822F80" w:rsidR="005B7FC3" w:rsidRPr="00851205" w:rsidRDefault="005B7FC3" w:rsidP="000F5393">
      <w:pPr>
        <w:pStyle w:val="PParagraph"/>
      </w:pPr>
      <w:r w:rsidRPr="00851205">
        <w:t xml:space="preserve">Creates a set of entries in the </w:t>
      </w:r>
      <w:del w:id="640" w:author="PH" w:date="2024-11-11T21:53:00Z" w16du:dateUtc="2024-11-11T20:53:00Z">
        <w:r w:rsidRPr="00851205" w:rsidDel="006E16EC">
          <w:delText>Service Metadata Locator</w:delText>
        </w:r>
      </w:del>
      <w:ins w:id="641"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642" w:author="PH" w:date="2024-11-11T21:54:00Z" w16du:dateUtc="2024-11-11T20:54:00Z">
        <w:r w:rsidRPr="00851205" w:rsidDel="006E16EC">
          <w:delText>Service Metadata Locator</w:delText>
        </w:r>
      </w:del>
      <w:ins w:id="643" w:author="PH" w:date="2024-11-11T21:54:00Z" w16du:dateUtc="2024-11-11T20:54:00Z">
        <w:r w:rsidR="006E16EC">
          <w:t>SML</w:t>
        </w:r>
      </w:ins>
      <w:r w:rsidRPr="00851205">
        <w:t xml:space="preserve"> Service by the </w:t>
      </w:r>
      <w:del w:id="644" w:author="PH" w:date="2024-11-11T21:49:00Z" w16du:dateUtc="2024-11-11T20:49:00Z">
        <w:r w:rsidRPr="00851205" w:rsidDel="00FF77F8">
          <w:delText>Service Metadata Publisher</w:delText>
        </w:r>
      </w:del>
      <w:ins w:id="645"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646" w:author="PH" w:date="2024-11-11T21:54:00Z" w16du:dateUtc="2024-11-11T20:54:00Z">
        <w:r w:rsidRPr="00851205" w:rsidDel="00FE26A1">
          <w:delText>Service Metadata Locator</w:delText>
        </w:r>
      </w:del>
      <w:ins w:id="647"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648" w:name="_Toc182255646"/>
      <w:r w:rsidRPr="00154AAE">
        <w:t>Delete()</w:t>
      </w:r>
      <w:bookmarkEnd w:id="648"/>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lastRenderedPageBreak/>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649" w:name="_Toc182255647"/>
      <w:r w:rsidRPr="00154AAE">
        <w:t>DeleteList()</w:t>
      </w:r>
      <w:bookmarkEnd w:id="649"/>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650" w:author="PH" w:date="2024-11-11T21:54:00Z" w16du:dateUtc="2024-11-11T20:54:00Z">
        <w:r w:rsidRPr="00851205" w:rsidDel="00681703">
          <w:delText>Service Metadata Locator</w:delText>
        </w:r>
      </w:del>
      <w:ins w:id="651"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652" w:name="_Toc182255648"/>
      <w:r w:rsidRPr="00154AAE">
        <w:t>PrepareToMigrate()</w:t>
      </w:r>
      <w:bookmarkEnd w:id="652"/>
    </w:p>
    <w:p w14:paraId="0C906B37" w14:textId="49413842" w:rsidR="005B7FC3" w:rsidRPr="00851205" w:rsidRDefault="005B7FC3" w:rsidP="00336DEA">
      <w:pPr>
        <w:pStyle w:val="PParagraph"/>
      </w:pPr>
      <w:r w:rsidRPr="00851205">
        <w:t>Prepares a Participant Identifier for migration to a</w:t>
      </w:r>
      <w:del w:id="653" w:author="PH" w:date="2024-11-11T21:49:00Z" w16du:dateUtc="2024-11-11T20:49:00Z">
        <w:r w:rsidRPr="00851205" w:rsidDel="008C0AC6">
          <w:delText xml:space="preserve"> new</w:delText>
        </w:r>
      </w:del>
      <w:ins w:id="654" w:author="PH" w:date="2024-11-11T21:49:00Z" w16du:dateUtc="2024-11-11T20:49:00Z">
        <w:r w:rsidR="008C0AC6">
          <w:t>nother</w:t>
        </w:r>
      </w:ins>
      <w:r w:rsidRPr="00851205">
        <w:t xml:space="preserve"> </w:t>
      </w:r>
      <w:del w:id="655" w:author="PH" w:date="2024-11-11T21:49:00Z" w16du:dateUtc="2024-11-11T20:49:00Z">
        <w:r w:rsidRPr="00851205" w:rsidDel="008C0AC6">
          <w:delText>Service Metadata Publisher</w:delText>
        </w:r>
      </w:del>
      <w:ins w:id="656" w:author="PH" w:date="2024-11-11T21:49:00Z" w16du:dateUtc="2024-11-11T20:49:00Z">
        <w:r w:rsidR="008C0AC6">
          <w:t>SMP</w:t>
        </w:r>
      </w:ins>
      <w:r w:rsidRPr="00851205">
        <w:t xml:space="preserve">. This operation is called by the </w:t>
      </w:r>
      <w:del w:id="657" w:author="PH" w:date="2024-11-11T21:50:00Z" w16du:dateUtc="2024-11-11T20:50:00Z">
        <w:r w:rsidRPr="00851205" w:rsidDel="008C0AC6">
          <w:delText>Service Metadata Publisher</w:delText>
        </w:r>
      </w:del>
      <w:ins w:id="658" w:author="PH" w:date="2024-11-11T21:50:00Z" w16du:dateUtc="2024-11-11T20:50:00Z">
        <w:r w:rsidR="008C0AC6">
          <w:t>SMP</w:t>
        </w:r>
      </w:ins>
      <w:r w:rsidRPr="00851205">
        <w:t xml:space="preserve"> which currently publishes the metadata for the Participant Identifier. The </w:t>
      </w:r>
      <w:del w:id="659" w:author="PH" w:date="2024-11-11T21:50:00Z" w16du:dateUtc="2024-11-11T20:50:00Z">
        <w:r w:rsidRPr="00851205" w:rsidDel="008C0AC6">
          <w:delText>Service Metadata Publisher</w:delText>
        </w:r>
      </w:del>
      <w:ins w:id="660" w:author="PH" w:date="2024-11-11T21:50:00Z" w16du:dateUtc="2024-11-11T20:50:00Z">
        <w:r w:rsidR="008C0AC6">
          <w:t>SMP</w:t>
        </w:r>
      </w:ins>
      <w:r w:rsidRPr="00851205">
        <w:t xml:space="preserve"> supplies a Migration Code which is used to control the migration process. The Migration Code must be passed (out of band) to the </w:t>
      </w:r>
      <w:del w:id="661" w:author="PH" w:date="2024-11-11T21:50:00Z" w16du:dateUtc="2024-11-11T20:50:00Z">
        <w:r w:rsidRPr="00851205" w:rsidDel="008C0AC6">
          <w:delText>Service Metadata Publisher</w:delText>
        </w:r>
      </w:del>
      <w:ins w:id="662"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663" w:author="PH" w:date="2024-11-11T21:50:00Z" w16du:dateUtc="2024-11-11T20:50:00Z">
        <w:r w:rsidRPr="00851205" w:rsidDel="00021C7B">
          <w:delText>Service Metadata Publisher</w:delText>
        </w:r>
      </w:del>
      <w:ins w:id="664"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lastRenderedPageBreak/>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665" w:author="PH" w:date="2024-11-11T21:50:00Z" w16du:dateUtc="2024-11-11T20:50:00Z">
        <w:r w:rsidRPr="00851205" w:rsidDel="0018731B">
          <w:delText>Service Metadata Publisher</w:delText>
        </w:r>
      </w:del>
      <w:ins w:id="666"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667" w:name="_Toc182255649"/>
      <w:r w:rsidRPr="00154AAE">
        <w:t>Migrate()</w:t>
      </w:r>
      <w:bookmarkEnd w:id="667"/>
    </w:p>
    <w:p w14:paraId="56D09200" w14:textId="2C3CE804" w:rsidR="005B7FC3" w:rsidRPr="00851205" w:rsidRDefault="005B7FC3" w:rsidP="00336DEA">
      <w:pPr>
        <w:pStyle w:val="PParagraph"/>
      </w:pPr>
      <w:r w:rsidRPr="00851205">
        <w:t xml:space="preserve">Migrates a Participant Identifier already held by the </w:t>
      </w:r>
      <w:del w:id="668" w:author="PH" w:date="2024-11-11T21:50:00Z" w16du:dateUtc="2024-11-11T20:50:00Z">
        <w:r w:rsidRPr="00851205" w:rsidDel="00AF7234">
          <w:delText>Service Metadata Locator</w:delText>
        </w:r>
      </w:del>
      <w:ins w:id="669" w:author="PH" w:date="2024-11-11T21:50:00Z" w16du:dateUtc="2024-11-11T20:50:00Z">
        <w:r w:rsidR="00AF7234">
          <w:t>SML</w:t>
        </w:r>
      </w:ins>
      <w:r w:rsidRPr="00851205">
        <w:t xml:space="preserve"> Service to target a new </w:t>
      </w:r>
      <w:del w:id="670" w:author="PH" w:date="2024-11-11T21:50:00Z" w16du:dateUtc="2024-11-11T20:50:00Z">
        <w:r w:rsidRPr="00851205" w:rsidDel="00AF7234">
          <w:delText>Service Metadata Publisher</w:delText>
        </w:r>
      </w:del>
      <w:ins w:id="671" w:author="PH" w:date="2024-11-11T21:50:00Z" w16du:dateUtc="2024-11-11T20:50:00Z">
        <w:r w:rsidR="00AF7234">
          <w:t>SMP</w:t>
        </w:r>
      </w:ins>
      <w:r w:rsidRPr="00851205">
        <w:t xml:space="preserve">. This operation is called by the </w:t>
      </w:r>
      <w:del w:id="672" w:author="PH" w:date="2024-11-11T21:50:00Z" w16du:dateUtc="2024-11-11T20:50:00Z">
        <w:r w:rsidRPr="00851205" w:rsidDel="00AF7234">
          <w:delText>Service Metadata Publisher</w:delText>
        </w:r>
      </w:del>
      <w:ins w:id="673" w:author="PH" w:date="2024-11-11T21:50:00Z" w16du:dateUtc="2024-11-11T20:50:00Z">
        <w:r w:rsidR="00AF7234">
          <w:t>SMP</w:t>
        </w:r>
      </w:ins>
      <w:r w:rsidRPr="00851205">
        <w:t xml:space="preserve"> which is taking over the publishing for the Participant Identifier. The operation requires the new </w:t>
      </w:r>
      <w:del w:id="674" w:author="PH" w:date="2024-11-11T21:50:00Z" w16du:dateUtc="2024-11-11T20:50:00Z">
        <w:r w:rsidRPr="00851205" w:rsidDel="00AF7234">
          <w:delText>Service Metadata Publisher</w:delText>
        </w:r>
      </w:del>
      <w:ins w:id="675" w:author="PH" w:date="2024-11-11T21:50:00Z" w16du:dateUtc="2024-11-11T20:50:00Z">
        <w:r w:rsidR="00AF7234">
          <w:t>SMP</w:t>
        </w:r>
      </w:ins>
      <w:r w:rsidRPr="00851205">
        <w:t xml:space="preserve"> to provide a migration code which was originally obtained from the </w:t>
      </w:r>
      <w:r>
        <w:t xml:space="preserve">old </w:t>
      </w:r>
      <w:del w:id="676" w:author="PH" w:date="2024-11-11T21:50:00Z" w16du:dateUtc="2024-11-11T20:50:00Z">
        <w:r w:rsidDel="00AF7234">
          <w:delText>Service Metadata Publisher</w:delText>
        </w:r>
      </w:del>
      <w:ins w:id="677"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678" w:author="PH" w:date="2024-11-11T21:50:00Z" w16du:dateUtc="2024-11-11T20:50:00Z">
        <w:r w:rsidRPr="00851205" w:rsidDel="00F64B6C">
          <w:delText>Service Metadata Publisher</w:delText>
        </w:r>
      </w:del>
      <w:ins w:id="679"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680" w:author="PH" w:date="2024-11-11T21:51:00Z" w16du:dateUtc="2024-11-11T20:51:00Z">
        <w:r w:rsidRPr="00851205" w:rsidDel="003838C2">
          <w:delText>Service Metadata Publisher</w:delText>
        </w:r>
      </w:del>
      <w:ins w:id="681"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lastRenderedPageBreak/>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682" w:name="_Toc182255650"/>
      <w:r w:rsidRPr="00154AAE">
        <w:t>List()</w:t>
      </w:r>
      <w:bookmarkEnd w:id="682"/>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683" w:author="PH" w:date="2024-11-11T21:51:00Z" w16du:dateUtc="2024-11-11T20:51:00Z">
        <w:r w:rsidRPr="00851205" w:rsidDel="003838C2">
          <w:delText>Service Metadata Publisher</w:delText>
        </w:r>
      </w:del>
      <w:ins w:id="684"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685" w:author="PH" w:date="2024-11-11T21:51:00Z" w16du:dateUtc="2024-11-11T20:51:00Z">
        <w:r w:rsidRPr="00851205" w:rsidDel="003838C2">
          <w:delText>Service Metadata Publisher</w:delText>
        </w:r>
      </w:del>
      <w:ins w:id="686"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687" w:name="_Toc71821153"/>
      <w:bookmarkStart w:id="688" w:name="_Toc182255651"/>
      <w:r w:rsidRPr="00C9669F">
        <w:t>ManageServiceMetadata interface</w:t>
      </w:r>
      <w:bookmarkEnd w:id="687"/>
      <w:bookmarkEnd w:id="688"/>
      <w:r w:rsidRPr="00C9669F">
        <w:t xml:space="preserve"> </w:t>
      </w:r>
    </w:p>
    <w:p w14:paraId="4B4C012D" w14:textId="18E99736" w:rsidR="005B7FC3" w:rsidRPr="00C9669F" w:rsidRDefault="005B7FC3" w:rsidP="008F4D80">
      <w:pPr>
        <w:pStyle w:val="PParagraph"/>
      </w:pPr>
      <w:r w:rsidRPr="00C9669F">
        <w:t xml:space="preserve">The ManageServiceMetadata interface allows </w:t>
      </w:r>
      <w:del w:id="689" w:author="PH" w:date="2024-11-11T21:32:00Z" w16du:dateUtc="2024-11-11T20:32:00Z">
        <w:r w:rsidRPr="00C9669F" w:rsidDel="003113D3">
          <w:delText>Service Metadata Publishers</w:delText>
        </w:r>
      </w:del>
      <w:ins w:id="690" w:author="PH" w:date="2024-11-11T21:32:00Z" w16du:dateUtc="2024-11-11T20:32:00Z">
        <w:r w:rsidR="003113D3">
          <w:t>SMPs</w:t>
        </w:r>
      </w:ins>
      <w:r w:rsidRPr="00C9669F">
        <w:t xml:space="preserve"> to manage the metadata held in the </w:t>
      </w:r>
      <w:del w:id="691" w:author="PH" w:date="2024-11-11T21:32:00Z" w16du:dateUtc="2024-11-11T20:32:00Z">
        <w:r w:rsidRPr="00C9669F" w:rsidDel="003113D3">
          <w:delText>Service Metadata Locator</w:delText>
        </w:r>
      </w:del>
      <w:ins w:id="692" w:author="PH" w:date="2024-11-11T21:32:00Z" w16du:dateUtc="2024-11-11T20:32:00Z">
        <w:r w:rsidR="003113D3">
          <w:t>SML</w:t>
        </w:r>
      </w:ins>
      <w:r w:rsidRPr="00C9669F">
        <w:t xml:space="preserve"> Service about their </w:t>
      </w:r>
      <w:del w:id="693" w:author="PH" w:date="2024-11-11T21:32:00Z" w16du:dateUtc="2024-11-11T20:32:00Z">
        <w:r w:rsidRPr="00C9669F" w:rsidDel="003113D3">
          <w:delText>service metadata publisher</w:delText>
        </w:r>
      </w:del>
      <w:ins w:id="694"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lastRenderedPageBreak/>
        <w:t xml:space="preserve">This interface requires authentication of the user. The identity of the user derived from the authentication process identifies the </w:t>
      </w:r>
      <w:del w:id="695" w:author="PH" w:date="2024-11-11T21:32:00Z" w16du:dateUtc="2024-11-11T20:32:00Z">
        <w:r w:rsidRPr="00C9669F" w:rsidDel="00126A26">
          <w:delText>Service Metadata Publisher</w:delText>
        </w:r>
      </w:del>
      <w:ins w:id="696"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The ManageServiceMetadata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697" w:name="_Toc182255652"/>
      <w:r w:rsidRPr="00154AAE">
        <w:t>Create()</w:t>
      </w:r>
      <w:bookmarkEnd w:id="697"/>
    </w:p>
    <w:p w14:paraId="15B2315C" w14:textId="1ACDA656" w:rsidR="005B7FC3" w:rsidRPr="00C9669F" w:rsidRDefault="005B7FC3" w:rsidP="008F4D80">
      <w:pPr>
        <w:pStyle w:val="PParagraph"/>
      </w:pPr>
      <w:r w:rsidRPr="00C9669F">
        <w:t xml:space="preserve">Establishes a </w:t>
      </w:r>
      <w:del w:id="698" w:author="PH" w:date="2024-11-11T21:51:00Z" w16du:dateUtc="2024-11-11T20:51:00Z">
        <w:r w:rsidRPr="00C9669F" w:rsidDel="00CD5695">
          <w:delText>Service Metadata Publisher</w:delText>
        </w:r>
      </w:del>
      <w:ins w:id="699" w:author="PH" w:date="2024-11-11T21:51:00Z" w16du:dateUtc="2024-11-11T20:51:00Z">
        <w:r w:rsidR="00CD5695">
          <w:t>SMP</w:t>
        </w:r>
      </w:ins>
      <w:r w:rsidRPr="00C9669F">
        <w:t xml:space="preserve"> metadata record, containing the metadata about the </w:t>
      </w:r>
      <w:del w:id="700" w:author="PH" w:date="2024-11-11T21:51:00Z" w16du:dateUtc="2024-11-11T20:51:00Z">
        <w:r w:rsidRPr="00C9669F" w:rsidDel="00CD5695">
          <w:delText>Service Metadata Publisher</w:delText>
        </w:r>
      </w:del>
      <w:ins w:id="701"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702" w:author="PH" w:date="2024-11-11T21:51:00Z" w16du:dateUtc="2024-11-11T20:51:00Z">
        <w:r w:rsidRPr="00C9669F" w:rsidDel="00CD5695">
          <w:delText>service metadata publisher</w:delText>
        </w:r>
      </w:del>
      <w:ins w:id="703"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704" w:name="_Toc182255653"/>
      <w:r w:rsidRPr="00154AAE">
        <w:t>Read()</w:t>
      </w:r>
      <w:bookmarkEnd w:id="704"/>
    </w:p>
    <w:p w14:paraId="6119C74D" w14:textId="140D185C" w:rsidR="005B7FC3" w:rsidRPr="00C9669F" w:rsidRDefault="005B7FC3" w:rsidP="008F4D80">
      <w:pPr>
        <w:pStyle w:val="PParagraph"/>
      </w:pPr>
      <w:r w:rsidRPr="00C9669F">
        <w:t xml:space="preserve">Retrieves the </w:t>
      </w:r>
      <w:del w:id="705" w:author="PH" w:date="2024-11-11T21:51:00Z" w16du:dateUtc="2024-11-11T20:51:00Z">
        <w:r w:rsidRPr="00C9669F" w:rsidDel="00CC1E44">
          <w:delText>Service Metadata Publisher</w:delText>
        </w:r>
      </w:del>
      <w:ins w:id="706" w:author="PH" w:date="2024-11-11T21:51:00Z" w16du:dateUtc="2024-11-11T20:51:00Z">
        <w:r w:rsidR="00CC1E44">
          <w:t>SMP</w:t>
        </w:r>
      </w:ins>
      <w:r w:rsidRPr="00C9669F">
        <w:t xml:space="preserve"> record for </w:t>
      </w:r>
      <w:r>
        <w:t xml:space="preserve">the </w:t>
      </w:r>
      <w:del w:id="707" w:author="PH" w:date="2024-11-11T21:51:00Z" w16du:dateUtc="2024-11-11T20:51:00Z">
        <w:r w:rsidDel="00CC1E44">
          <w:delText>Service Metadata Publisher</w:delText>
        </w:r>
      </w:del>
      <w:ins w:id="708"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t>Input ReadServiceMetadataPublisherService: ServiceMetadataPublisherID</w:t>
      </w:r>
      <w:r>
        <w:br/>
      </w:r>
      <w:r w:rsidRPr="00C9669F">
        <w:t xml:space="preserve">the unique ID of the </w:t>
      </w:r>
      <w:del w:id="709" w:author="PH" w:date="2024-11-11T21:51:00Z" w16du:dateUtc="2024-11-11T20:51:00Z">
        <w:r w:rsidRPr="00C9669F" w:rsidDel="00CC1E44">
          <w:delText>Service Metadata Publisher</w:delText>
        </w:r>
      </w:del>
      <w:ins w:id="710"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lastRenderedPageBreak/>
        <w:t>Output: ServiceMetadataPublisherService</w:t>
      </w:r>
      <w:r>
        <w:br/>
      </w:r>
      <w:r w:rsidRPr="00C9669F">
        <w:t xml:space="preserve">the </w:t>
      </w:r>
      <w:del w:id="711" w:author="PH" w:date="2024-11-11T21:51:00Z" w16du:dateUtc="2024-11-11T20:51:00Z">
        <w:r w:rsidRPr="00C9669F" w:rsidDel="00CC1E44">
          <w:delText>service metadata publisher</w:delText>
        </w:r>
      </w:del>
      <w:ins w:id="712"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713" w:name="_Toc182255654"/>
      <w:r w:rsidRPr="00154AAE">
        <w:t>Update()</w:t>
      </w:r>
      <w:bookmarkEnd w:id="713"/>
    </w:p>
    <w:p w14:paraId="3B3CDE5E" w14:textId="32E285CC" w:rsidR="005B7FC3" w:rsidRPr="00C9669F" w:rsidRDefault="005B7FC3" w:rsidP="008F4D80">
      <w:pPr>
        <w:pStyle w:val="PParagraph"/>
      </w:pPr>
      <w:r w:rsidRPr="00C9669F">
        <w:t xml:space="preserve">Updates the </w:t>
      </w:r>
      <w:del w:id="714" w:author="PH" w:date="2024-11-11T21:51:00Z" w16du:dateUtc="2024-11-11T20:51:00Z">
        <w:r w:rsidRPr="00C9669F" w:rsidDel="00527960">
          <w:delText>Service Metadata Publisher</w:delText>
        </w:r>
      </w:del>
      <w:ins w:id="715" w:author="PH" w:date="2024-11-11T21:51:00Z" w16du:dateUtc="2024-11-11T20:51:00Z">
        <w:r w:rsidR="00527960">
          <w:t>SMP</w:t>
        </w:r>
      </w:ins>
      <w:r w:rsidRPr="00C9669F">
        <w:t xml:space="preserve"> record for the </w:t>
      </w:r>
      <w:del w:id="716"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717"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718" w:author="PH" w:date="2024-11-11T21:52:00Z" w16du:dateUtc="2024-11-11T20:52:00Z">
        <w:r w:rsidRPr="00C9669F" w:rsidDel="006C026D">
          <w:delText>service metadata publisher</w:delText>
        </w:r>
      </w:del>
      <w:ins w:id="719"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720" w:name="_Toc182255655"/>
      <w:r w:rsidRPr="00154AAE">
        <w:t>Delete()</w:t>
      </w:r>
      <w:bookmarkEnd w:id="720"/>
    </w:p>
    <w:p w14:paraId="0ACAFEBA" w14:textId="49E1A96F" w:rsidR="005B7FC3" w:rsidRPr="00C9669F" w:rsidRDefault="005B7FC3" w:rsidP="008F4D80">
      <w:pPr>
        <w:pStyle w:val="PParagraph"/>
      </w:pPr>
      <w:r w:rsidRPr="00C9669F">
        <w:t xml:space="preserve">Deletes the </w:t>
      </w:r>
      <w:del w:id="721" w:author="PH" w:date="2024-11-11T21:52:00Z" w16du:dateUtc="2024-11-11T20:52:00Z">
        <w:r w:rsidRPr="00C9669F" w:rsidDel="00666784">
          <w:delText>Service Met</w:delText>
        </w:r>
        <w:r w:rsidDel="00666784">
          <w:delText>adata Publisher</w:delText>
        </w:r>
      </w:del>
      <w:ins w:id="722" w:author="PH" w:date="2024-11-11T21:52:00Z" w16du:dateUtc="2024-11-11T20:52:00Z">
        <w:r w:rsidR="00666784">
          <w:t>SMP</w:t>
        </w:r>
      </w:ins>
      <w:r>
        <w:t xml:space="preserve"> record for the </w:t>
      </w:r>
      <w:del w:id="723"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724"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lastRenderedPageBreak/>
        <w:t>Input DeleteServiceMetadataPublisherService: ServiceMetadataPublisherID</w:t>
      </w:r>
      <w:r w:rsidRPr="008F4D80">
        <w:rPr>
          <w:rStyle w:val="InlinecodeZchn"/>
          <w:rFonts w:eastAsiaTheme="minorHAnsi"/>
        </w:rPr>
        <w:br/>
      </w:r>
      <w:r w:rsidRPr="00C9669F">
        <w:t xml:space="preserve">the unique ID of the </w:t>
      </w:r>
      <w:del w:id="725" w:author="PH" w:date="2024-11-11T21:52:00Z" w16du:dateUtc="2024-11-11T20:52:00Z">
        <w:r w:rsidRPr="00C9669F" w:rsidDel="00666784">
          <w:delText>Service Metadata Publisher</w:delText>
        </w:r>
      </w:del>
      <w:ins w:id="726"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727" w:name="_Toc71821154"/>
      <w:bookmarkStart w:id="728" w:name="_Toc182255656"/>
      <w:r w:rsidRPr="00C9669F">
        <w:t>Fault Descriptions</w:t>
      </w:r>
      <w:bookmarkEnd w:id="727"/>
      <w:bookmarkEnd w:id="728"/>
    </w:p>
    <w:p w14:paraId="4F2C80BD" w14:textId="77777777" w:rsidR="00DF618B" w:rsidRPr="00B44A1F" w:rsidRDefault="00DF618B">
      <w:pPr>
        <w:pStyle w:val="PHeading4"/>
        <w:rPr>
          <w:rStyle w:val="Fett"/>
          <w:bCs w:val="0"/>
          <w:sz w:val="26"/>
          <w:szCs w:val="26"/>
        </w:rPr>
        <w:pPrChange w:id="729" w:author="PH" w:date="2024-11-25T22:47:00Z" w16du:dateUtc="2024-11-25T21:47:00Z">
          <w:pPr>
            <w:pStyle w:val="PParagraph"/>
          </w:pPr>
        </w:pPrChange>
      </w:pPr>
      <w:r w:rsidRPr="00B44A1F">
        <w:rPr>
          <w:rStyle w:val="Fett"/>
          <w:b/>
          <w:bCs w:val="0"/>
        </w:rPr>
        <w:t>SMP Not Found Fault</w:t>
      </w:r>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r w:rsidRPr="001356F8">
              <w:t>notFoundFault</w:t>
            </w:r>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pPr>
        <w:pStyle w:val="PHeading4"/>
        <w:pPrChange w:id="730" w:author="PH" w:date="2024-11-25T22:47:00Z" w16du:dateUtc="2024-11-25T21:47:00Z">
          <w:pPr>
            <w:pStyle w:val="PParagraph"/>
          </w:pPr>
        </w:pPrChange>
      </w:pPr>
      <w:r w:rsidRPr="00DF618B">
        <w:t>Unauthorized Fault</w:t>
      </w:r>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r w:rsidRPr="001356F8">
              <w:t>unauthorizedFault</w:t>
            </w:r>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pPr>
        <w:pStyle w:val="PHeading4"/>
        <w:pPrChange w:id="731" w:author="PH" w:date="2024-11-25T22:47:00Z" w16du:dateUtc="2024-11-25T21:47:00Z">
          <w:pPr>
            <w:pStyle w:val="PParagraph"/>
          </w:pPr>
        </w:pPrChange>
      </w:pPr>
      <w:r w:rsidRPr="00DF618B">
        <w:lastRenderedPageBreak/>
        <w:t>Bad Request Fault</w:t>
      </w:r>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r w:rsidRPr="001356F8">
              <w:t>badRequestFault</w:t>
            </w:r>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pPr>
        <w:pStyle w:val="PHeading4"/>
        <w:pPrChange w:id="732" w:author="PH" w:date="2024-11-25T22:47:00Z" w16du:dateUtc="2024-11-25T21:47:00Z">
          <w:pPr>
            <w:pStyle w:val="PParagraph"/>
          </w:pPr>
        </w:pPrChange>
      </w:pPr>
      <w:r w:rsidRPr="00DF618B">
        <w:t>Internal Error Fault</w:t>
      </w:r>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r w:rsidRPr="001356F8">
              <w:t>internalErrorFault</w:t>
            </w:r>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733" w:name="_Toc71821155"/>
      <w:bookmarkStart w:id="734" w:name="_Toc182255657"/>
      <w:r w:rsidRPr="00743061">
        <w:t>Service Metadata Locator - data model</w:t>
      </w:r>
      <w:bookmarkEnd w:id="733"/>
      <w:bookmarkEnd w:id="734"/>
      <w:r w:rsidRPr="00743061">
        <w:t xml:space="preserve"> </w:t>
      </w:r>
    </w:p>
    <w:p w14:paraId="335084A7" w14:textId="28E4ECBC" w:rsidR="00DF618B" w:rsidRPr="00743061" w:rsidRDefault="00DF618B" w:rsidP="00DF618B">
      <w:pPr>
        <w:pStyle w:val="PParagraph"/>
      </w:pPr>
      <w:r w:rsidRPr="00743061">
        <w:t xml:space="preserve">The data model for the </w:t>
      </w:r>
      <w:del w:id="735" w:author="PH" w:date="2024-11-11T21:54:00Z" w16du:dateUtc="2024-11-11T20:54:00Z">
        <w:r w:rsidRPr="00743061" w:rsidDel="00056B8C">
          <w:delText>Service Metadata Locator</w:delText>
        </w:r>
      </w:del>
      <w:ins w:id="736"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r>
        <w:t>ServiceMetadataPublisher</w:t>
      </w:r>
    </w:p>
    <w:p w14:paraId="4E5E35F1" w14:textId="77777777" w:rsidR="00DF618B" w:rsidRPr="00743061" w:rsidRDefault="00DF618B" w:rsidP="00DF618B">
      <w:pPr>
        <w:pStyle w:val="PParagraph"/>
        <w:numPr>
          <w:ilvl w:val="0"/>
          <w:numId w:val="58"/>
        </w:numPr>
      </w:pPr>
      <w:r>
        <w:t>RecipientParticipantIdentifier</w:t>
      </w:r>
    </w:p>
    <w:p w14:paraId="0F483F36" w14:textId="77777777" w:rsidR="00DF618B" w:rsidRPr="00743061" w:rsidRDefault="00DF618B" w:rsidP="00DF618B">
      <w:pPr>
        <w:pStyle w:val="PParagraph"/>
        <w:numPr>
          <w:ilvl w:val="0"/>
          <w:numId w:val="58"/>
        </w:numPr>
      </w:pPr>
      <w:r>
        <w:t>ParticipantIdentifierPage</w:t>
      </w:r>
    </w:p>
    <w:p w14:paraId="61ADBA3B" w14:textId="77777777" w:rsidR="00DF618B" w:rsidRPr="00743061" w:rsidRDefault="00DF618B" w:rsidP="00DF618B">
      <w:pPr>
        <w:pStyle w:val="PParagraph"/>
        <w:numPr>
          <w:ilvl w:val="0"/>
          <w:numId w:val="58"/>
        </w:numPr>
      </w:pPr>
      <w:r>
        <w:t>MigrationRecord</w:t>
      </w:r>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737" w:name="_Toc71821156"/>
      <w:bookmarkStart w:id="738" w:name="_Toc182255658"/>
      <w:r w:rsidRPr="00743061">
        <w:t>ServiceMetadataPublisherService datatype</w:t>
      </w:r>
      <w:bookmarkEnd w:id="737"/>
      <w:bookmarkEnd w:id="738"/>
      <w:r w:rsidRPr="00743061">
        <w:t xml:space="preserve"> </w:t>
      </w:r>
    </w:p>
    <w:p w14:paraId="312CE010" w14:textId="146BFCB1" w:rsidR="00F7777A" w:rsidRPr="00743061" w:rsidRDefault="00F7777A" w:rsidP="00F7777A">
      <w:pPr>
        <w:pStyle w:val="PParagraph"/>
      </w:pPr>
      <w:r w:rsidRPr="00743061">
        <w:t>Represent</w:t>
      </w:r>
      <w:r>
        <w:t>s a</w:t>
      </w:r>
      <w:ins w:id="739" w:author="PH" w:date="2024-11-11T21:33:00Z" w16du:dateUtc="2024-11-11T20:33:00Z">
        <w:r w:rsidR="000A1C07">
          <w:t>n</w:t>
        </w:r>
      </w:ins>
      <w:r>
        <w:t xml:space="preserve"> </w:t>
      </w:r>
      <w:del w:id="740" w:author="PH" w:date="2024-11-11T21:33:00Z" w16du:dateUtc="2024-11-11T20:33:00Z">
        <w:r w:rsidDel="000A1C07">
          <w:delText>Metadata Publisher</w:delText>
        </w:r>
      </w:del>
      <w:ins w:id="741"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lastRenderedPageBreak/>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t>PublisherEndpoint (1..1) : PublisherEndpointType</w:t>
      </w:r>
      <w:r>
        <w:br/>
      </w:r>
      <w:r w:rsidRPr="00743061">
        <w:t xml:space="preserve">the technical endpoint address of the </w:t>
      </w:r>
      <w:del w:id="742" w:author="PH" w:date="2024-11-11T21:32:00Z" w16du:dateUtc="2024-11-11T20:32:00Z">
        <w:r w:rsidRPr="00743061" w:rsidDel="005F4B28">
          <w:delText>Service Metadata Publishe</w:delText>
        </w:r>
      </w:del>
      <w:ins w:id="743" w:author="PH" w:date="2024-11-11T21:32:00Z" w16du:dateUtc="2024-11-11T20:32:00Z">
        <w:r w:rsidR="005F4B28">
          <w:t>SMP</w:t>
        </w:r>
      </w:ins>
      <w:del w:id="744" w:author="PH" w:date="2024-11-11T21:33:00Z" w16du:dateUtc="2024-11-11T20:33:00Z">
        <w:r w:rsidRPr="00743061" w:rsidDel="005F4B28">
          <w:delText>r</w:delText>
        </w:r>
      </w:del>
      <w:r w:rsidRPr="00743061">
        <w:t xml:space="preserve">, which can be used to query information about particular participant identifiers. ServiceEndpointList is a type defined in the </w:t>
      </w:r>
      <w:r w:rsidRPr="00145049">
        <w:t xml:space="preserve">ServiceMetadataPublishingTypes Schema. The </w:t>
      </w:r>
      <w:r w:rsidRPr="00F7777A">
        <w:rPr>
          <w:rStyle w:val="InlinecodeZchn"/>
          <w:rFonts w:eastAsiaTheme="minorHAnsi"/>
        </w:rPr>
        <w:t>PublisherEndpoint</w:t>
      </w:r>
      <w:r w:rsidRPr="00145049">
        <w:t xml:space="preserve"> element may be a domain name or an IP address of the SMP</w:t>
      </w:r>
      <w:del w:id="745"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746" w:name="_Toc71821157"/>
      <w:bookmarkStart w:id="747" w:name="_Toc182255659"/>
      <w:r w:rsidRPr="00145049">
        <w:t>ServiceMetadataPublishe</w:t>
      </w:r>
      <w:r>
        <w:t>rServiceForParticipant datatype</w:t>
      </w:r>
      <w:bookmarkEnd w:id="746"/>
      <w:bookmarkEnd w:id="747"/>
    </w:p>
    <w:p w14:paraId="75D428A4" w14:textId="3A852C3E" w:rsidR="00F7777A" w:rsidRPr="00145049" w:rsidRDefault="00F7777A" w:rsidP="00F7777A">
      <w:pPr>
        <w:pStyle w:val="PParagraph"/>
      </w:pPr>
      <w:r w:rsidRPr="00145049">
        <w:t>Represents a</w:t>
      </w:r>
      <w:ins w:id="748" w:author="PH" w:date="2024-11-11T21:33:00Z" w16du:dateUtc="2024-11-11T20:33:00Z">
        <w:r w:rsidR="000A1C07">
          <w:t>n</w:t>
        </w:r>
      </w:ins>
      <w:r w:rsidRPr="00145049">
        <w:t xml:space="preserve"> </w:t>
      </w:r>
      <w:del w:id="749" w:author="PH" w:date="2024-11-11T21:33:00Z" w16du:dateUtc="2024-11-11T20:33:00Z">
        <w:r w:rsidRPr="00145049" w:rsidDel="000A1C07">
          <w:delText>Metadata Publisher</w:delText>
        </w:r>
      </w:del>
      <w:ins w:id="750"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r w:rsidRPr="00145049">
        <w:t xml:space="preserve">ServiceMetadataPublisherService has the following subelements: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751" w:author="PH" w:date="2024-11-11T21:34:00Z" w16du:dateUtc="2024-11-11T20:34:00Z">
        <w:r w:rsidRPr="00145049" w:rsidDel="00B1076F">
          <w:delText>Service Metadata Publisher</w:delText>
        </w:r>
      </w:del>
      <w:ins w:id="752" w:author="PH" w:date="2024-11-11T21:34:00Z" w16du:dateUtc="2024-11-11T20:34:00Z">
        <w:r w:rsidR="00B1076F">
          <w:t>SMP</w:t>
        </w:r>
      </w:ins>
      <w:r w:rsidRPr="00145049">
        <w:t>. See the “ParticipantIdentifier” section on the</w:t>
      </w:r>
      <w:r>
        <w:t xml:space="preserve"> format.</w:t>
      </w:r>
    </w:p>
    <w:p w14:paraId="2183480A" w14:textId="5A3450D1" w:rsidR="00F7777A" w:rsidRPr="00145049" w:rsidRDefault="00F7777A" w:rsidP="00F7777A">
      <w:pPr>
        <w:pStyle w:val="PHeading3"/>
      </w:pPr>
      <w:bookmarkStart w:id="753" w:name="_Toc71821158"/>
      <w:bookmarkStart w:id="754" w:name="_Toc182255660"/>
      <w:r w:rsidRPr="00145049">
        <w:t>ParticipantIdentifier datatype</w:t>
      </w:r>
      <w:bookmarkEnd w:id="753"/>
      <w:bookmarkEnd w:id="754"/>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755" w:author="PH" w:date="2024-11-11T21:34:00Z" w16du:dateUtc="2024-11-11T20:34:00Z">
        <w:r w:rsidDel="00E51BC0">
          <w:delText>Service Metadata Publisher</w:delText>
        </w:r>
      </w:del>
      <w:ins w:id="756" w:author="PH" w:date="2024-11-11T21:34:00Z" w16du:dateUtc="2024-11-11T20:34:00Z">
        <w:r w:rsidR="00E51BC0">
          <w:t>SMP</w:t>
        </w:r>
      </w:ins>
      <w:r>
        <w:t>.</w:t>
      </w:r>
    </w:p>
    <w:p w14:paraId="7F93EC81" w14:textId="77777777" w:rsidR="00F7777A" w:rsidRPr="00145049" w:rsidRDefault="00F7777A" w:rsidP="00F7777A">
      <w:pPr>
        <w:pStyle w:val="Code"/>
      </w:pPr>
      <w:r w:rsidRPr="00145049">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r w:rsidRPr="00145049">
        <w:t>ParticipantIdentifier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lastRenderedPageBreak/>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757" w:name="_Toc71821159"/>
      <w:bookmarkStart w:id="758" w:name="_Toc182255661"/>
      <w:r w:rsidRPr="00145049">
        <w:t>ParticipantIdentifier format</w:t>
      </w:r>
      <w:bookmarkEnd w:id="757"/>
      <w:bookmarkEnd w:id="758"/>
    </w:p>
    <w:p w14:paraId="384332F1" w14:textId="5E79BC19" w:rsidR="00F7777A" w:rsidRPr="00145049" w:rsidRDefault="00F7777A" w:rsidP="00F7777A">
      <w:pPr>
        <w:pStyle w:val="PParagraph"/>
      </w:pPr>
      <w:r w:rsidRPr="00145049">
        <w:t xml:space="preserve">For a description of the ParticipantIdentifier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759" w:name="_Toc71821160"/>
      <w:bookmarkStart w:id="760" w:name="_Toc182255662"/>
      <w:r w:rsidRPr="00145049">
        <w:t>Par</w:t>
      </w:r>
      <w:r>
        <w:t>ticipantIdentifierPage datatype</w:t>
      </w:r>
      <w:bookmarkEnd w:id="759"/>
      <w:bookmarkEnd w:id="760"/>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761" w:author="PH" w:date="2024-11-11T21:54:00Z" w16du:dateUtc="2024-11-11T20:54:00Z">
        <w:r w:rsidRPr="00145049" w:rsidDel="00FF592F">
          <w:delText>Service Metadata Locator</w:delText>
        </w:r>
      </w:del>
      <w:ins w:id="762" w:author="PH" w:date="2024-11-11T21:54:00Z" w16du:dateUtc="2024-11-11T20:54:00Z">
        <w:r w:rsidR="00FF592F">
          <w:t>SML</w:t>
        </w:r>
      </w:ins>
      <w:r w:rsidRPr="00145049">
        <w:t xml:space="preserve"> </w:t>
      </w:r>
      <w:del w:id="763" w:author="PH" w:date="2024-11-11T21:54:00Z" w16du:dateUtc="2024-11-11T20:54:00Z">
        <w:r w:rsidRPr="00145049" w:rsidDel="00FF592F">
          <w:delText>service</w:delText>
        </w:r>
      </w:del>
      <w:ins w:id="764"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765" w:name="_Toc71821161"/>
      <w:bookmarkStart w:id="766" w:name="_Toc182255663"/>
      <w:r>
        <w:t>MigrationRecord</w:t>
      </w:r>
      <w:bookmarkEnd w:id="765"/>
      <w:bookmarkEnd w:id="766"/>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ParticipantIdentifier from the control of one </w:t>
      </w:r>
      <w:del w:id="767" w:author="PH" w:date="2024-11-11T21:34:00Z" w16du:dateUtc="2024-11-11T20:34:00Z">
        <w:r w:rsidRPr="00160364" w:rsidDel="003A6355">
          <w:delText>Service Metadata Publisher</w:delText>
        </w:r>
      </w:del>
      <w:ins w:id="768" w:author="PH" w:date="2024-11-11T21:34:00Z" w16du:dateUtc="2024-11-11T20:34:00Z">
        <w:r w:rsidR="003A6355">
          <w:t>SMP</w:t>
        </w:r>
      </w:ins>
      <w:r w:rsidRPr="00160364">
        <w:t xml:space="preserve"> to a</w:t>
      </w:r>
      <w:del w:id="769" w:author="PH" w:date="2024-11-11T21:34:00Z" w16du:dateUtc="2024-11-11T20:34:00Z">
        <w:r w:rsidRPr="00160364" w:rsidDel="00104C29">
          <w:delText xml:space="preserve"> different</w:delText>
        </w:r>
      </w:del>
      <w:ins w:id="770" w:author="PH" w:date="2024-11-11T21:34:00Z" w16du:dateUtc="2024-11-11T20:34:00Z">
        <w:r w:rsidR="00104C29">
          <w:t>nother</w:t>
        </w:r>
      </w:ins>
      <w:r w:rsidRPr="00160364">
        <w:t xml:space="preserve"> </w:t>
      </w:r>
      <w:del w:id="771" w:author="PH" w:date="2024-11-11T21:34:00Z" w16du:dateUtc="2024-11-11T20:34:00Z">
        <w:r w:rsidRPr="00160364" w:rsidDel="003A6355">
          <w:delText>Service Metadata Publisher</w:delText>
        </w:r>
      </w:del>
      <w:ins w:id="772"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r w:rsidRPr="00160364">
        <w:lastRenderedPageBreak/>
        <w:t xml:space="preserve">MigrationRecord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773" w:author="PH" w:date="2024-11-11T21:35:00Z" w16du:dateUtc="2024-11-11T20:35:00Z">
        <w:r w:rsidRPr="00160364" w:rsidDel="009B1011">
          <w:delText>Service Metadata Publisher</w:delText>
        </w:r>
      </w:del>
      <w:ins w:id="774"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775" w:name="_Toc71821162"/>
      <w:bookmarkStart w:id="776" w:name="_Toc182255664"/>
      <w:r w:rsidRPr="00A74A24">
        <w:t>Service Bindings</w:t>
      </w:r>
      <w:bookmarkEnd w:id="775"/>
      <w:bookmarkEnd w:id="776"/>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777" w:author="PH" w:date="2024-11-11T21:54:00Z" w16du:dateUtc="2024-11-11T20:54:00Z">
        <w:r w:rsidRPr="00A74A24" w:rsidDel="00D75B8E">
          <w:delText xml:space="preserve">Service Metadata </w:delText>
        </w:r>
        <w:r w:rsidDel="00D75B8E">
          <w:delText>Locator</w:delText>
        </w:r>
      </w:del>
      <w:ins w:id="778"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779" w:name="_Toc71821163"/>
      <w:bookmarkStart w:id="780" w:name="_Toc182255665"/>
      <w:r w:rsidRPr="00A74A24">
        <w:t>Services Provided as Web services - characteristics</w:t>
      </w:r>
      <w:bookmarkEnd w:id="779"/>
      <w:bookmarkEnd w:id="780"/>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781" w:name="_Toc71821164"/>
      <w:bookmarkStart w:id="782" w:name="_Toc182255666"/>
      <w:r w:rsidRPr="00A74A24">
        <w:t>Manage</w:t>
      </w:r>
      <w:r>
        <w:t>Business</w:t>
      </w:r>
      <w:r w:rsidRPr="00A74A24">
        <w:t>Identifier service - binding</w:t>
      </w:r>
      <w:bookmarkEnd w:id="781"/>
      <w:bookmarkEnd w:id="782"/>
    </w:p>
    <w:p w14:paraId="68DD4856" w14:textId="77777777" w:rsidR="00A569DB" w:rsidRPr="00A74A24" w:rsidRDefault="00A569DB" w:rsidP="003F2FDD">
      <w:pPr>
        <w:pStyle w:val="PParagraph"/>
      </w:pPr>
      <w:r w:rsidRPr="00A74A24">
        <w:t>The Manage</w:t>
      </w:r>
      <w:r>
        <w:t>Business</w:t>
      </w:r>
      <w:r w:rsidRPr="00A74A24">
        <w:t>Identifier service is provided in the fo</w:t>
      </w:r>
      <w:r>
        <w:t>rm of a SOAP-based Web service.</w:t>
      </w:r>
    </w:p>
    <w:p w14:paraId="0C2CF7AB" w14:textId="77777777" w:rsidR="00A569DB" w:rsidRPr="00A74A24" w:rsidRDefault="00A569DB" w:rsidP="003F2FDD">
      <w:pPr>
        <w:pStyle w:val="PHeading3"/>
      </w:pPr>
      <w:bookmarkStart w:id="783" w:name="_Toc71821165"/>
      <w:bookmarkStart w:id="784" w:name="_Toc182255667"/>
      <w:r w:rsidRPr="00A74A24">
        <w:t>Transport binding</w:t>
      </w:r>
      <w:bookmarkEnd w:id="783"/>
      <w:bookmarkEnd w:id="784"/>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785" w:author="PH" w:date="2024-11-11T21:38:00Z" w16du:dateUtc="2024-11-11T20:38:00Z">
        <w:r w:rsidRPr="00A74A24" w:rsidDel="009F28DF">
          <w:delText>See a WSDL f</w:delText>
        </w:r>
        <w:r w:rsidDel="009F28DF">
          <w:delText>or this in “Appendix B: WSDLs”.</w:delText>
        </w:r>
      </w:del>
      <w:ins w:id="786"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787" w:name="_Toc71821166"/>
      <w:bookmarkStart w:id="788" w:name="_Toc182255668"/>
      <w:r w:rsidRPr="00A74A24">
        <w:t>Security</w:t>
      </w:r>
      <w:bookmarkEnd w:id="787"/>
      <w:bookmarkEnd w:id="788"/>
    </w:p>
    <w:p w14:paraId="32176B5B" w14:textId="0450D937" w:rsidR="00A569DB" w:rsidRPr="00A74A24" w:rsidRDefault="00A569DB" w:rsidP="003F2FDD">
      <w:pPr>
        <w:pStyle w:val="PParagraph"/>
      </w:pPr>
      <w:r w:rsidRPr="00A74A24">
        <w:t xml:space="preserve">The service is secured at the transport level with a two-way </w:t>
      </w:r>
      <w:del w:id="789" w:author="PH" w:date="2024-11-11T21:35:00Z" w16du:dateUtc="2024-11-11T20:35:00Z">
        <w:r w:rsidRPr="00A74A24" w:rsidDel="002C16F6">
          <w:delText>SSL/</w:delText>
        </w:r>
      </w:del>
      <w:r w:rsidRPr="00A74A24">
        <w:t>TLS connection. The requestor must authenticate using a client certificate</w:t>
      </w:r>
      <w:ins w:id="790" w:author="PH" w:date="2024-11-11T21:36:00Z" w16du:dateUtc="2024-11-11T20:36:00Z">
        <w:r w:rsidR="002C16F6">
          <w:t xml:space="preserve"> (mTLS)</w:t>
        </w:r>
      </w:ins>
      <w:r w:rsidRPr="00A74A24">
        <w:t xml:space="preserve"> issued for use in the </w:t>
      </w:r>
      <w:r w:rsidRPr="00A74A24">
        <w:lastRenderedPageBreak/>
        <w:t xml:space="preserve">infrastructure by a trusted third-party. </w:t>
      </w:r>
      <w:del w:id="791" w:author="PH" w:date="2024-11-11T21:36:00Z" w16du:dateUtc="2024-11-11T20:36:00Z">
        <w:r w:rsidRPr="00A74A24" w:rsidDel="00D15191">
          <w:delText>For example, i</w:delText>
        </w:r>
      </w:del>
      <w:ins w:id="792" w:author="PH" w:date="2024-11-11T21:36:00Z" w16du:dateUtc="2024-11-11T20:36:00Z">
        <w:r w:rsidR="00D15191">
          <w:t>I</w:t>
        </w:r>
      </w:ins>
      <w:r w:rsidRPr="00A74A24">
        <w:t xml:space="preserve">n the </w:t>
      </w:r>
      <w:r>
        <w:t>Peppol</w:t>
      </w:r>
      <w:r w:rsidRPr="00A74A24">
        <w:t xml:space="preserve"> </w:t>
      </w:r>
      <w:del w:id="793" w:author="PH" w:date="2024-11-11T21:36:00Z" w16du:dateUtc="2024-11-11T20:36:00Z">
        <w:r w:rsidRPr="00A74A24" w:rsidDel="00D15191">
          <w:delText>infrastructure</w:delText>
        </w:r>
      </w:del>
      <w:ins w:id="794" w:author="PH" w:date="2024-11-11T21:36:00Z" w16du:dateUtc="2024-11-11T20:36:00Z">
        <w:r w:rsidR="00D15191">
          <w:t>Network</w:t>
        </w:r>
      </w:ins>
      <w:r w:rsidRPr="00A74A24">
        <w:t xml:space="preserve">, a </w:t>
      </w:r>
      <w:r>
        <w:t>Peppol</w:t>
      </w:r>
      <w:r w:rsidRPr="00A74A24">
        <w:t xml:space="preserve"> </w:t>
      </w:r>
      <w:ins w:id="795" w:author="PH" w:date="2024-11-11T21:36:00Z" w16du:dateUtc="2024-11-11T20:36:00Z">
        <w:r w:rsidR="00D15191">
          <w:t xml:space="preserve">SMP </w:t>
        </w:r>
      </w:ins>
      <w:r w:rsidRPr="00A74A24">
        <w:t xml:space="preserve">certificate will be issued to the participants when they have signed </w:t>
      </w:r>
      <w:del w:id="796" w:author="PH" w:date="2024-11-11T21:36:00Z" w16du:dateUtc="2024-11-11T20:36:00Z">
        <w:r w:rsidRPr="00A74A24" w:rsidDel="00D15191">
          <w:delText xml:space="preserve">peering </w:delText>
        </w:r>
      </w:del>
      <w:ins w:id="797" w:author="PH" w:date="2024-11-11T21:36:00Z" w16du:dateUtc="2024-11-11T20:36:00Z">
        <w:r w:rsidR="00D15191">
          <w:t>the Service Provider</w:t>
        </w:r>
        <w:r w:rsidR="00D15191" w:rsidRPr="00A74A24">
          <w:t xml:space="preserve"> </w:t>
        </w:r>
      </w:ins>
      <w:r w:rsidRPr="00A74A24">
        <w:t xml:space="preserve">agreements and live up to the stated requirements. The server must reject </w:t>
      </w:r>
      <w:del w:id="798"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799" w:author="PH" w:date="2024-11-11T21:37:00Z" w16du:dateUtc="2024-11-11T20:37:00Z">
        <w:r w:rsidR="00D15191">
          <w:t xml:space="preserve"> CA</w:t>
        </w:r>
      </w:ins>
      <w:r w:rsidRPr="00A74A24">
        <w:t>.</w:t>
      </w:r>
      <w:del w:id="800"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801" w:name="_Toc71821167"/>
      <w:bookmarkStart w:id="802" w:name="_Toc182255669"/>
      <w:r w:rsidRPr="00A74A24">
        <w:t>ManageServiceMetadata service - binding</w:t>
      </w:r>
      <w:bookmarkEnd w:id="801"/>
      <w:bookmarkEnd w:id="802"/>
    </w:p>
    <w:p w14:paraId="52599D9A" w14:textId="7DD7E46E" w:rsidR="00A569DB" w:rsidRPr="00A74A24" w:rsidRDefault="00A569DB" w:rsidP="003F2FDD">
      <w:pPr>
        <w:pStyle w:val="PParagraph"/>
      </w:pPr>
      <w:del w:id="803" w:author="PH" w:date="2024-11-11T21:52:00Z" w16du:dateUtc="2024-11-11T20:52:00Z">
        <w:r w:rsidRPr="00A74A24" w:rsidDel="00984525">
          <w:delText>Service Metadata Publisher</w:delText>
        </w:r>
      </w:del>
      <w:ins w:id="804"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ManageServiceMetadata service is provided in the form of a </w:t>
      </w:r>
      <w:r>
        <w:t>SOAP-based Web service.</w:t>
      </w:r>
    </w:p>
    <w:p w14:paraId="40DC2C7E" w14:textId="77777777" w:rsidR="00A569DB" w:rsidRPr="00A74A24" w:rsidRDefault="00A569DB" w:rsidP="003F2FDD">
      <w:pPr>
        <w:pStyle w:val="PHeading3"/>
      </w:pPr>
      <w:bookmarkStart w:id="805" w:name="_Toc71821168"/>
      <w:bookmarkStart w:id="806" w:name="_Toc182255670"/>
      <w:r w:rsidRPr="00A74A24">
        <w:t>Transport binding</w:t>
      </w:r>
      <w:bookmarkEnd w:id="805"/>
      <w:bookmarkEnd w:id="806"/>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807" w:author="PH" w:date="2024-11-11T21:38:00Z" w16du:dateUtc="2024-11-11T20:38:00Z">
        <w:r>
          <w:t>The WSDL files are published together with this specification.</w:t>
        </w:r>
      </w:ins>
      <w:del w:id="808"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809" w:name="_Toc71821169"/>
      <w:bookmarkStart w:id="810" w:name="_Toc182255671"/>
      <w:r>
        <w:t>Security</w:t>
      </w:r>
      <w:bookmarkEnd w:id="809"/>
      <w:bookmarkEnd w:id="810"/>
    </w:p>
    <w:p w14:paraId="41F77A7F" w14:textId="148B144C" w:rsidR="00A569DB" w:rsidRPr="00A74A24" w:rsidRDefault="00A569DB" w:rsidP="003F2FDD">
      <w:pPr>
        <w:pStyle w:val="PParagraph"/>
      </w:pPr>
      <w:r w:rsidRPr="00A74A24">
        <w:t xml:space="preserve">The service is secured at the transport level with a two-way </w:t>
      </w:r>
      <w:del w:id="811" w:author="PH" w:date="2024-11-11T21:37:00Z" w16du:dateUtc="2024-11-11T20:37:00Z">
        <w:r w:rsidRPr="00A74A24" w:rsidDel="004020D9">
          <w:delText xml:space="preserve">SSL </w:delText>
        </w:r>
      </w:del>
      <w:ins w:id="812"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813" w:name="_Toc71821170"/>
      <w:bookmarkStart w:id="814" w:name="_Toc182255672"/>
      <w:r w:rsidRPr="00A74A24">
        <w:t>DNS Spoof Mitigation</w:t>
      </w:r>
      <w:bookmarkEnd w:id="813"/>
      <w:bookmarkEnd w:id="814"/>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 xml:space="preserve">One mitigation for this kind of attack on the DNS lookup process is to use DNSSEC rather than plain DNS. DNSSEC allow the authenticity of the DNS resolutions to be </w:t>
      </w:r>
      <w:r w:rsidRPr="00A74A24">
        <w:lastRenderedPageBreak/>
        <w:t>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98" w:author="PH" w:date="2024-11-27T09:23:00Z" w:initials="PH">
    <w:p w14:paraId="77FBAAF9" w14:textId="77777777" w:rsidR="00AB2F31" w:rsidRDefault="00AB2F31" w:rsidP="00AB2F31">
      <w:pPr>
        <w:pStyle w:val="Kommentartext"/>
      </w:pPr>
      <w:r>
        <w:rPr>
          <w:rStyle w:val="Kommentarzeichen"/>
        </w:rPr>
        <w:annotationRef/>
      </w:r>
      <w:r>
        <w:rPr>
          <w:lang w:val="de-AT"/>
        </w:rPr>
        <w:t>Add DNS to image</w:t>
      </w:r>
    </w:p>
  </w:comment>
  <w:comment w:id="576" w:author="PH" w:date="2024-11-27T09:28:00Z" w:initials="PH">
    <w:p w14:paraId="32F37787" w14:textId="77777777" w:rsidR="0056341E" w:rsidRDefault="0056341E" w:rsidP="0056341E">
      <w:pPr>
        <w:pStyle w:val="Kommentartext"/>
      </w:pPr>
      <w:r>
        <w:rPr>
          <w:rStyle w:val="Kommentarzeichen"/>
        </w:rPr>
        <w:annotationRef/>
      </w:r>
      <w:r>
        <w:rPr>
          <w:lang w:val="de-AT"/>
        </w:rPr>
        <w:t>Delete SMP Metadata</w:t>
      </w:r>
    </w:p>
  </w:comment>
  <w:comment w:id="595" w:author="PH" w:date="2024-11-27T09:29:00Z" w:initials="PH">
    <w:p w14:paraId="2F2408B6" w14:textId="77777777" w:rsidR="0056341E" w:rsidRDefault="0056341E" w:rsidP="0056341E">
      <w:pPr>
        <w:pStyle w:val="Kommentartext"/>
      </w:pPr>
      <w:r>
        <w:rPr>
          <w:rStyle w:val="Kommentarzeichen"/>
        </w:rPr>
        <w:annotationRef/>
      </w:r>
      <w:r>
        <w:rPr>
          <w:lang w:val="de-AT"/>
        </w:rPr>
        <w:t>Will not work as is</w:t>
      </w:r>
    </w:p>
  </w:comment>
  <w:comment w:id="601" w:author="PH" w:date="2024-11-27T09:30:00Z" w:initials="PH">
    <w:p w14:paraId="695F065F" w14:textId="77777777" w:rsidR="0056341E" w:rsidRDefault="0056341E" w:rsidP="0056341E">
      <w:pPr>
        <w:pStyle w:val="Kommentartext"/>
      </w:pPr>
      <w:r>
        <w:rPr>
          <w:rStyle w:val="Kommentarzeichen"/>
        </w:rPr>
        <w:annotationRef/>
      </w:r>
      <w:r>
        <w:rPr>
          <w:lang w:val="de-AT"/>
        </w:rPr>
        <w:t>Add Base32 encoding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FBAAF9" w15:done="0"/>
  <w15:commentEx w15:paraId="32F37787" w15:done="0"/>
  <w15:commentEx w15:paraId="2F2408B6" w15:done="0"/>
  <w15:commentEx w15:paraId="695F06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523E02" w16cex:dateUtc="2024-11-27T08:23:00Z"/>
  <w16cex:commentExtensible w16cex:durableId="15CC1645" w16cex:dateUtc="2024-11-27T08:28:00Z"/>
  <w16cex:commentExtensible w16cex:durableId="444FAAD9" w16cex:dateUtc="2024-11-27T08:29:00Z"/>
  <w16cex:commentExtensible w16cex:durableId="07EE60BD" w16cex:dateUtc="2024-11-27T0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FBAAF9" w16cid:durableId="03523E02"/>
  <w16cid:commentId w16cid:paraId="32F37787" w16cid:durableId="15CC1645"/>
  <w16cid:commentId w16cid:paraId="2F2408B6" w16cid:durableId="444FAAD9"/>
  <w16cid:commentId w16cid:paraId="695F065F" w16cid:durableId="07EE6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7584D" w14:textId="77777777" w:rsidR="0010115B" w:rsidRDefault="0010115B" w:rsidP="008833B4">
      <w:r>
        <w:separator/>
      </w:r>
    </w:p>
  </w:endnote>
  <w:endnote w:type="continuationSeparator" w:id="0">
    <w:p w14:paraId="26CFF57A" w14:textId="77777777" w:rsidR="0010115B" w:rsidRDefault="0010115B"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0EE43" w14:textId="77777777" w:rsidR="005E27AF" w:rsidRDefault="005E27A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E2C10" w14:textId="77777777" w:rsidR="005E27AF" w:rsidRDefault="005E27A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2C1ED" w14:textId="77777777" w:rsidR="0010115B" w:rsidRDefault="0010115B" w:rsidP="008833B4">
      <w:r>
        <w:separator/>
      </w:r>
    </w:p>
  </w:footnote>
  <w:footnote w:type="continuationSeparator" w:id="0">
    <w:p w14:paraId="6EFD1B10" w14:textId="77777777" w:rsidR="0010115B" w:rsidRDefault="0010115B"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B50D6" w14:textId="77777777" w:rsidR="005E27AF" w:rsidRDefault="005E27A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5A6162C"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del w:id="409" w:author="PH" w:date="2024-11-25T22:45:00Z" w16du:dateUtc="2024-11-25T21:45:00Z">
      <w:r w:rsidR="00DD588A" w:rsidDel="00224FBD">
        <w:rPr>
          <w:rFonts w:cs="Arial"/>
          <w:color w:val="007AD7"/>
          <w:sz w:val="20"/>
          <w:szCs w:val="20"/>
        </w:rPr>
        <w:delText>11</w:delText>
      </w:r>
    </w:del>
    <w:ins w:id="410" w:author="PH" w:date="2024-11-25T22:45:00Z" w16du:dateUtc="2024-11-25T21:45:00Z">
      <w:r w:rsidR="00224FBD">
        <w:rPr>
          <w:rFonts w:cs="Arial"/>
          <w:color w:val="007AD7"/>
          <w:sz w:val="20"/>
          <w:szCs w:val="20"/>
        </w:rPr>
        <w:t>2</w:t>
      </w:r>
    </w:ins>
    <w:ins w:id="411" w:author="PH" w:date="2024-11-27T10:04:00Z" w16du:dateUtc="2024-11-27T09:04:00Z">
      <w:r w:rsidR="005E27AF">
        <w:rPr>
          <w:rFonts w:cs="Arial"/>
          <w:color w:val="007AD7"/>
          <w:sz w:val="20"/>
          <w:szCs w:val="20"/>
        </w:rPr>
        <w:t>7</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AE9EF" w14:textId="77777777" w:rsidR="005E27AF" w:rsidRDefault="005E27A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0"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5"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9"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0"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4"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9"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1"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2"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5"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6"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8"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0"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2"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4"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6"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0"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1"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3"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6"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6"/>
  </w:num>
  <w:num w:numId="2" w16cid:durableId="1146051558">
    <w:abstractNumId w:val="53"/>
  </w:num>
  <w:num w:numId="3" w16cid:durableId="742993157">
    <w:abstractNumId w:val="44"/>
  </w:num>
  <w:num w:numId="4" w16cid:durableId="283732731">
    <w:abstractNumId w:val="67"/>
  </w:num>
  <w:num w:numId="5" w16cid:durableId="2132358089">
    <w:abstractNumId w:val="59"/>
  </w:num>
  <w:num w:numId="6" w16cid:durableId="20658301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7"/>
  </w:num>
  <w:num w:numId="8" w16cid:durableId="1093168065">
    <w:abstractNumId w:val="10"/>
  </w:num>
  <w:num w:numId="9" w16cid:durableId="638610089">
    <w:abstractNumId w:val="40"/>
  </w:num>
  <w:num w:numId="10" w16cid:durableId="1417827511">
    <w:abstractNumId w:val="33"/>
  </w:num>
  <w:num w:numId="11" w16cid:durableId="1245913677">
    <w:abstractNumId w:val="15"/>
  </w:num>
  <w:num w:numId="12" w16cid:durableId="393166548">
    <w:abstractNumId w:val="14"/>
  </w:num>
  <w:num w:numId="13" w16cid:durableId="1132749626">
    <w:abstractNumId w:val="51"/>
  </w:num>
  <w:num w:numId="14" w16cid:durableId="1745641219">
    <w:abstractNumId w:val="22"/>
  </w:num>
  <w:num w:numId="15" w16cid:durableId="644431323">
    <w:abstractNumId w:val="20"/>
  </w:num>
  <w:num w:numId="16" w16cid:durableId="2103332459">
    <w:abstractNumId w:val="25"/>
  </w:num>
  <w:num w:numId="17" w16cid:durableId="127403535">
    <w:abstractNumId w:val="16"/>
  </w:num>
  <w:num w:numId="18" w16cid:durableId="515122230">
    <w:abstractNumId w:val="60"/>
  </w:num>
  <w:num w:numId="19" w16cid:durableId="1187133733">
    <w:abstractNumId w:val="6"/>
  </w:num>
  <w:num w:numId="20" w16cid:durableId="397166638">
    <w:abstractNumId w:val="34"/>
  </w:num>
  <w:num w:numId="21" w16cid:durableId="1218928919">
    <w:abstractNumId w:val="61"/>
  </w:num>
  <w:num w:numId="22" w16cid:durableId="1321537108">
    <w:abstractNumId w:val="47"/>
  </w:num>
  <w:num w:numId="23" w16cid:durableId="739055995">
    <w:abstractNumId w:val="28"/>
  </w:num>
  <w:num w:numId="24" w16cid:durableId="96491471">
    <w:abstractNumId w:val="62"/>
  </w:num>
  <w:num w:numId="25" w16cid:durableId="1047297601">
    <w:abstractNumId w:val="39"/>
  </w:num>
  <w:num w:numId="26" w16cid:durableId="1817213096">
    <w:abstractNumId w:val="1"/>
  </w:num>
  <w:num w:numId="27" w16cid:durableId="230770687">
    <w:abstractNumId w:val="26"/>
  </w:num>
  <w:num w:numId="28" w16cid:durableId="260648926">
    <w:abstractNumId w:val="32"/>
  </w:num>
  <w:num w:numId="29" w16cid:durableId="82649411">
    <w:abstractNumId w:val="41"/>
  </w:num>
  <w:num w:numId="30" w16cid:durableId="1463377346">
    <w:abstractNumId w:val="13"/>
  </w:num>
  <w:num w:numId="31" w16cid:durableId="88083613">
    <w:abstractNumId w:val="54"/>
  </w:num>
  <w:num w:numId="32" w16cid:durableId="1482120182">
    <w:abstractNumId w:val="29"/>
  </w:num>
  <w:num w:numId="33" w16cid:durableId="1845198131">
    <w:abstractNumId w:val="11"/>
  </w:num>
  <w:num w:numId="34" w16cid:durableId="1739791526">
    <w:abstractNumId w:val="17"/>
  </w:num>
  <w:num w:numId="35" w16cid:durableId="2014918875">
    <w:abstractNumId w:val="50"/>
  </w:num>
  <w:num w:numId="36" w16cid:durableId="1877815013">
    <w:abstractNumId w:val="64"/>
  </w:num>
  <w:num w:numId="37" w16cid:durableId="338242537">
    <w:abstractNumId w:val="36"/>
  </w:num>
  <w:num w:numId="38" w16cid:durableId="848494900">
    <w:abstractNumId w:val="12"/>
  </w:num>
  <w:num w:numId="39" w16cid:durableId="546264390">
    <w:abstractNumId w:val="23"/>
  </w:num>
  <w:num w:numId="40" w16cid:durableId="2076540898">
    <w:abstractNumId w:val="0"/>
  </w:num>
  <w:num w:numId="41" w16cid:durableId="1757046187">
    <w:abstractNumId w:val="21"/>
  </w:num>
  <w:num w:numId="42" w16cid:durableId="1242830632">
    <w:abstractNumId w:val="4"/>
  </w:num>
  <w:num w:numId="43" w16cid:durableId="974411544">
    <w:abstractNumId w:val="18"/>
  </w:num>
  <w:num w:numId="44" w16cid:durableId="2037922519">
    <w:abstractNumId w:val="63"/>
  </w:num>
  <w:num w:numId="45" w16cid:durableId="1228876071">
    <w:abstractNumId w:val="57"/>
  </w:num>
  <w:num w:numId="46" w16cid:durableId="497161906">
    <w:abstractNumId w:val="48"/>
  </w:num>
  <w:num w:numId="47" w16cid:durableId="1309745791">
    <w:abstractNumId w:val="19"/>
  </w:num>
  <w:num w:numId="48" w16cid:durableId="1057751642">
    <w:abstractNumId w:val="52"/>
  </w:num>
  <w:num w:numId="49" w16cid:durableId="1132754018">
    <w:abstractNumId w:val="24"/>
  </w:num>
  <w:num w:numId="50" w16cid:durableId="1643802995">
    <w:abstractNumId w:val="7"/>
  </w:num>
  <w:num w:numId="51" w16cid:durableId="565839621">
    <w:abstractNumId w:val="55"/>
  </w:num>
  <w:num w:numId="52" w16cid:durableId="73095268">
    <w:abstractNumId w:val="42"/>
  </w:num>
  <w:num w:numId="53" w16cid:durableId="1895920499">
    <w:abstractNumId w:val="38"/>
  </w:num>
  <w:num w:numId="54" w16cid:durableId="1099060135">
    <w:abstractNumId w:val="65"/>
  </w:num>
  <w:num w:numId="55" w16cid:durableId="753744105">
    <w:abstractNumId w:val="8"/>
  </w:num>
  <w:num w:numId="56" w16cid:durableId="1190292576">
    <w:abstractNumId w:val="45"/>
  </w:num>
  <w:num w:numId="57" w16cid:durableId="1247425122">
    <w:abstractNumId w:val="31"/>
  </w:num>
  <w:num w:numId="58" w16cid:durableId="679741617">
    <w:abstractNumId w:val="9"/>
  </w:num>
  <w:num w:numId="59" w16cid:durableId="640383685">
    <w:abstractNumId w:val="5"/>
  </w:num>
  <w:num w:numId="60" w16cid:durableId="1856535260">
    <w:abstractNumId w:val="43"/>
  </w:num>
  <w:num w:numId="61" w16cid:durableId="67309311">
    <w:abstractNumId w:val="2"/>
  </w:num>
  <w:num w:numId="62" w16cid:durableId="879588643">
    <w:abstractNumId w:val="3"/>
  </w:num>
  <w:num w:numId="63" w16cid:durableId="1072046678">
    <w:abstractNumId w:val="56"/>
  </w:num>
  <w:num w:numId="64" w16cid:durableId="1475946100">
    <w:abstractNumId w:val="58"/>
  </w:num>
  <w:num w:numId="65" w16cid:durableId="1959942911">
    <w:abstractNumId w:val="35"/>
  </w:num>
  <w:num w:numId="66" w16cid:durableId="1381779946">
    <w:abstractNumId w:val="37"/>
  </w:num>
  <w:num w:numId="67" w16cid:durableId="1365401317">
    <w:abstractNumId w:val="30"/>
  </w:num>
  <w:num w:numId="68" w16cid:durableId="308049497">
    <w:abstractNumId w:val="66"/>
  </w:num>
  <w:num w:numId="69" w16cid:durableId="1472822542">
    <w:abstractNumId w:val="49"/>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15B"/>
    <w:rsid w:val="00101487"/>
    <w:rsid w:val="00102426"/>
    <w:rsid w:val="00104219"/>
    <w:rsid w:val="00104C29"/>
    <w:rsid w:val="00106DAC"/>
    <w:rsid w:val="00107867"/>
    <w:rsid w:val="00110F16"/>
    <w:rsid w:val="001122DF"/>
    <w:rsid w:val="001123E9"/>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67783"/>
    <w:rsid w:val="001723F9"/>
    <w:rsid w:val="00172ECF"/>
    <w:rsid w:val="00173189"/>
    <w:rsid w:val="001731A1"/>
    <w:rsid w:val="00175065"/>
    <w:rsid w:val="001754EE"/>
    <w:rsid w:val="00177A1B"/>
    <w:rsid w:val="00181273"/>
    <w:rsid w:val="00182AF2"/>
    <w:rsid w:val="00183F39"/>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4473"/>
    <w:rsid w:val="001D62CF"/>
    <w:rsid w:val="001E4C98"/>
    <w:rsid w:val="001E7331"/>
    <w:rsid w:val="001E76A0"/>
    <w:rsid w:val="001F0264"/>
    <w:rsid w:val="001F093E"/>
    <w:rsid w:val="001F3154"/>
    <w:rsid w:val="001F6DFD"/>
    <w:rsid w:val="001F6E12"/>
    <w:rsid w:val="0020072B"/>
    <w:rsid w:val="002017D8"/>
    <w:rsid w:val="00201A1D"/>
    <w:rsid w:val="00203476"/>
    <w:rsid w:val="00204FBA"/>
    <w:rsid w:val="002056D6"/>
    <w:rsid w:val="002130FB"/>
    <w:rsid w:val="00215C55"/>
    <w:rsid w:val="00216831"/>
    <w:rsid w:val="002211BF"/>
    <w:rsid w:val="00224361"/>
    <w:rsid w:val="002244CD"/>
    <w:rsid w:val="002247DF"/>
    <w:rsid w:val="00224FBD"/>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93EF1"/>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34161"/>
    <w:rsid w:val="00435F19"/>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3356"/>
    <w:rsid w:val="0047516E"/>
    <w:rsid w:val="00483875"/>
    <w:rsid w:val="00486AC6"/>
    <w:rsid w:val="004927C2"/>
    <w:rsid w:val="004932AB"/>
    <w:rsid w:val="00494395"/>
    <w:rsid w:val="0049691A"/>
    <w:rsid w:val="004A15F0"/>
    <w:rsid w:val="004A2B0A"/>
    <w:rsid w:val="004A3E08"/>
    <w:rsid w:val="004A4C75"/>
    <w:rsid w:val="004A6CBE"/>
    <w:rsid w:val="004B057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754"/>
    <w:rsid w:val="005468BD"/>
    <w:rsid w:val="00555610"/>
    <w:rsid w:val="005622D2"/>
    <w:rsid w:val="00562368"/>
    <w:rsid w:val="0056341E"/>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3941"/>
    <w:rsid w:val="005C4923"/>
    <w:rsid w:val="005C6C98"/>
    <w:rsid w:val="005D1231"/>
    <w:rsid w:val="005D2DE3"/>
    <w:rsid w:val="005D66AA"/>
    <w:rsid w:val="005E0BAD"/>
    <w:rsid w:val="005E1FAD"/>
    <w:rsid w:val="005E27AF"/>
    <w:rsid w:val="005E34C0"/>
    <w:rsid w:val="005E4656"/>
    <w:rsid w:val="005E47B1"/>
    <w:rsid w:val="005E5CDA"/>
    <w:rsid w:val="005E61E1"/>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1BA1"/>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7F7A01"/>
    <w:rsid w:val="008000B0"/>
    <w:rsid w:val="00800475"/>
    <w:rsid w:val="00801C0F"/>
    <w:rsid w:val="00802474"/>
    <w:rsid w:val="00803655"/>
    <w:rsid w:val="00804B40"/>
    <w:rsid w:val="00804DA1"/>
    <w:rsid w:val="00807101"/>
    <w:rsid w:val="008071AB"/>
    <w:rsid w:val="00807921"/>
    <w:rsid w:val="008110AD"/>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B026B"/>
    <w:rsid w:val="009B1011"/>
    <w:rsid w:val="009B10B4"/>
    <w:rsid w:val="009B12A5"/>
    <w:rsid w:val="009B53C8"/>
    <w:rsid w:val="009B62B0"/>
    <w:rsid w:val="009B7FA1"/>
    <w:rsid w:val="009C0BAD"/>
    <w:rsid w:val="009C1E0A"/>
    <w:rsid w:val="009C4097"/>
    <w:rsid w:val="009C4CAD"/>
    <w:rsid w:val="009C7D0E"/>
    <w:rsid w:val="009D10C7"/>
    <w:rsid w:val="009D1958"/>
    <w:rsid w:val="009D3547"/>
    <w:rsid w:val="009D42AB"/>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7696"/>
    <w:rsid w:val="00AA78CD"/>
    <w:rsid w:val="00AB2F31"/>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1076F"/>
    <w:rsid w:val="00B10CDB"/>
    <w:rsid w:val="00B127C7"/>
    <w:rsid w:val="00B13212"/>
    <w:rsid w:val="00B13B7F"/>
    <w:rsid w:val="00B151B0"/>
    <w:rsid w:val="00B17E46"/>
    <w:rsid w:val="00B226F9"/>
    <w:rsid w:val="00B2372B"/>
    <w:rsid w:val="00B308B3"/>
    <w:rsid w:val="00B31322"/>
    <w:rsid w:val="00B31656"/>
    <w:rsid w:val="00B35CCA"/>
    <w:rsid w:val="00B37A28"/>
    <w:rsid w:val="00B37B43"/>
    <w:rsid w:val="00B44A1F"/>
    <w:rsid w:val="00B46E1F"/>
    <w:rsid w:val="00B5030B"/>
    <w:rsid w:val="00B52FC7"/>
    <w:rsid w:val="00B54E0E"/>
    <w:rsid w:val="00B54EE0"/>
    <w:rsid w:val="00B5774B"/>
    <w:rsid w:val="00B615FC"/>
    <w:rsid w:val="00B648FF"/>
    <w:rsid w:val="00B64A78"/>
    <w:rsid w:val="00B66445"/>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516F"/>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F02497"/>
    <w:rsid w:val="00F035FA"/>
    <w:rsid w:val="00F039CD"/>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0CEB"/>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C0232"/>
    <w:rsid w:val="00FC1855"/>
    <w:rsid w:val="00FC56BA"/>
    <w:rsid w:val="00FC6250"/>
    <w:rsid w:val="00FC720F"/>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nc-nd/4.0/" TargetMode="External"/><Relationship Id="rId18" Type="http://schemas.openxmlformats.org/officeDocument/2006/relationships/header" Target="header3.xml"/><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hyperlink" Target="http://www.ws-i.org/Profiles/BasicProfile-1.1.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microsoft.com/office/2011/relationships/commentsExtended" Target="commentsExtended.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omments" Target="comments.xm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ww.ws-i.org/Profiles/BasicSecurityProfile-1.0.html" TargetMode="External"/><Relationship Id="rId27" Type="http://schemas.microsoft.com/office/2018/08/relationships/commentsExtensible" Target="commentsExtensible.xml"/><Relationship Id="rId30" Type="http://schemas.openxmlformats.org/officeDocument/2006/relationships/image" Target="media/image8.png"/><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customXml/itemProps3.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customXml/itemProps4.xml><?xml version="1.0" encoding="utf-8"?>
<ds:datastoreItem xmlns:ds="http://schemas.openxmlformats.org/officeDocument/2006/customXml" ds:itemID="{B41683C5-22BD-4AB1-B6B0-A2457D2E3A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6748</Words>
  <Characters>38469</Characters>
  <Application>Microsoft Office Word</Application>
  <DocSecurity>0</DocSecurity>
  <Lines>320</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Policy for use of Identifiers</dc:title>
  <dc:subject/>
  <dc:creator>OpenPeppol</dc:creator>
  <cp:keywords/>
  <dc:description/>
  <cp:lastModifiedBy>PH</cp:lastModifiedBy>
  <cp:revision>5</cp:revision>
  <cp:lastPrinted>2024-10-03T17:17:00Z</cp:lastPrinted>
  <dcterms:created xsi:type="dcterms:W3CDTF">2024-11-27T08:24:00Z</dcterms:created>
  <dcterms:modified xsi:type="dcterms:W3CDTF">2024-11-27T09:04:00Z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