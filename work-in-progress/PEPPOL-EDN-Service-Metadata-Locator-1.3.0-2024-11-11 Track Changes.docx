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5749E3F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r w:rsidR="00B13212">
                                  <w:rPr>
                                    <w:sz w:val="36"/>
                                    <w:szCs w:val="36"/>
                                  </w:rPr>
                                  <w:t>In use</w:t>
                                </w:r>
                                <w:r w:rsidR="00742160" w:rsidRPr="00293608">
                                  <w:rPr>
                                    <w:sz w:val="36"/>
                                    <w:szCs w:val="36"/>
                                  </w:rPr>
                                  <w:t xml:space="preserve"> - Version: </w:t>
                                </w:r>
                                <w:r w:rsidR="00DD588A">
                                  <w:rPr>
                                    <w:sz w:val="36"/>
                                    <w:szCs w:val="36"/>
                                  </w:rPr>
                                  <w:t>1</w:t>
                                </w:r>
                                <w:r w:rsidR="00B13212">
                                  <w:rPr>
                                    <w:sz w:val="36"/>
                                    <w:szCs w:val="36"/>
                                  </w:rPr>
                                  <w:t>.3.0</w:t>
                                </w:r>
                                <w:r w:rsidR="00DD588A">
                                  <w:rPr>
                                    <w:sz w:val="36"/>
                                    <w:szCs w:val="36"/>
                                  </w:rPr>
                                  <w:t>-DRAFT</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5749E3F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r w:rsidR="00B13212">
                            <w:rPr>
                              <w:sz w:val="36"/>
                              <w:szCs w:val="36"/>
                            </w:rPr>
                            <w:t>In use</w:t>
                          </w:r>
                          <w:r w:rsidR="00742160" w:rsidRPr="00293608">
                            <w:rPr>
                              <w:sz w:val="36"/>
                              <w:szCs w:val="36"/>
                            </w:rPr>
                            <w:t xml:space="preserve"> - Version: </w:t>
                          </w:r>
                          <w:r w:rsidR="00DD588A">
                            <w:rPr>
                              <w:sz w:val="36"/>
                              <w:szCs w:val="36"/>
                            </w:rPr>
                            <w:t>1</w:t>
                          </w:r>
                          <w:r w:rsidR="00B13212">
                            <w:rPr>
                              <w:sz w:val="36"/>
                              <w:szCs w:val="36"/>
                            </w:rPr>
                            <w:t>.3.0</w:t>
                          </w:r>
                          <w:r w:rsidR="00DD588A">
                            <w:rPr>
                              <w:sz w:val="36"/>
                              <w:szCs w:val="36"/>
                            </w:rPr>
                            <w:t>-DRAFT</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4260E0B7" w14:textId="1CCF89CD" w:rsidR="00A54D82" w:rsidRDefault="009E4AD5">
          <w:pPr>
            <w:pStyle w:val="Verzeichnis1"/>
            <w:tabs>
              <w:tab w:val="right" w:leader="dot" w:pos="9010"/>
            </w:tabs>
            <w:rPr>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hyperlink w:anchor="_Toc182254503" w:history="1">
            <w:r w:rsidR="00A54D82" w:rsidRPr="008D1E04">
              <w:rPr>
                <w:rStyle w:val="Hyperlink"/>
                <w:noProof/>
              </w:rPr>
              <w:t>Revision History</w:t>
            </w:r>
            <w:r w:rsidR="00A54D82">
              <w:rPr>
                <w:noProof/>
                <w:webHidden/>
              </w:rPr>
              <w:tab/>
            </w:r>
            <w:r w:rsidR="00A54D82">
              <w:rPr>
                <w:noProof/>
                <w:webHidden/>
              </w:rPr>
              <w:fldChar w:fldCharType="begin"/>
            </w:r>
            <w:r w:rsidR="00A54D82">
              <w:rPr>
                <w:noProof/>
                <w:webHidden/>
              </w:rPr>
              <w:instrText xml:space="preserve"> PAGEREF _Toc182254503 \h </w:instrText>
            </w:r>
            <w:r w:rsidR="00A54D82">
              <w:rPr>
                <w:noProof/>
                <w:webHidden/>
              </w:rPr>
            </w:r>
            <w:r w:rsidR="00A54D82">
              <w:rPr>
                <w:noProof/>
                <w:webHidden/>
              </w:rPr>
              <w:fldChar w:fldCharType="separate"/>
            </w:r>
            <w:r w:rsidR="00A54D82">
              <w:rPr>
                <w:noProof/>
                <w:webHidden/>
              </w:rPr>
              <w:t>5</w:t>
            </w:r>
            <w:r w:rsidR="00A54D82">
              <w:rPr>
                <w:noProof/>
                <w:webHidden/>
              </w:rPr>
              <w:fldChar w:fldCharType="end"/>
            </w:r>
          </w:hyperlink>
        </w:p>
        <w:p w14:paraId="1999AC8B" w14:textId="2CA8F544" w:rsidR="00A54D82" w:rsidRDefault="00A54D82">
          <w:pPr>
            <w:pStyle w:val="Verzeichnis1"/>
            <w:tabs>
              <w:tab w:val="right" w:leader="dot" w:pos="9010"/>
            </w:tabs>
            <w:rPr>
              <w:rFonts w:asciiTheme="minorHAnsi" w:eastAsiaTheme="minorEastAsia" w:hAnsiTheme="minorHAnsi"/>
              <w:b w:val="0"/>
              <w:noProof/>
              <w:color w:val="auto"/>
              <w:kern w:val="2"/>
              <w:lang w:eastAsia="en-GB"/>
              <w14:ligatures w14:val="standardContextual"/>
            </w:rPr>
          </w:pPr>
          <w:hyperlink w:anchor="_Toc182254504" w:history="1">
            <w:r w:rsidRPr="008D1E04">
              <w:rPr>
                <w:rStyle w:val="Hyperlink"/>
                <w:noProof/>
                <w:lang w:val="sv-SE"/>
              </w:rPr>
              <w:t>Contributors</w:t>
            </w:r>
            <w:r>
              <w:rPr>
                <w:noProof/>
                <w:webHidden/>
              </w:rPr>
              <w:tab/>
            </w:r>
            <w:r>
              <w:rPr>
                <w:noProof/>
                <w:webHidden/>
              </w:rPr>
              <w:fldChar w:fldCharType="begin"/>
            </w:r>
            <w:r>
              <w:rPr>
                <w:noProof/>
                <w:webHidden/>
              </w:rPr>
              <w:instrText xml:space="preserve"> PAGEREF _Toc182254504 \h </w:instrText>
            </w:r>
            <w:r>
              <w:rPr>
                <w:noProof/>
                <w:webHidden/>
              </w:rPr>
            </w:r>
            <w:r>
              <w:rPr>
                <w:noProof/>
                <w:webHidden/>
              </w:rPr>
              <w:fldChar w:fldCharType="separate"/>
            </w:r>
            <w:r>
              <w:rPr>
                <w:noProof/>
                <w:webHidden/>
              </w:rPr>
              <w:t>5</w:t>
            </w:r>
            <w:r>
              <w:rPr>
                <w:noProof/>
                <w:webHidden/>
              </w:rPr>
              <w:fldChar w:fldCharType="end"/>
            </w:r>
          </w:hyperlink>
        </w:p>
        <w:p w14:paraId="377CFEBA" w14:textId="57349DD0" w:rsidR="00A54D82" w:rsidRDefault="00A54D82">
          <w:pPr>
            <w:pStyle w:val="Verzeichnis2"/>
            <w:tabs>
              <w:tab w:val="right" w:leader="dot" w:pos="9010"/>
            </w:tabs>
            <w:rPr>
              <w:rFonts w:asciiTheme="minorHAnsi" w:eastAsiaTheme="minorEastAsia" w:hAnsiTheme="minorHAnsi"/>
              <w:noProof/>
              <w:color w:val="auto"/>
              <w:kern w:val="2"/>
              <w:lang w:eastAsia="en-GB"/>
              <w14:ligatures w14:val="standardContextual"/>
            </w:rPr>
          </w:pPr>
          <w:hyperlink w:anchor="_Toc182254505" w:history="1">
            <w:r w:rsidRPr="008D1E04">
              <w:rPr>
                <w:rStyle w:val="Hyperlink"/>
                <w:noProof/>
                <w:lang w:val="sv-SE"/>
              </w:rPr>
              <w:t>Organisations</w:t>
            </w:r>
            <w:r>
              <w:rPr>
                <w:noProof/>
                <w:webHidden/>
              </w:rPr>
              <w:tab/>
            </w:r>
            <w:r>
              <w:rPr>
                <w:noProof/>
                <w:webHidden/>
              </w:rPr>
              <w:fldChar w:fldCharType="begin"/>
            </w:r>
            <w:r>
              <w:rPr>
                <w:noProof/>
                <w:webHidden/>
              </w:rPr>
              <w:instrText xml:space="preserve"> PAGEREF _Toc182254505 \h </w:instrText>
            </w:r>
            <w:r>
              <w:rPr>
                <w:noProof/>
                <w:webHidden/>
              </w:rPr>
            </w:r>
            <w:r>
              <w:rPr>
                <w:noProof/>
                <w:webHidden/>
              </w:rPr>
              <w:fldChar w:fldCharType="separate"/>
            </w:r>
            <w:r>
              <w:rPr>
                <w:noProof/>
                <w:webHidden/>
              </w:rPr>
              <w:t>5</w:t>
            </w:r>
            <w:r>
              <w:rPr>
                <w:noProof/>
                <w:webHidden/>
              </w:rPr>
              <w:fldChar w:fldCharType="end"/>
            </w:r>
          </w:hyperlink>
        </w:p>
        <w:p w14:paraId="5145022E" w14:textId="6F7974A8" w:rsidR="00A54D82" w:rsidRDefault="00A54D82">
          <w:pPr>
            <w:pStyle w:val="Verzeichnis2"/>
            <w:tabs>
              <w:tab w:val="right" w:leader="dot" w:pos="9010"/>
            </w:tabs>
            <w:rPr>
              <w:rFonts w:asciiTheme="minorHAnsi" w:eastAsiaTheme="minorEastAsia" w:hAnsiTheme="minorHAnsi"/>
              <w:noProof/>
              <w:color w:val="auto"/>
              <w:kern w:val="2"/>
              <w:lang w:eastAsia="en-GB"/>
              <w14:ligatures w14:val="standardContextual"/>
            </w:rPr>
          </w:pPr>
          <w:hyperlink w:anchor="_Toc182254506" w:history="1">
            <w:r w:rsidRPr="008D1E04">
              <w:rPr>
                <w:rStyle w:val="Hyperlink"/>
                <w:noProof/>
              </w:rPr>
              <w:t>Persons</w:t>
            </w:r>
            <w:r>
              <w:rPr>
                <w:noProof/>
                <w:webHidden/>
              </w:rPr>
              <w:tab/>
            </w:r>
            <w:r>
              <w:rPr>
                <w:noProof/>
                <w:webHidden/>
              </w:rPr>
              <w:fldChar w:fldCharType="begin"/>
            </w:r>
            <w:r>
              <w:rPr>
                <w:noProof/>
                <w:webHidden/>
              </w:rPr>
              <w:instrText xml:space="preserve"> PAGEREF _Toc182254506 \h </w:instrText>
            </w:r>
            <w:r>
              <w:rPr>
                <w:noProof/>
                <w:webHidden/>
              </w:rPr>
            </w:r>
            <w:r>
              <w:rPr>
                <w:noProof/>
                <w:webHidden/>
              </w:rPr>
              <w:fldChar w:fldCharType="separate"/>
            </w:r>
            <w:r>
              <w:rPr>
                <w:noProof/>
                <w:webHidden/>
              </w:rPr>
              <w:t>6</w:t>
            </w:r>
            <w:r>
              <w:rPr>
                <w:noProof/>
                <w:webHidden/>
              </w:rPr>
              <w:fldChar w:fldCharType="end"/>
            </w:r>
          </w:hyperlink>
        </w:p>
        <w:p w14:paraId="5F718C08" w14:textId="0FC4033A" w:rsidR="00A54D82" w:rsidRDefault="00A54D82">
          <w:pPr>
            <w:pStyle w:val="Verzeichnis1"/>
            <w:tabs>
              <w:tab w:val="left" w:pos="482"/>
              <w:tab w:val="right" w:leader="dot" w:pos="9010"/>
            </w:tabs>
            <w:rPr>
              <w:rFonts w:asciiTheme="minorHAnsi" w:eastAsiaTheme="minorEastAsia" w:hAnsiTheme="minorHAnsi"/>
              <w:b w:val="0"/>
              <w:noProof/>
              <w:color w:val="auto"/>
              <w:kern w:val="2"/>
              <w:lang w:eastAsia="en-GB"/>
              <w14:ligatures w14:val="standardContextual"/>
            </w:rPr>
          </w:pPr>
          <w:hyperlink w:anchor="_Toc182254507" w:history="1">
            <w:r w:rsidRPr="008D1E04">
              <w:rPr>
                <w:rStyle w:val="Hyperlink"/>
                <w:noProof/>
              </w:rPr>
              <w:t>1</w:t>
            </w:r>
            <w:r>
              <w:rPr>
                <w:rFonts w:asciiTheme="minorHAnsi" w:eastAsiaTheme="minorEastAsia" w:hAnsiTheme="minorHAnsi"/>
                <w:b w:val="0"/>
                <w:noProof/>
                <w:color w:val="auto"/>
                <w:kern w:val="2"/>
                <w:lang w:eastAsia="en-GB"/>
                <w14:ligatures w14:val="standardContextual"/>
              </w:rPr>
              <w:tab/>
            </w:r>
            <w:r w:rsidRPr="008D1E04">
              <w:rPr>
                <w:rStyle w:val="Hyperlink"/>
                <w:noProof/>
              </w:rPr>
              <w:t>Introduction</w:t>
            </w:r>
            <w:r>
              <w:rPr>
                <w:noProof/>
                <w:webHidden/>
              </w:rPr>
              <w:tab/>
            </w:r>
            <w:r>
              <w:rPr>
                <w:noProof/>
                <w:webHidden/>
              </w:rPr>
              <w:fldChar w:fldCharType="begin"/>
            </w:r>
            <w:r>
              <w:rPr>
                <w:noProof/>
                <w:webHidden/>
              </w:rPr>
              <w:instrText xml:space="preserve"> PAGEREF _Toc182254507 \h </w:instrText>
            </w:r>
            <w:r>
              <w:rPr>
                <w:noProof/>
                <w:webHidden/>
              </w:rPr>
            </w:r>
            <w:r>
              <w:rPr>
                <w:noProof/>
                <w:webHidden/>
              </w:rPr>
              <w:fldChar w:fldCharType="separate"/>
            </w:r>
            <w:r>
              <w:rPr>
                <w:noProof/>
                <w:webHidden/>
              </w:rPr>
              <w:t>7</w:t>
            </w:r>
            <w:r>
              <w:rPr>
                <w:noProof/>
                <w:webHidden/>
              </w:rPr>
              <w:fldChar w:fldCharType="end"/>
            </w:r>
          </w:hyperlink>
        </w:p>
        <w:p w14:paraId="2215E946" w14:textId="5C5528A3"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08" w:history="1">
            <w:r w:rsidRPr="008D1E04">
              <w:rPr>
                <w:rStyle w:val="Hyperlink"/>
                <w:noProof/>
              </w:rPr>
              <w:t>1.1</w:t>
            </w:r>
            <w:r>
              <w:rPr>
                <w:rFonts w:asciiTheme="minorHAnsi" w:eastAsiaTheme="minorEastAsia" w:hAnsiTheme="minorHAnsi"/>
                <w:noProof/>
                <w:color w:val="auto"/>
                <w:kern w:val="2"/>
                <w:lang w:eastAsia="en-GB"/>
                <w14:ligatures w14:val="standardContextual"/>
              </w:rPr>
              <w:tab/>
            </w:r>
            <w:r w:rsidRPr="008D1E04">
              <w:rPr>
                <w:rStyle w:val="Hyperlink"/>
                <w:noProof/>
              </w:rPr>
              <w:t>Objective</w:t>
            </w:r>
            <w:r>
              <w:rPr>
                <w:noProof/>
                <w:webHidden/>
              </w:rPr>
              <w:tab/>
            </w:r>
            <w:r>
              <w:rPr>
                <w:noProof/>
                <w:webHidden/>
              </w:rPr>
              <w:fldChar w:fldCharType="begin"/>
            </w:r>
            <w:r>
              <w:rPr>
                <w:noProof/>
                <w:webHidden/>
              </w:rPr>
              <w:instrText xml:space="preserve"> PAGEREF _Toc182254508 \h </w:instrText>
            </w:r>
            <w:r>
              <w:rPr>
                <w:noProof/>
                <w:webHidden/>
              </w:rPr>
            </w:r>
            <w:r>
              <w:rPr>
                <w:noProof/>
                <w:webHidden/>
              </w:rPr>
              <w:fldChar w:fldCharType="separate"/>
            </w:r>
            <w:r>
              <w:rPr>
                <w:noProof/>
                <w:webHidden/>
              </w:rPr>
              <w:t>7</w:t>
            </w:r>
            <w:r>
              <w:rPr>
                <w:noProof/>
                <w:webHidden/>
              </w:rPr>
              <w:fldChar w:fldCharType="end"/>
            </w:r>
          </w:hyperlink>
        </w:p>
        <w:p w14:paraId="3DA2D827" w14:textId="78A0C3EF"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09" w:history="1">
            <w:r w:rsidRPr="008D1E04">
              <w:rPr>
                <w:rStyle w:val="Hyperlink"/>
                <w:noProof/>
              </w:rPr>
              <w:t>1.2</w:t>
            </w:r>
            <w:r>
              <w:rPr>
                <w:rFonts w:asciiTheme="minorHAnsi" w:eastAsiaTheme="minorEastAsia" w:hAnsiTheme="minorHAnsi"/>
                <w:noProof/>
                <w:color w:val="auto"/>
                <w:kern w:val="2"/>
                <w:lang w:eastAsia="en-GB"/>
                <w14:ligatures w14:val="standardContextual"/>
              </w:rPr>
              <w:tab/>
            </w:r>
            <w:r w:rsidRPr="008D1E04">
              <w:rPr>
                <w:rStyle w:val="Hyperlink"/>
                <w:noProof/>
              </w:rPr>
              <w:t>Scope</w:t>
            </w:r>
            <w:r>
              <w:rPr>
                <w:noProof/>
                <w:webHidden/>
              </w:rPr>
              <w:tab/>
            </w:r>
            <w:r>
              <w:rPr>
                <w:noProof/>
                <w:webHidden/>
              </w:rPr>
              <w:fldChar w:fldCharType="begin"/>
            </w:r>
            <w:r>
              <w:rPr>
                <w:noProof/>
                <w:webHidden/>
              </w:rPr>
              <w:instrText xml:space="preserve"> PAGEREF _Toc182254509 \h </w:instrText>
            </w:r>
            <w:r>
              <w:rPr>
                <w:noProof/>
                <w:webHidden/>
              </w:rPr>
            </w:r>
            <w:r>
              <w:rPr>
                <w:noProof/>
                <w:webHidden/>
              </w:rPr>
              <w:fldChar w:fldCharType="separate"/>
            </w:r>
            <w:r>
              <w:rPr>
                <w:noProof/>
                <w:webHidden/>
              </w:rPr>
              <w:t>7</w:t>
            </w:r>
            <w:r>
              <w:rPr>
                <w:noProof/>
                <w:webHidden/>
              </w:rPr>
              <w:fldChar w:fldCharType="end"/>
            </w:r>
          </w:hyperlink>
        </w:p>
        <w:p w14:paraId="2B4B3313" w14:textId="307583A3"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10" w:history="1">
            <w:r w:rsidRPr="008D1E04">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8D1E04">
              <w:rPr>
                <w:rStyle w:val="Hyperlink"/>
                <w:noProof/>
                <w:lang w:eastAsia="nb-NO"/>
              </w:rPr>
              <w:t>Goals and non-goals</w:t>
            </w:r>
            <w:r>
              <w:rPr>
                <w:noProof/>
                <w:webHidden/>
              </w:rPr>
              <w:tab/>
            </w:r>
            <w:r>
              <w:rPr>
                <w:noProof/>
                <w:webHidden/>
              </w:rPr>
              <w:fldChar w:fldCharType="begin"/>
            </w:r>
            <w:r>
              <w:rPr>
                <w:noProof/>
                <w:webHidden/>
              </w:rPr>
              <w:instrText xml:space="preserve"> PAGEREF _Toc182254510 \h </w:instrText>
            </w:r>
            <w:r>
              <w:rPr>
                <w:noProof/>
                <w:webHidden/>
              </w:rPr>
            </w:r>
            <w:r>
              <w:rPr>
                <w:noProof/>
                <w:webHidden/>
              </w:rPr>
              <w:fldChar w:fldCharType="separate"/>
            </w:r>
            <w:r>
              <w:rPr>
                <w:noProof/>
                <w:webHidden/>
              </w:rPr>
              <w:t>8</w:t>
            </w:r>
            <w:r>
              <w:rPr>
                <w:noProof/>
                <w:webHidden/>
              </w:rPr>
              <w:fldChar w:fldCharType="end"/>
            </w:r>
          </w:hyperlink>
        </w:p>
        <w:p w14:paraId="7EF330BF" w14:textId="6A5F7622"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11" w:history="1">
            <w:r w:rsidRPr="008D1E04">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8D1E04">
              <w:rPr>
                <w:rStyle w:val="Hyperlink"/>
                <w:noProof/>
                <w:lang w:eastAsia="nb-NO"/>
              </w:rPr>
              <w:t>Terminology</w:t>
            </w:r>
            <w:r>
              <w:rPr>
                <w:noProof/>
                <w:webHidden/>
              </w:rPr>
              <w:tab/>
            </w:r>
            <w:r>
              <w:rPr>
                <w:noProof/>
                <w:webHidden/>
              </w:rPr>
              <w:fldChar w:fldCharType="begin"/>
            </w:r>
            <w:r>
              <w:rPr>
                <w:noProof/>
                <w:webHidden/>
              </w:rPr>
              <w:instrText xml:space="preserve"> PAGEREF _Toc182254511 \h </w:instrText>
            </w:r>
            <w:r>
              <w:rPr>
                <w:noProof/>
                <w:webHidden/>
              </w:rPr>
            </w:r>
            <w:r>
              <w:rPr>
                <w:noProof/>
                <w:webHidden/>
              </w:rPr>
              <w:fldChar w:fldCharType="separate"/>
            </w:r>
            <w:r>
              <w:rPr>
                <w:noProof/>
                <w:webHidden/>
              </w:rPr>
              <w:t>8</w:t>
            </w:r>
            <w:r>
              <w:rPr>
                <w:noProof/>
                <w:webHidden/>
              </w:rPr>
              <w:fldChar w:fldCharType="end"/>
            </w:r>
          </w:hyperlink>
        </w:p>
        <w:p w14:paraId="52A20F37" w14:textId="01AB56CA"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12" w:history="1">
            <w:r w:rsidRPr="008D1E04">
              <w:rPr>
                <w:rStyle w:val="Hyperlink"/>
                <w:noProof/>
              </w:rPr>
              <w:t>1.4.1</w:t>
            </w:r>
            <w:r>
              <w:rPr>
                <w:rFonts w:asciiTheme="minorHAnsi" w:eastAsiaTheme="minorEastAsia" w:hAnsiTheme="minorHAnsi"/>
                <w:noProof/>
                <w:color w:val="auto"/>
                <w:kern w:val="2"/>
                <w:lang w:eastAsia="en-GB"/>
                <w14:ligatures w14:val="standardContextual"/>
              </w:rPr>
              <w:tab/>
            </w:r>
            <w:r w:rsidRPr="008D1E04">
              <w:rPr>
                <w:rStyle w:val="Hyperlink"/>
                <w:noProof/>
              </w:rPr>
              <w:t>Notational conventions</w:t>
            </w:r>
            <w:r>
              <w:rPr>
                <w:noProof/>
                <w:webHidden/>
              </w:rPr>
              <w:tab/>
            </w:r>
            <w:r>
              <w:rPr>
                <w:noProof/>
                <w:webHidden/>
              </w:rPr>
              <w:fldChar w:fldCharType="begin"/>
            </w:r>
            <w:r>
              <w:rPr>
                <w:noProof/>
                <w:webHidden/>
              </w:rPr>
              <w:instrText xml:space="preserve"> PAGEREF _Toc182254512 \h </w:instrText>
            </w:r>
            <w:r>
              <w:rPr>
                <w:noProof/>
                <w:webHidden/>
              </w:rPr>
            </w:r>
            <w:r>
              <w:rPr>
                <w:noProof/>
                <w:webHidden/>
              </w:rPr>
              <w:fldChar w:fldCharType="separate"/>
            </w:r>
            <w:r>
              <w:rPr>
                <w:noProof/>
                <w:webHidden/>
              </w:rPr>
              <w:t>8</w:t>
            </w:r>
            <w:r>
              <w:rPr>
                <w:noProof/>
                <w:webHidden/>
              </w:rPr>
              <w:fldChar w:fldCharType="end"/>
            </w:r>
          </w:hyperlink>
        </w:p>
        <w:p w14:paraId="2E2E8653" w14:textId="5EC17531"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13" w:history="1">
            <w:r w:rsidRPr="008D1E04">
              <w:rPr>
                <w:rStyle w:val="Hyperlink"/>
                <w:noProof/>
              </w:rPr>
              <w:t>1.4.2</w:t>
            </w:r>
            <w:r>
              <w:rPr>
                <w:rFonts w:asciiTheme="minorHAnsi" w:eastAsiaTheme="minorEastAsia" w:hAnsiTheme="minorHAnsi"/>
                <w:noProof/>
                <w:color w:val="auto"/>
                <w:kern w:val="2"/>
                <w:lang w:eastAsia="en-GB"/>
                <w14:ligatures w14:val="standardContextual"/>
              </w:rPr>
              <w:tab/>
            </w:r>
            <w:r w:rsidRPr="008D1E04">
              <w:rPr>
                <w:rStyle w:val="Hyperlink"/>
                <w:noProof/>
              </w:rPr>
              <w:t>Normative references</w:t>
            </w:r>
            <w:r>
              <w:rPr>
                <w:noProof/>
                <w:webHidden/>
              </w:rPr>
              <w:tab/>
            </w:r>
            <w:r>
              <w:rPr>
                <w:noProof/>
                <w:webHidden/>
              </w:rPr>
              <w:fldChar w:fldCharType="begin"/>
            </w:r>
            <w:r>
              <w:rPr>
                <w:noProof/>
                <w:webHidden/>
              </w:rPr>
              <w:instrText xml:space="preserve"> PAGEREF _Toc182254513 \h </w:instrText>
            </w:r>
            <w:r>
              <w:rPr>
                <w:noProof/>
                <w:webHidden/>
              </w:rPr>
            </w:r>
            <w:r>
              <w:rPr>
                <w:noProof/>
                <w:webHidden/>
              </w:rPr>
              <w:fldChar w:fldCharType="separate"/>
            </w:r>
            <w:r>
              <w:rPr>
                <w:noProof/>
                <w:webHidden/>
              </w:rPr>
              <w:t>8</w:t>
            </w:r>
            <w:r>
              <w:rPr>
                <w:noProof/>
                <w:webHidden/>
              </w:rPr>
              <w:fldChar w:fldCharType="end"/>
            </w:r>
          </w:hyperlink>
        </w:p>
        <w:p w14:paraId="49E3F3B8" w14:textId="76E056BB"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14" w:history="1">
            <w:r w:rsidRPr="008D1E04">
              <w:rPr>
                <w:rStyle w:val="Hyperlink"/>
                <w:noProof/>
              </w:rPr>
              <w:t>1.4.3</w:t>
            </w:r>
            <w:r>
              <w:rPr>
                <w:rFonts w:asciiTheme="minorHAnsi" w:eastAsiaTheme="minorEastAsia" w:hAnsiTheme="minorHAnsi"/>
                <w:noProof/>
                <w:color w:val="auto"/>
                <w:kern w:val="2"/>
                <w:lang w:eastAsia="en-GB"/>
                <w14:ligatures w14:val="standardContextual"/>
              </w:rPr>
              <w:tab/>
            </w:r>
            <w:r w:rsidRPr="008D1E04">
              <w:rPr>
                <w:rStyle w:val="Hyperlink"/>
                <w:noProof/>
              </w:rPr>
              <w:t>Non-normative references</w:t>
            </w:r>
            <w:r>
              <w:rPr>
                <w:noProof/>
                <w:webHidden/>
              </w:rPr>
              <w:tab/>
            </w:r>
            <w:r>
              <w:rPr>
                <w:noProof/>
                <w:webHidden/>
              </w:rPr>
              <w:fldChar w:fldCharType="begin"/>
            </w:r>
            <w:r>
              <w:rPr>
                <w:noProof/>
                <w:webHidden/>
              </w:rPr>
              <w:instrText xml:space="preserve"> PAGEREF _Toc182254514 \h </w:instrText>
            </w:r>
            <w:r>
              <w:rPr>
                <w:noProof/>
                <w:webHidden/>
              </w:rPr>
            </w:r>
            <w:r>
              <w:rPr>
                <w:noProof/>
                <w:webHidden/>
              </w:rPr>
              <w:fldChar w:fldCharType="separate"/>
            </w:r>
            <w:r>
              <w:rPr>
                <w:noProof/>
                <w:webHidden/>
              </w:rPr>
              <w:t>9</w:t>
            </w:r>
            <w:r>
              <w:rPr>
                <w:noProof/>
                <w:webHidden/>
              </w:rPr>
              <w:fldChar w:fldCharType="end"/>
            </w:r>
          </w:hyperlink>
        </w:p>
        <w:p w14:paraId="4909C451" w14:textId="0DDC995A"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16" w:history="1">
            <w:r w:rsidRPr="008D1E04">
              <w:rPr>
                <w:rStyle w:val="Hyperlink"/>
                <w:noProof/>
              </w:rPr>
              <w:t>1.5</w:t>
            </w:r>
            <w:r>
              <w:rPr>
                <w:rFonts w:asciiTheme="minorHAnsi" w:eastAsiaTheme="minorEastAsia" w:hAnsiTheme="minorHAnsi"/>
                <w:noProof/>
                <w:color w:val="auto"/>
                <w:kern w:val="2"/>
                <w:lang w:eastAsia="en-GB"/>
                <w14:ligatures w14:val="standardContextual"/>
              </w:rPr>
              <w:tab/>
            </w:r>
            <w:r w:rsidRPr="008D1E04">
              <w:rPr>
                <w:rStyle w:val="Hyperlink"/>
                <w:noProof/>
              </w:rPr>
              <w:t>Namespaces</w:t>
            </w:r>
            <w:r>
              <w:rPr>
                <w:noProof/>
                <w:webHidden/>
              </w:rPr>
              <w:tab/>
            </w:r>
            <w:r>
              <w:rPr>
                <w:noProof/>
                <w:webHidden/>
              </w:rPr>
              <w:fldChar w:fldCharType="begin"/>
            </w:r>
            <w:r>
              <w:rPr>
                <w:noProof/>
                <w:webHidden/>
              </w:rPr>
              <w:instrText xml:space="preserve"> PAGEREF _Toc182254516 \h </w:instrText>
            </w:r>
            <w:r>
              <w:rPr>
                <w:noProof/>
                <w:webHidden/>
              </w:rPr>
            </w:r>
            <w:r>
              <w:rPr>
                <w:noProof/>
                <w:webHidden/>
              </w:rPr>
              <w:fldChar w:fldCharType="separate"/>
            </w:r>
            <w:r>
              <w:rPr>
                <w:noProof/>
                <w:webHidden/>
              </w:rPr>
              <w:t>9</w:t>
            </w:r>
            <w:r>
              <w:rPr>
                <w:noProof/>
                <w:webHidden/>
              </w:rPr>
              <w:fldChar w:fldCharType="end"/>
            </w:r>
          </w:hyperlink>
        </w:p>
        <w:p w14:paraId="16BD358A" w14:textId="71ACF203" w:rsidR="00A54D82" w:rsidRDefault="00A54D82">
          <w:pPr>
            <w:pStyle w:val="Verzeichnis1"/>
            <w:tabs>
              <w:tab w:val="left" w:pos="482"/>
              <w:tab w:val="right" w:leader="dot" w:pos="9010"/>
            </w:tabs>
            <w:rPr>
              <w:rFonts w:asciiTheme="minorHAnsi" w:eastAsiaTheme="minorEastAsia" w:hAnsiTheme="minorHAnsi"/>
              <w:b w:val="0"/>
              <w:noProof/>
              <w:color w:val="auto"/>
              <w:kern w:val="2"/>
              <w:lang w:eastAsia="en-GB"/>
              <w14:ligatures w14:val="standardContextual"/>
            </w:rPr>
          </w:pPr>
          <w:hyperlink w:anchor="_Toc182254517" w:history="1">
            <w:r w:rsidRPr="008D1E04">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8D1E04">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_Toc182254517 \h </w:instrText>
            </w:r>
            <w:r>
              <w:rPr>
                <w:noProof/>
                <w:webHidden/>
              </w:rPr>
            </w:r>
            <w:r>
              <w:rPr>
                <w:noProof/>
                <w:webHidden/>
              </w:rPr>
              <w:fldChar w:fldCharType="separate"/>
            </w:r>
            <w:r>
              <w:rPr>
                <w:noProof/>
                <w:webHidden/>
              </w:rPr>
              <w:t>10</w:t>
            </w:r>
            <w:r>
              <w:rPr>
                <w:noProof/>
                <w:webHidden/>
              </w:rPr>
              <w:fldChar w:fldCharType="end"/>
            </w:r>
          </w:hyperlink>
        </w:p>
        <w:p w14:paraId="73BBA800" w14:textId="668D4E6C"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18" w:history="1">
            <w:r w:rsidRPr="008D1E04">
              <w:rPr>
                <w:rStyle w:val="Hyperlink"/>
                <w:noProof/>
              </w:rPr>
              <w:t>2.1</w:t>
            </w:r>
            <w:r>
              <w:rPr>
                <w:rFonts w:asciiTheme="minorHAnsi" w:eastAsiaTheme="minorEastAsia" w:hAnsiTheme="minorHAnsi"/>
                <w:noProof/>
                <w:color w:val="auto"/>
                <w:kern w:val="2"/>
                <w:lang w:eastAsia="en-GB"/>
                <w14:ligatures w14:val="standardContextual"/>
              </w:rPr>
              <w:tab/>
            </w:r>
            <w:r w:rsidRPr="008D1E04">
              <w:rPr>
                <w:rStyle w:val="Hyperlink"/>
                <w:noProof/>
              </w:rPr>
              <w:t>Discovery flow</w:t>
            </w:r>
            <w:r>
              <w:rPr>
                <w:noProof/>
                <w:webHidden/>
              </w:rPr>
              <w:tab/>
            </w:r>
            <w:r>
              <w:rPr>
                <w:noProof/>
                <w:webHidden/>
              </w:rPr>
              <w:fldChar w:fldCharType="begin"/>
            </w:r>
            <w:r>
              <w:rPr>
                <w:noProof/>
                <w:webHidden/>
              </w:rPr>
              <w:instrText xml:space="preserve"> PAGEREF _Toc182254518 \h </w:instrText>
            </w:r>
            <w:r>
              <w:rPr>
                <w:noProof/>
                <w:webHidden/>
              </w:rPr>
            </w:r>
            <w:r>
              <w:rPr>
                <w:noProof/>
                <w:webHidden/>
              </w:rPr>
              <w:fldChar w:fldCharType="separate"/>
            </w:r>
            <w:r>
              <w:rPr>
                <w:noProof/>
                <w:webHidden/>
              </w:rPr>
              <w:t>10</w:t>
            </w:r>
            <w:r>
              <w:rPr>
                <w:noProof/>
                <w:webHidden/>
              </w:rPr>
              <w:fldChar w:fldCharType="end"/>
            </w:r>
          </w:hyperlink>
        </w:p>
        <w:p w14:paraId="01290309" w14:textId="39CD272B"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19" w:history="1">
            <w:r w:rsidRPr="008D1E04">
              <w:rPr>
                <w:rStyle w:val="Hyperlink"/>
                <w:noProof/>
              </w:rPr>
              <w:t>2.2</w:t>
            </w:r>
            <w:r>
              <w:rPr>
                <w:rFonts w:asciiTheme="minorHAnsi" w:eastAsiaTheme="minorEastAsia" w:hAnsiTheme="minorHAnsi"/>
                <w:noProof/>
                <w:color w:val="auto"/>
                <w:kern w:val="2"/>
                <w:lang w:eastAsia="en-GB"/>
                <w14:ligatures w14:val="standardContextual"/>
              </w:rPr>
              <w:tab/>
            </w:r>
            <w:r w:rsidRPr="008D1E04">
              <w:rPr>
                <w:rStyle w:val="Hyperlink"/>
                <w:noProof/>
              </w:rPr>
              <w:t>Flows Relating to Service Metadata Publishers</w:t>
            </w:r>
            <w:r>
              <w:rPr>
                <w:noProof/>
                <w:webHidden/>
              </w:rPr>
              <w:tab/>
            </w:r>
            <w:r>
              <w:rPr>
                <w:noProof/>
                <w:webHidden/>
              </w:rPr>
              <w:fldChar w:fldCharType="begin"/>
            </w:r>
            <w:r>
              <w:rPr>
                <w:noProof/>
                <w:webHidden/>
              </w:rPr>
              <w:instrText xml:space="preserve"> PAGEREF _Toc182254519 \h </w:instrText>
            </w:r>
            <w:r>
              <w:rPr>
                <w:noProof/>
                <w:webHidden/>
              </w:rPr>
            </w:r>
            <w:r>
              <w:rPr>
                <w:noProof/>
                <w:webHidden/>
              </w:rPr>
              <w:fldChar w:fldCharType="separate"/>
            </w:r>
            <w:r>
              <w:rPr>
                <w:noProof/>
                <w:webHidden/>
              </w:rPr>
              <w:t>11</w:t>
            </w:r>
            <w:r>
              <w:rPr>
                <w:noProof/>
                <w:webHidden/>
              </w:rPr>
              <w:fldChar w:fldCharType="end"/>
            </w:r>
          </w:hyperlink>
        </w:p>
        <w:p w14:paraId="1D662DA3" w14:textId="6A943359" w:rsidR="00A54D82" w:rsidRDefault="00A54D82">
          <w:pPr>
            <w:pStyle w:val="Verzeichnis1"/>
            <w:tabs>
              <w:tab w:val="left" w:pos="482"/>
              <w:tab w:val="right" w:leader="dot" w:pos="9010"/>
            </w:tabs>
            <w:rPr>
              <w:rFonts w:asciiTheme="minorHAnsi" w:eastAsiaTheme="minorEastAsia" w:hAnsiTheme="minorHAnsi"/>
              <w:b w:val="0"/>
              <w:noProof/>
              <w:color w:val="auto"/>
              <w:kern w:val="2"/>
              <w:lang w:eastAsia="en-GB"/>
              <w14:ligatures w14:val="standardContextual"/>
            </w:rPr>
          </w:pPr>
          <w:hyperlink w:anchor="_Toc182254520" w:history="1">
            <w:r w:rsidRPr="008D1E04">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8D1E04">
              <w:rPr>
                <w:rStyle w:val="Hyperlink"/>
                <w:noProof/>
                <w:lang w:eastAsia="nb-NO"/>
              </w:rPr>
              <w:t>Interfaces and Data Model</w:t>
            </w:r>
            <w:r>
              <w:rPr>
                <w:noProof/>
                <w:webHidden/>
              </w:rPr>
              <w:tab/>
            </w:r>
            <w:r>
              <w:rPr>
                <w:noProof/>
                <w:webHidden/>
              </w:rPr>
              <w:fldChar w:fldCharType="begin"/>
            </w:r>
            <w:r>
              <w:rPr>
                <w:noProof/>
                <w:webHidden/>
              </w:rPr>
              <w:instrText xml:space="preserve"> PAGEREF _Toc182254520 \h </w:instrText>
            </w:r>
            <w:r>
              <w:rPr>
                <w:noProof/>
                <w:webHidden/>
              </w:rPr>
            </w:r>
            <w:r>
              <w:rPr>
                <w:noProof/>
                <w:webHidden/>
              </w:rPr>
              <w:fldChar w:fldCharType="separate"/>
            </w:r>
            <w:r>
              <w:rPr>
                <w:noProof/>
                <w:webHidden/>
              </w:rPr>
              <w:t>15</w:t>
            </w:r>
            <w:r>
              <w:rPr>
                <w:noProof/>
                <w:webHidden/>
              </w:rPr>
              <w:fldChar w:fldCharType="end"/>
            </w:r>
          </w:hyperlink>
        </w:p>
        <w:p w14:paraId="73F196FC" w14:textId="0B952286"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21" w:history="1">
            <w:r w:rsidRPr="008D1E04">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8D1E04">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_Toc182254521 \h </w:instrText>
            </w:r>
            <w:r>
              <w:rPr>
                <w:noProof/>
                <w:webHidden/>
              </w:rPr>
            </w:r>
            <w:r>
              <w:rPr>
                <w:noProof/>
                <w:webHidden/>
              </w:rPr>
              <w:fldChar w:fldCharType="separate"/>
            </w:r>
            <w:r>
              <w:rPr>
                <w:noProof/>
                <w:webHidden/>
              </w:rPr>
              <w:t>15</w:t>
            </w:r>
            <w:r>
              <w:rPr>
                <w:noProof/>
                <w:webHidden/>
              </w:rPr>
              <w:fldChar w:fldCharType="end"/>
            </w:r>
          </w:hyperlink>
        </w:p>
        <w:p w14:paraId="163A45E9" w14:textId="51C5D3C0"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22" w:history="1">
            <w:r w:rsidRPr="008D1E04">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8D1E04">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_Toc182254522 \h </w:instrText>
            </w:r>
            <w:r>
              <w:rPr>
                <w:noProof/>
                <w:webHidden/>
              </w:rPr>
            </w:r>
            <w:r>
              <w:rPr>
                <w:noProof/>
                <w:webHidden/>
              </w:rPr>
              <w:fldChar w:fldCharType="separate"/>
            </w:r>
            <w:r>
              <w:rPr>
                <w:noProof/>
                <w:webHidden/>
              </w:rPr>
              <w:t>16</w:t>
            </w:r>
            <w:r>
              <w:rPr>
                <w:noProof/>
                <w:webHidden/>
              </w:rPr>
              <w:fldChar w:fldCharType="end"/>
            </w:r>
          </w:hyperlink>
        </w:p>
        <w:p w14:paraId="5498BD5B" w14:textId="4023599D"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23" w:history="1">
            <w:r w:rsidRPr="008D1E04">
              <w:rPr>
                <w:rStyle w:val="Hyperlink"/>
                <w:noProof/>
              </w:rPr>
              <w:t>3.1.2</w:t>
            </w:r>
            <w:r>
              <w:rPr>
                <w:rFonts w:asciiTheme="minorHAnsi" w:eastAsiaTheme="minorEastAsia" w:hAnsiTheme="minorHAnsi"/>
                <w:noProof/>
                <w:color w:val="auto"/>
                <w:kern w:val="2"/>
                <w:lang w:eastAsia="en-GB"/>
                <w14:ligatures w14:val="standardContextual"/>
              </w:rPr>
              <w:tab/>
            </w:r>
            <w:r w:rsidRPr="008D1E04">
              <w:rPr>
                <w:rStyle w:val="Hyperlink"/>
                <w:noProof/>
              </w:rPr>
              <w:t>ManageBusinessIdentifier interface</w:t>
            </w:r>
            <w:r>
              <w:rPr>
                <w:noProof/>
                <w:webHidden/>
              </w:rPr>
              <w:tab/>
            </w:r>
            <w:r>
              <w:rPr>
                <w:noProof/>
                <w:webHidden/>
              </w:rPr>
              <w:fldChar w:fldCharType="begin"/>
            </w:r>
            <w:r>
              <w:rPr>
                <w:noProof/>
                <w:webHidden/>
              </w:rPr>
              <w:instrText xml:space="preserve"> PAGEREF _Toc182254523 \h </w:instrText>
            </w:r>
            <w:r>
              <w:rPr>
                <w:noProof/>
                <w:webHidden/>
              </w:rPr>
            </w:r>
            <w:r>
              <w:rPr>
                <w:noProof/>
                <w:webHidden/>
              </w:rPr>
              <w:fldChar w:fldCharType="separate"/>
            </w:r>
            <w:r>
              <w:rPr>
                <w:noProof/>
                <w:webHidden/>
              </w:rPr>
              <w:t>16</w:t>
            </w:r>
            <w:r>
              <w:rPr>
                <w:noProof/>
                <w:webHidden/>
              </w:rPr>
              <w:fldChar w:fldCharType="end"/>
            </w:r>
          </w:hyperlink>
        </w:p>
        <w:p w14:paraId="02A5315E" w14:textId="6D28868F"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4" w:history="1">
            <w:r w:rsidRPr="008D1E04">
              <w:rPr>
                <w:rStyle w:val="Hyperlink"/>
                <w:noProof/>
              </w:rPr>
              <w:t>3.1.2.1</w:t>
            </w:r>
            <w:r>
              <w:rPr>
                <w:rFonts w:asciiTheme="minorHAnsi" w:eastAsiaTheme="minorEastAsia" w:hAnsiTheme="minorHAnsi"/>
                <w:noProof/>
                <w:color w:val="auto"/>
                <w:kern w:val="2"/>
                <w:lang w:eastAsia="en-GB"/>
                <w14:ligatures w14:val="standardContextual"/>
              </w:rPr>
              <w:tab/>
            </w:r>
            <w:r w:rsidRPr="008D1E04">
              <w:rPr>
                <w:rStyle w:val="Hyperlink"/>
                <w:noProof/>
              </w:rPr>
              <w:t>Create()</w:t>
            </w:r>
            <w:r>
              <w:rPr>
                <w:noProof/>
                <w:webHidden/>
              </w:rPr>
              <w:tab/>
            </w:r>
            <w:r>
              <w:rPr>
                <w:noProof/>
                <w:webHidden/>
              </w:rPr>
              <w:fldChar w:fldCharType="begin"/>
            </w:r>
            <w:r>
              <w:rPr>
                <w:noProof/>
                <w:webHidden/>
              </w:rPr>
              <w:instrText xml:space="preserve"> PAGEREF _Toc182254524 \h </w:instrText>
            </w:r>
            <w:r>
              <w:rPr>
                <w:noProof/>
                <w:webHidden/>
              </w:rPr>
            </w:r>
            <w:r>
              <w:rPr>
                <w:noProof/>
                <w:webHidden/>
              </w:rPr>
              <w:fldChar w:fldCharType="separate"/>
            </w:r>
            <w:r>
              <w:rPr>
                <w:noProof/>
                <w:webHidden/>
              </w:rPr>
              <w:t>17</w:t>
            </w:r>
            <w:r>
              <w:rPr>
                <w:noProof/>
                <w:webHidden/>
              </w:rPr>
              <w:fldChar w:fldCharType="end"/>
            </w:r>
          </w:hyperlink>
        </w:p>
        <w:p w14:paraId="16638671" w14:textId="349E557F"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5" w:history="1">
            <w:r w:rsidRPr="008D1E04">
              <w:rPr>
                <w:rStyle w:val="Hyperlink"/>
                <w:noProof/>
              </w:rPr>
              <w:t>3.1.2.2</w:t>
            </w:r>
            <w:r>
              <w:rPr>
                <w:rFonts w:asciiTheme="minorHAnsi" w:eastAsiaTheme="minorEastAsia" w:hAnsiTheme="minorHAnsi"/>
                <w:noProof/>
                <w:color w:val="auto"/>
                <w:kern w:val="2"/>
                <w:lang w:eastAsia="en-GB"/>
                <w14:ligatures w14:val="standardContextual"/>
              </w:rPr>
              <w:tab/>
            </w:r>
            <w:r w:rsidRPr="008D1E04">
              <w:rPr>
                <w:rStyle w:val="Hyperlink"/>
                <w:noProof/>
              </w:rPr>
              <w:t>CreateList()</w:t>
            </w:r>
            <w:r>
              <w:rPr>
                <w:noProof/>
                <w:webHidden/>
              </w:rPr>
              <w:tab/>
            </w:r>
            <w:r>
              <w:rPr>
                <w:noProof/>
                <w:webHidden/>
              </w:rPr>
              <w:fldChar w:fldCharType="begin"/>
            </w:r>
            <w:r>
              <w:rPr>
                <w:noProof/>
                <w:webHidden/>
              </w:rPr>
              <w:instrText xml:space="preserve"> PAGEREF _Toc182254525 \h </w:instrText>
            </w:r>
            <w:r>
              <w:rPr>
                <w:noProof/>
                <w:webHidden/>
              </w:rPr>
            </w:r>
            <w:r>
              <w:rPr>
                <w:noProof/>
                <w:webHidden/>
              </w:rPr>
              <w:fldChar w:fldCharType="separate"/>
            </w:r>
            <w:r>
              <w:rPr>
                <w:noProof/>
                <w:webHidden/>
              </w:rPr>
              <w:t>17</w:t>
            </w:r>
            <w:r>
              <w:rPr>
                <w:noProof/>
                <w:webHidden/>
              </w:rPr>
              <w:fldChar w:fldCharType="end"/>
            </w:r>
          </w:hyperlink>
        </w:p>
        <w:p w14:paraId="032965BD" w14:textId="30ABA732"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6" w:history="1">
            <w:r w:rsidRPr="008D1E04">
              <w:rPr>
                <w:rStyle w:val="Hyperlink"/>
                <w:noProof/>
              </w:rPr>
              <w:t>3.1.2.3</w:t>
            </w:r>
            <w:r>
              <w:rPr>
                <w:rFonts w:asciiTheme="minorHAnsi" w:eastAsiaTheme="minorEastAsia" w:hAnsiTheme="minorHAnsi"/>
                <w:noProof/>
                <w:color w:val="auto"/>
                <w:kern w:val="2"/>
                <w:lang w:eastAsia="en-GB"/>
                <w14:ligatures w14:val="standardContextual"/>
              </w:rPr>
              <w:tab/>
            </w:r>
            <w:r w:rsidRPr="008D1E04">
              <w:rPr>
                <w:rStyle w:val="Hyperlink"/>
                <w:noProof/>
              </w:rPr>
              <w:t>Delete()</w:t>
            </w:r>
            <w:r>
              <w:rPr>
                <w:noProof/>
                <w:webHidden/>
              </w:rPr>
              <w:tab/>
            </w:r>
            <w:r>
              <w:rPr>
                <w:noProof/>
                <w:webHidden/>
              </w:rPr>
              <w:fldChar w:fldCharType="begin"/>
            </w:r>
            <w:r>
              <w:rPr>
                <w:noProof/>
                <w:webHidden/>
              </w:rPr>
              <w:instrText xml:space="preserve"> PAGEREF _Toc182254526 \h </w:instrText>
            </w:r>
            <w:r>
              <w:rPr>
                <w:noProof/>
                <w:webHidden/>
              </w:rPr>
            </w:r>
            <w:r>
              <w:rPr>
                <w:noProof/>
                <w:webHidden/>
              </w:rPr>
              <w:fldChar w:fldCharType="separate"/>
            </w:r>
            <w:r>
              <w:rPr>
                <w:noProof/>
                <w:webHidden/>
              </w:rPr>
              <w:t>18</w:t>
            </w:r>
            <w:r>
              <w:rPr>
                <w:noProof/>
                <w:webHidden/>
              </w:rPr>
              <w:fldChar w:fldCharType="end"/>
            </w:r>
          </w:hyperlink>
        </w:p>
        <w:p w14:paraId="6630AF1E" w14:textId="7E76C2C3"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7" w:history="1">
            <w:r w:rsidRPr="008D1E04">
              <w:rPr>
                <w:rStyle w:val="Hyperlink"/>
                <w:noProof/>
              </w:rPr>
              <w:t>3.1.2.4</w:t>
            </w:r>
            <w:r>
              <w:rPr>
                <w:rFonts w:asciiTheme="minorHAnsi" w:eastAsiaTheme="minorEastAsia" w:hAnsiTheme="minorHAnsi"/>
                <w:noProof/>
                <w:color w:val="auto"/>
                <w:kern w:val="2"/>
                <w:lang w:eastAsia="en-GB"/>
                <w14:ligatures w14:val="standardContextual"/>
              </w:rPr>
              <w:tab/>
            </w:r>
            <w:r w:rsidRPr="008D1E04">
              <w:rPr>
                <w:rStyle w:val="Hyperlink"/>
                <w:noProof/>
              </w:rPr>
              <w:t>DeleteList()</w:t>
            </w:r>
            <w:r>
              <w:rPr>
                <w:noProof/>
                <w:webHidden/>
              </w:rPr>
              <w:tab/>
            </w:r>
            <w:r>
              <w:rPr>
                <w:noProof/>
                <w:webHidden/>
              </w:rPr>
              <w:fldChar w:fldCharType="begin"/>
            </w:r>
            <w:r>
              <w:rPr>
                <w:noProof/>
                <w:webHidden/>
              </w:rPr>
              <w:instrText xml:space="preserve"> PAGEREF _Toc182254527 \h </w:instrText>
            </w:r>
            <w:r>
              <w:rPr>
                <w:noProof/>
                <w:webHidden/>
              </w:rPr>
            </w:r>
            <w:r>
              <w:rPr>
                <w:noProof/>
                <w:webHidden/>
              </w:rPr>
              <w:fldChar w:fldCharType="separate"/>
            </w:r>
            <w:r>
              <w:rPr>
                <w:noProof/>
                <w:webHidden/>
              </w:rPr>
              <w:t>18</w:t>
            </w:r>
            <w:r>
              <w:rPr>
                <w:noProof/>
                <w:webHidden/>
              </w:rPr>
              <w:fldChar w:fldCharType="end"/>
            </w:r>
          </w:hyperlink>
        </w:p>
        <w:p w14:paraId="74BAF939" w14:textId="0AFF5BE3"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8" w:history="1">
            <w:r w:rsidRPr="008D1E04">
              <w:rPr>
                <w:rStyle w:val="Hyperlink"/>
                <w:noProof/>
              </w:rPr>
              <w:t>3.1.2.5</w:t>
            </w:r>
            <w:r>
              <w:rPr>
                <w:rFonts w:asciiTheme="minorHAnsi" w:eastAsiaTheme="minorEastAsia" w:hAnsiTheme="minorHAnsi"/>
                <w:noProof/>
                <w:color w:val="auto"/>
                <w:kern w:val="2"/>
                <w:lang w:eastAsia="en-GB"/>
                <w14:ligatures w14:val="standardContextual"/>
              </w:rPr>
              <w:tab/>
            </w:r>
            <w:r w:rsidRPr="008D1E04">
              <w:rPr>
                <w:rStyle w:val="Hyperlink"/>
                <w:noProof/>
              </w:rPr>
              <w:t>PrepareToMigrate()</w:t>
            </w:r>
            <w:r>
              <w:rPr>
                <w:noProof/>
                <w:webHidden/>
              </w:rPr>
              <w:tab/>
            </w:r>
            <w:r>
              <w:rPr>
                <w:noProof/>
                <w:webHidden/>
              </w:rPr>
              <w:fldChar w:fldCharType="begin"/>
            </w:r>
            <w:r>
              <w:rPr>
                <w:noProof/>
                <w:webHidden/>
              </w:rPr>
              <w:instrText xml:space="preserve"> PAGEREF _Toc182254528 \h </w:instrText>
            </w:r>
            <w:r>
              <w:rPr>
                <w:noProof/>
                <w:webHidden/>
              </w:rPr>
            </w:r>
            <w:r>
              <w:rPr>
                <w:noProof/>
                <w:webHidden/>
              </w:rPr>
              <w:fldChar w:fldCharType="separate"/>
            </w:r>
            <w:r>
              <w:rPr>
                <w:noProof/>
                <w:webHidden/>
              </w:rPr>
              <w:t>19</w:t>
            </w:r>
            <w:r>
              <w:rPr>
                <w:noProof/>
                <w:webHidden/>
              </w:rPr>
              <w:fldChar w:fldCharType="end"/>
            </w:r>
          </w:hyperlink>
        </w:p>
        <w:p w14:paraId="43F8030E" w14:textId="26FFD259"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29" w:history="1">
            <w:r w:rsidRPr="008D1E04">
              <w:rPr>
                <w:rStyle w:val="Hyperlink"/>
                <w:noProof/>
              </w:rPr>
              <w:t>3.1.2.6</w:t>
            </w:r>
            <w:r>
              <w:rPr>
                <w:rFonts w:asciiTheme="minorHAnsi" w:eastAsiaTheme="minorEastAsia" w:hAnsiTheme="minorHAnsi"/>
                <w:noProof/>
                <w:color w:val="auto"/>
                <w:kern w:val="2"/>
                <w:lang w:eastAsia="en-GB"/>
                <w14:ligatures w14:val="standardContextual"/>
              </w:rPr>
              <w:tab/>
            </w:r>
            <w:r w:rsidRPr="008D1E04">
              <w:rPr>
                <w:rStyle w:val="Hyperlink"/>
                <w:noProof/>
              </w:rPr>
              <w:t>Migrate()</w:t>
            </w:r>
            <w:r>
              <w:rPr>
                <w:noProof/>
                <w:webHidden/>
              </w:rPr>
              <w:tab/>
            </w:r>
            <w:r>
              <w:rPr>
                <w:noProof/>
                <w:webHidden/>
              </w:rPr>
              <w:fldChar w:fldCharType="begin"/>
            </w:r>
            <w:r>
              <w:rPr>
                <w:noProof/>
                <w:webHidden/>
              </w:rPr>
              <w:instrText xml:space="preserve"> PAGEREF _Toc182254529 \h </w:instrText>
            </w:r>
            <w:r>
              <w:rPr>
                <w:noProof/>
                <w:webHidden/>
              </w:rPr>
            </w:r>
            <w:r>
              <w:rPr>
                <w:noProof/>
                <w:webHidden/>
              </w:rPr>
              <w:fldChar w:fldCharType="separate"/>
            </w:r>
            <w:r>
              <w:rPr>
                <w:noProof/>
                <w:webHidden/>
              </w:rPr>
              <w:t>19</w:t>
            </w:r>
            <w:r>
              <w:rPr>
                <w:noProof/>
                <w:webHidden/>
              </w:rPr>
              <w:fldChar w:fldCharType="end"/>
            </w:r>
          </w:hyperlink>
        </w:p>
        <w:p w14:paraId="1C9A19F6" w14:textId="12D4AFAA"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30" w:history="1">
            <w:r w:rsidRPr="008D1E04">
              <w:rPr>
                <w:rStyle w:val="Hyperlink"/>
                <w:noProof/>
              </w:rPr>
              <w:t>3.1.2.7</w:t>
            </w:r>
            <w:r>
              <w:rPr>
                <w:rFonts w:asciiTheme="minorHAnsi" w:eastAsiaTheme="minorEastAsia" w:hAnsiTheme="minorHAnsi"/>
                <w:noProof/>
                <w:color w:val="auto"/>
                <w:kern w:val="2"/>
                <w:lang w:eastAsia="en-GB"/>
                <w14:ligatures w14:val="standardContextual"/>
              </w:rPr>
              <w:tab/>
            </w:r>
            <w:r w:rsidRPr="008D1E04">
              <w:rPr>
                <w:rStyle w:val="Hyperlink"/>
                <w:noProof/>
              </w:rPr>
              <w:t>List()</w:t>
            </w:r>
            <w:r>
              <w:rPr>
                <w:noProof/>
                <w:webHidden/>
              </w:rPr>
              <w:tab/>
            </w:r>
            <w:r>
              <w:rPr>
                <w:noProof/>
                <w:webHidden/>
              </w:rPr>
              <w:fldChar w:fldCharType="begin"/>
            </w:r>
            <w:r>
              <w:rPr>
                <w:noProof/>
                <w:webHidden/>
              </w:rPr>
              <w:instrText xml:space="preserve"> PAGEREF _Toc182254530 \h </w:instrText>
            </w:r>
            <w:r>
              <w:rPr>
                <w:noProof/>
                <w:webHidden/>
              </w:rPr>
            </w:r>
            <w:r>
              <w:rPr>
                <w:noProof/>
                <w:webHidden/>
              </w:rPr>
              <w:fldChar w:fldCharType="separate"/>
            </w:r>
            <w:r>
              <w:rPr>
                <w:noProof/>
                <w:webHidden/>
              </w:rPr>
              <w:t>20</w:t>
            </w:r>
            <w:r>
              <w:rPr>
                <w:noProof/>
                <w:webHidden/>
              </w:rPr>
              <w:fldChar w:fldCharType="end"/>
            </w:r>
          </w:hyperlink>
        </w:p>
        <w:p w14:paraId="5EE2BF18" w14:textId="6BE61015"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31" w:history="1">
            <w:r w:rsidRPr="008D1E04">
              <w:rPr>
                <w:rStyle w:val="Hyperlink"/>
                <w:noProof/>
              </w:rPr>
              <w:t>3.1.3</w:t>
            </w:r>
            <w:r>
              <w:rPr>
                <w:rFonts w:asciiTheme="minorHAnsi" w:eastAsiaTheme="minorEastAsia" w:hAnsiTheme="minorHAnsi"/>
                <w:noProof/>
                <w:color w:val="auto"/>
                <w:kern w:val="2"/>
                <w:lang w:eastAsia="en-GB"/>
                <w14:ligatures w14:val="standardContextual"/>
              </w:rPr>
              <w:tab/>
            </w:r>
            <w:r w:rsidRPr="008D1E04">
              <w:rPr>
                <w:rStyle w:val="Hyperlink"/>
                <w:noProof/>
              </w:rPr>
              <w:t>ManageServiceMetadata interface</w:t>
            </w:r>
            <w:r>
              <w:rPr>
                <w:noProof/>
                <w:webHidden/>
              </w:rPr>
              <w:tab/>
            </w:r>
            <w:r>
              <w:rPr>
                <w:noProof/>
                <w:webHidden/>
              </w:rPr>
              <w:fldChar w:fldCharType="begin"/>
            </w:r>
            <w:r>
              <w:rPr>
                <w:noProof/>
                <w:webHidden/>
              </w:rPr>
              <w:instrText xml:space="preserve"> PAGEREF _Toc182254531 \h </w:instrText>
            </w:r>
            <w:r>
              <w:rPr>
                <w:noProof/>
                <w:webHidden/>
              </w:rPr>
            </w:r>
            <w:r>
              <w:rPr>
                <w:noProof/>
                <w:webHidden/>
              </w:rPr>
              <w:fldChar w:fldCharType="separate"/>
            </w:r>
            <w:r>
              <w:rPr>
                <w:noProof/>
                <w:webHidden/>
              </w:rPr>
              <w:t>21</w:t>
            </w:r>
            <w:r>
              <w:rPr>
                <w:noProof/>
                <w:webHidden/>
              </w:rPr>
              <w:fldChar w:fldCharType="end"/>
            </w:r>
          </w:hyperlink>
        </w:p>
        <w:p w14:paraId="3BC9D58F" w14:textId="0C624D58"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32" w:history="1">
            <w:r w:rsidRPr="008D1E04">
              <w:rPr>
                <w:rStyle w:val="Hyperlink"/>
                <w:noProof/>
              </w:rPr>
              <w:t>3.1.3.1</w:t>
            </w:r>
            <w:r>
              <w:rPr>
                <w:rFonts w:asciiTheme="minorHAnsi" w:eastAsiaTheme="minorEastAsia" w:hAnsiTheme="minorHAnsi"/>
                <w:noProof/>
                <w:color w:val="auto"/>
                <w:kern w:val="2"/>
                <w:lang w:eastAsia="en-GB"/>
                <w14:ligatures w14:val="standardContextual"/>
              </w:rPr>
              <w:tab/>
            </w:r>
            <w:r w:rsidRPr="008D1E04">
              <w:rPr>
                <w:rStyle w:val="Hyperlink"/>
                <w:noProof/>
              </w:rPr>
              <w:t>Create()</w:t>
            </w:r>
            <w:r>
              <w:rPr>
                <w:noProof/>
                <w:webHidden/>
              </w:rPr>
              <w:tab/>
            </w:r>
            <w:r>
              <w:rPr>
                <w:noProof/>
                <w:webHidden/>
              </w:rPr>
              <w:fldChar w:fldCharType="begin"/>
            </w:r>
            <w:r>
              <w:rPr>
                <w:noProof/>
                <w:webHidden/>
              </w:rPr>
              <w:instrText xml:space="preserve"> PAGEREF _Toc182254532 \h </w:instrText>
            </w:r>
            <w:r>
              <w:rPr>
                <w:noProof/>
                <w:webHidden/>
              </w:rPr>
            </w:r>
            <w:r>
              <w:rPr>
                <w:noProof/>
                <w:webHidden/>
              </w:rPr>
              <w:fldChar w:fldCharType="separate"/>
            </w:r>
            <w:r>
              <w:rPr>
                <w:noProof/>
                <w:webHidden/>
              </w:rPr>
              <w:t>21</w:t>
            </w:r>
            <w:r>
              <w:rPr>
                <w:noProof/>
                <w:webHidden/>
              </w:rPr>
              <w:fldChar w:fldCharType="end"/>
            </w:r>
          </w:hyperlink>
        </w:p>
        <w:p w14:paraId="4912A09F" w14:textId="566EA84E"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33" w:history="1">
            <w:r w:rsidRPr="008D1E04">
              <w:rPr>
                <w:rStyle w:val="Hyperlink"/>
                <w:noProof/>
              </w:rPr>
              <w:t>3.1.3.2</w:t>
            </w:r>
            <w:r>
              <w:rPr>
                <w:rFonts w:asciiTheme="minorHAnsi" w:eastAsiaTheme="minorEastAsia" w:hAnsiTheme="minorHAnsi"/>
                <w:noProof/>
                <w:color w:val="auto"/>
                <w:kern w:val="2"/>
                <w:lang w:eastAsia="en-GB"/>
                <w14:ligatures w14:val="standardContextual"/>
              </w:rPr>
              <w:tab/>
            </w:r>
            <w:r w:rsidRPr="008D1E04">
              <w:rPr>
                <w:rStyle w:val="Hyperlink"/>
                <w:noProof/>
              </w:rPr>
              <w:t>Read()</w:t>
            </w:r>
            <w:r>
              <w:rPr>
                <w:noProof/>
                <w:webHidden/>
              </w:rPr>
              <w:tab/>
            </w:r>
            <w:r>
              <w:rPr>
                <w:noProof/>
                <w:webHidden/>
              </w:rPr>
              <w:fldChar w:fldCharType="begin"/>
            </w:r>
            <w:r>
              <w:rPr>
                <w:noProof/>
                <w:webHidden/>
              </w:rPr>
              <w:instrText xml:space="preserve"> PAGEREF _Toc182254533 \h </w:instrText>
            </w:r>
            <w:r>
              <w:rPr>
                <w:noProof/>
                <w:webHidden/>
              </w:rPr>
            </w:r>
            <w:r>
              <w:rPr>
                <w:noProof/>
                <w:webHidden/>
              </w:rPr>
              <w:fldChar w:fldCharType="separate"/>
            </w:r>
            <w:r>
              <w:rPr>
                <w:noProof/>
                <w:webHidden/>
              </w:rPr>
              <w:t>22</w:t>
            </w:r>
            <w:r>
              <w:rPr>
                <w:noProof/>
                <w:webHidden/>
              </w:rPr>
              <w:fldChar w:fldCharType="end"/>
            </w:r>
          </w:hyperlink>
        </w:p>
        <w:p w14:paraId="6AA8CD26" w14:textId="7597B9EA"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34" w:history="1">
            <w:r w:rsidRPr="008D1E04">
              <w:rPr>
                <w:rStyle w:val="Hyperlink"/>
                <w:noProof/>
              </w:rPr>
              <w:t>3.1.3.3</w:t>
            </w:r>
            <w:r>
              <w:rPr>
                <w:rFonts w:asciiTheme="minorHAnsi" w:eastAsiaTheme="minorEastAsia" w:hAnsiTheme="minorHAnsi"/>
                <w:noProof/>
                <w:color w:val="auto"/>
                <w:kern w:val="2"/>
                <w:lang w:eastAsia="en-GB"/>
                <w14:ligatures w14:val="standardContextual"/>
              </w:rPr>
              <w:tab/>
            </w:r>
            <w:r w:rsidRPr="008D1E04">
              <w:rPr>
                <w:rStyle w:val="Hyperlink"/>
                <w:noProof/>
              </w:rPr>
              <w:t>Update()</w:t>
            </w:r>
            <w:r>
              <w:rPr>
                <w:noProof/>
                <w:webHidden/>
              </w:rPr>
              <w:tab/>
            </w:r>
            <w:r>
              <w:rPr>
                <w:noProof/>
                <w:webHidden/>
              </w:rPr>
              <w:fldChar w:fldCharType="begin"/>
            </w:r>
            <w:r>
              <w:rPr>
                <w:noProof/>
                <w:webHidden/>
              </w:rPr>
              <w:instrText xml:space="preserve"> PAGEREF _Toc182254534 \h </w:instrText>
            </w:r>
            <w:r>
              <w:rPr>
                <w:noProof/>
                <w:webHidden/>
              </w:rPr>
            </w:r>
            <w:r>
              <w:rPr>
                <w:noProof/>
                <w:webHidden/>
              </w:rPr>
              <w:fldChar w:fldCharType="separate"/>
            </w:r>
            <w:r>
              <w:rPr>
                <w:noProof/>
                <w:webHidden/>
              </w:rPr>
              <w:t>22</w:t>
            </w:r>
            <w:r>
              <w:rPr>
                <w:noProof/>
                <w:webHidden/>
              </w:rPr>
              <w:fldChar w:fldCharType="end"/>
            </w:r>
          </w:hyperlink>
        </w:p>
        <w:p w14:paraId="68D31F64" w14:textId="6E5B9071" w:rsidR="00A54D82" w:rsidRDefault="00A54D82">
          <w:pPr>
            <w:pStyle w:val="Verzeichnis4"/>
            <w:tabs>
              <w:tab w:val="left" w:pos="1920"/>
              <w:tab w:val="right" w:leader="dot" w:pos="9010"/>
            </w:tabs>
            <w:rPr>
              <w:rFonts w:asciiTheme="minorHAnsi" w:eastAsiaTheme="minorEastAsia" w:hAnsiTheme="minorHAnsi"/>
              <w:noProof/>
              <w:color w:val="auto"/>
              <w:kern w:val="2"/>
              <w:lang w:eastAsia="en-GB"/>
              <w14:ligatures w14:val="standardContextual"/>
            </w:rPr>
          </w:pPr>
          <w:hyperlink w:anchor="_Toc182254535" w:history="1">
            <w:r w:rsidRPr="008D1E04">
              <w:rPr>
                <w:rStyle w:val="Hyperlink"/>
                <w:noProof/>
              </w:rPr>
              <w:t>3.1.3.4</w:t>
            </w:r>
            <w:r>
              <w:rPr>
                <w:rFonts w:asciiTheme="minorHAnsi" w:eastAsiaTheme="minorEastAsia" w:hAnsiTheme="minorHAnsi"/>
                <w:noProof/>
                <w:color w:val="auto"/>
                <w:kern w:val="2"/>
                <w:lang w:eastAsia="en-GB"/>
                <w14:ligatures w14:val="standardContextual"/>
              </w:rPr>
              <w:tab/>
            </w:r>
            <w:r w:rsidRPr="008D1E04">
              <w:rPr>
                <w:rStyle w:val="Hyperlink"/>
                <w:noProof/>
              </w:rPr>
              <w:t>Delete()</w:t>
            </w:r>
            <w:r>
              <w:rPr>
                <w:noProof/>
                <w:webHidden/>
              </w:rPr>
              <w:tab/>
            </w:r>
            <w:r>
              <w:rPr>
                <w:noProof/>
                <w:webHidden/>
              </w:rPr>
              <w:fldChar w:fldCharType="begin"/>
            </w:r>
            <w:r>
              <w:rPr>
                <w:noProof/>
                <w:webHidden/>
              </w:rPr>
              <w:instrText xml:space="preserve"> PAGEREF _Toc182254535 \h </w:instrText>
            </w:r>
            <w:r>
              <w:rPr>
                <w:noProof/>
                <w:webHidden/>
              </w:rPr>
            </w:r>
            <w:r>
              <w:rPr>
                <w:noProof/>
                <w:webHidden/>
              </w:rPr>
              <w:fldChar w:fldCharType="separate"/>
            </w:r>
            <w:r>
              <w:rPr>
                <w:noProof/>
                <w:webHidden/>
              </w:rPr>
              <w:t>23</w:t>
            </w:r>
            <w:r>
              <w:rPr>
                <w:noProof/>
                <w:webHidden/>
              </w:rPr>
              <w:fldChar w:fldCharType="end"/>
            </w:r>
          </w:hyperlink>
        </w:p>
        <w:p w14:paraId="06683173" w14:textId="35771D18"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36" w:history="1">
            <w:r w:rsidRPr="008D1E04">
              <w:rPr>
                <w:rStyle w:val="Hyperlink"/>
                <w:noProof/>
              </w:rPr>
              <w:t>3.1.4</w:t>
            </w:r>
            <w:r>
              <w:rPr>
                <w:rFonts w:asciiTheme="minorHAnsi" w:eastAsiaTheme="minorEastAsia" w:hAnsiTheme="minorHAnsi"/>
                <w:noProof/>
                <w:color w:val="auto"/>
                <w:kern w:val="2"/>
                <w:lang w:eastAsia="en-GB"/>
                <w14:ligatures w14:val="standardContextual"/>
              </w:rPr>
              <w:tab/>
            </w:r>
            <w:r w:rsidRPr="008D1E04">
              <w:rPr>
                <w:rStyle w:val="Hyperlink"/>
                <w:noProof/>
              </w:rPr>
              <w:t>Fault Descriptions</w:t>
            </w:r>
            <w:r>
              <w:rPr>
                <w:noProof/>
                <w:webHidden/>
              </w:rPr>
              <w:tab/>
            </w:r>
            <w:r>
              <w:rPr>
                <w:noProof/>
                <w:webHidden/>
              </w:rPr>
              <w:fldChar w:fldCharType="begin"/>
            </w:r>
            <w:r>
              <w:rPr>
                <w:noProof/>
                <w:webHidden/>
              </w:rPr>
              <w:instrText xml:space="preserve"> PAGEREF _Toc182254536 \h </w:instrText>
            </w:r>
            <w:r>
              <w:rPr>
                <w:noProof/>
                <w:webHidden/>
              </w:rPr>
            </w:r>
            <w:r>
              <w:rPr>
                <w:noProof/>
                <w:webHidden/>
              </w:rPr>
              <w:fldChar w:fldCharType="separate"/>
            </w:r>
            <w:r>
              <w:rPr>
                <w:noProof/>
                <w:webHidden/>
              </w:rPr>
              <w:t>23</w:t>
            </w:r>
            <w:r>
              <w:rPr>
                <w:noProof/>
                <w:webHidden/>
              </w:rPr>
              <w:fldChar w:fldCharType="end"/>
            </w:r>
          </w:hyperlink>
        </w:p>
        <w:p w14:paraId="663DAE64" w14:textId="30BAF4AC"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37" w:history="1">
            <w:r w:rsidRPr="008D1E04">
              <w:rPr>
                <w:rStyle w:val="Hyperlink"/>
                <w:noProof/>
              </w:rPr>
              <w:t>3.2</w:t>
            </w:r>
            <w:r>
              <w:rPr>
                <w:rFonts w:asciiTheme="minorHAnsi" w:eastAsiaTheme="minorEastAsia" w:hAnsiTheme="minorHAnsi"/>
                <w:noProof/>
                <w:color w:val="auto"/>
                <w:kern w:val="2"/>
                <w:lang w:eastAsia="en-GB"/>
                <w14:ligatures w14:val="standardContextual"/>
              </w:rPr>
              <w:tab/>
            </w:r>
            <w:r w:rsidRPr="008D1E04">
              <w:rPr>
                <w:rStyle w:val="Hyperlink"/>
                <w:noProof/>
              </w:rPr>
              <w:t>Service Metadata Locator - data model</w:t>
            </w:r>
            <w:r>
              <w:rPr>
                <w:noProof/>
                <w:webHidden/>
              </w:rPr>
              <w:tab/>
            </w:r>
            <w:r>
              <w:rPr>
                <w:noProof/>
                <w:webHidden/>
              </w:rPr>
              <w:fldChar w:fldCharType="begin"/>
            </w:r>
            <w:r>
              <w:rPr>
                <w:noProof/>
                <w:webHidden/>
              </w:rPr>
              <w:instrText xml:space="preserve"> PAGEREF _Toc182254537 \h </w:instrText>
            </w:r>
            <w:r>
              <w:rPr>
                <w:noProof/>
                <w:webHidden/>
              </w:rPr>
            </w:r>
            <w:r>
              <w:rPr>
                <w:noProof/>
                <w:webHidden/>
              </w:rPr>
              <w:fldChar w:fldCharType="separate"/>
            </w:r>
            <w:r>
              <w:rPr>
                <w:noProof/>
                <w:webHidden/>
              </w:rPr>
              <w:t>24</w:t>
            </w:r>
            <w:r>
              <w:rPr>
                <w:noProof/>
                <w:webHidden/>
              </w:rPr>
              <w:fldChar w:fldCharType="end"/>
            </w:r>
          </w:hyperlink>
        </w:p>
        <w:p w14:paraId="67581335" w14:textId="4F86B58B"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38" w:history="1">
            <w:r w:rsidRPr="008D1E04">
              <w:rPr>
                <w:rStyle w:val="Hyperlink"/>
                <w:noProof/>
              </w:rPr>
              <w:t>3.2.1</w:t>
            </w:r>
            <w:r>
              <w:rPr>
                <w:rFonts w:asciiTheme="minorHAnsi" w:eastAsiaTheme="minorEastAsia" w:hAnsiTheme="minorHAnsi"/>
                <w:noProof/>
                <w:color w:val="auto"/>
                <w:kern w:val="2"/>
                <w:lang w:eastAsia="en-GB"/>
                <w14:ligatures w14:val="standardContextual"/>
              </w:rPr>
              <w:tab/>
            </w:r>
            <w:r w:rsidRPr="008D1E04">
              <w:rPr>
                <w:rStyle w:val="Hyperlink"/>
                <w:noProof/>
              </w:rPr>
              <w:t>ServiceMetadataPublisherService datatype</w:t>
            </w:r>
            <w:r>
              <w:rPr>
                <w:noProof/>
                <w:webHidden/>
              </w:rPr>
              <w:tab/>
            </w:r>
            <w:r>
              <w:rPr>
                <w:noProof/>
                <w:webHidden/>
              </w:rPr>
              <w:fldChar w:fldCharType="begin"/>
            </w:r>
            <w:r>
              <w:rPr>
                <w:noProof/>
                <w:webHidden/>
              </w:rPr>
              <w:instrText xml:space="preserve"> PAGEREF _Toc182254538 \h </w:instrText>
            </w:r>
            <w:r>
              <w:rPr>
                <w:noProof/>
                <w:webHidden/>
              </w:rPr>
            </w:r>
            <w:r>
              <w:rPr>
                <w:noProof/>
                <w:webHidden/>
              </w:rPr>
              <w:fldChar w:fldCharType="separate"/>
            </w:r>
            <w:r>
              <w:rPr>
                <w:noProof/>
                <w:webHidden/>
              </w:rPr>
              <w:t>24</w:t>
            </w:r>
            <w:r>
              <w:rPr>
                <w:noProof/>
                <w:webHidden/>
              </w:rPr>
              <w:fldChar w:fldCharType="end"/>
            </w:r>
          </w:hyperlink>
        </w:p>
        <w:p w14:paraId="38E5D323" w14:textId="628F86EC"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39" w:history="1">
            <w:r w:rsidRPr="008D1E04">
              <w:rPr>
                <w:rStyle w:val="Hyperlink"/>
                <w:noProof/>
              </w:rPr>
              <w:t>3.2.2</w:t>
            </w:r>
            <w:r>
              <w:rPr>
                <w:rFonts w:asciiTheme="minorHAnsi" w:eastAsiaTheme="minorEastAsia" w:hAnsiTheme="minorHAnsi"/>
                <w:noProof/>
                <w:color w:val="auto"/>
                <w:kern w:val="2"/>
                <w:lang w:eastAsia="en-GB"/>
                <w14:ligatures w14:val="standardContextual"/>
              </w:rPr>
              <w:tab/>
            </w:r>
            <w:r w:rsidRPr="008D1E04">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_Toc182254539 \h </w:instrText>
            </w:r>
            <w:r>
              <w:rPr>
                <w:noProof/>
                <w:webHidden/>
              </w:rPr>
            </w:r>
            <w:r>
              <w:rPr>
                <w:noProof/>
                <w:webHidden/>
              </w:rPr>
              <w:fldChar w:fldCharType="separate"/>
            </w:r>
            <w:r>
              <w:rPr>
                <w:noProof/>
                <w:webHidden/>
              </w:rPr>
              <w:t>25</w:t>
            </w:r>
            <w:r>
              <w:rPr>
                <w:noProof/>
                <w:webHidden/>
              </w:rPr>
              <w:fldChar w:fldCharType="end"/>
            </w:r>
          </w:hyperlink>
        </w:p>
        <w:p w14:paraId="63E1BB5B" w14:textId="3988CE5C"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0" w:history="1">
            <w:r w:rsidRPr="008D1E04">
              <w:rPr>
                <w:rStyle w:val="Hyperlink"/>
                <w:noProof/>
              </w:rPr>
              <w:t>3.2.3</w:t>
            </w:r>
            <w:r>
              <w:rPr>
                <w:rFonts w:asciiTheme="minorHAnsi" w:eastAsiaTheme="minorEastAsia" w:hAnsiTheme="minorHAnsi"/>
                <w:noProof/>
                <w:color w:val="auto"/>
                <w:kern w:val="2"/>
                <w:lang w:eastAsia="en-GB"/>
                <w14:ligatures w14:val="standardContextual"/>
              </w:rPr>
              <w:tab/>
            </w:r>
            <w:r w:rsidRPr="008D1E04">
              <w:rPr>
                <w:rStyle w:val="Hyperlink"/>
                <w:noProof/>
              </w:rPr>
              <w:t>ParticipantIdentifier datatype</w:t>
            </w:r>
            <w:r>
              <w:rPr>
                <w:noProof/>
                <w:webHidden/>
              </w:rPr>
              <w:tab/>
            </w:r>
            <w:r>
              <w:rPr>
                <w:noProof/>
                <w:webHidden/>
              </w:rPr>
              <w:fldChar w:fldCharType="begin"/>
            </w:r>
            <w:r>
              <w:rPr>
                <w:noProof/>
                <w:webHidden/>
              </w:rPr>
              <w:instrText xml:space="preserve"> PAGEREF _Toc182254540 \h </w:instrText>
            </w:r>
            <w:r>
              <w:rPr>
                <w:noProof/>
                <w:webHidden/>
              </w:rPr>
            </w:r>
            <w:r>
              <w:rPr>
                <w:noProof/>
                <w:webHidden/>
              </w:rPr>
              <w:fldChar w:fldCharType="separate"/>
            </w:r>
            <w:r>
              <w:rPr>
                <w:noProof/>
                <w:webHidden/>
              </w:rPr>
              <w:t>25</w:t>
            </w:r>
            <w:r>
              <w:rPr>
                <w:noProof/>
                <w:webHidden/>
              </w:rPr>
              <w:fldChar w:fldCharType="end"/>
            </w:r>
          </w:hyperlink>
        </w:p>
        <w:p w14:paraId="65DD837F" w14:textId="3B5B96A8"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1" w:history="1">
            <w:r w:rsidRPr="008D1E04">
              <w:rPr>
                <w:rStyle w:val="Hyperlink"/>
                <w:noProof/>
              </w:rPr>
              <w:t>3.2.4</w:t>
            </w:r>
            <w:r>
              <w:rPr>
                <w:rFonts w:asciiTheme="minorHAnsi" w:eastAsiaTheme="minorEastAsia" w:hAnsiTheme="minorHAnsi"/>
                <w:noProof/>
                <w:color w:val="auto"/>
                <w:kern w:val="2"/>
                <w:lang w:eastAsia="en-GB"/>
                <w14:ligatures w14:val="standardContextual"/>
              </w:rPr>
              <w:tab/>
            </w:r>
            <w:r w:rsidRPr="008D1E04">
              <w:rPr>
                <w:rStyle w:val="Hyperlink"/>
                <w:noProof/>
              </w:rPr>
              <w:t>ParticipantIdentifier format</w:t>
            </w:r>
            <w:r>
              <w:rPr>
                <w:noProof/>
                <w:webHidden/>
              </w:rPr>
              <w:tab/>
            </w:r>
            <w:r>
              <w:rPr>
                <w:noProof/>
                <w:webHidden/>
              </w:rPr>
              <w:fldChar w:fldCharType="begin"/>
            </w:r>
            <w:r>
              <w:rPr>
                <w:noProof/>
                <w:webHidden/>
              </w:rPr>
              <w:instrText xml:space="preserve"> PAGEREF _Toc182254541 \h </w:instrText>
            </w:r>
            <w:r>
              <w:rPr>
                <w:noProof/>
                <w:webHidden/>
              </w:rPr>
            </w:r>
            <w:r>
              <w:rPr>
                <w:noProof/>
                <w:webHidden/>
              </w:rPr>
              <w:fldChar w:fldCharType="separate"/>
            </w:r>
            <w:r>
              <w:rPr>
                <w:noProof/>
                <w:webHidden/>
              </w:rPr>
              <w:t>26</w:t>
            </w:r>
            <w:r>
              <w:rPr>
                <w:noProof/>
                <w:webHidden/>
              </w:rPr>
              <w:fldChar w:fldCharType="end"/>
            </w:r>
          </w:hyperlink>
        </w:p>
        <w:p w14:paraId="7E0A9F7C" w14:textId="235F8FD8"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2" w:history="1">
            <w:r w:rsidRPr="008D1E04">
              <w:rPr>
                <w:rStyle w:val="Hyperlink"/>
                <w:noProof/>
              </w:rPr>
              <w:t>3.2.5</w:t>
            </w:r>
            <w:r>
              <w:rPr>
                <w:rFonts w:asciiTheme="minorHAnsi" w:eastAsiaTheme="minorEastAsia" w:hAnsiTheme="minorHAnsi"/>
                <w:noProof/>
                <w:color w:val="auto"/>
                <w:kern w:val="2"/>
                <w:lang w:eastAsia="en-GB"/>
                <w14:ligatures w14:val="standardContextual"/>
              </w:rPr>
              <w:tab/>
            </w:r>
            <w:r w:rsidRPr="008D1E04">
              <w:rPr>
                <w:rStyle w:val="Hyperlink"/>
                <w:noProof/>
              </w:rPr>
              <w:t>ParticipantIdentifierPage datatype</w:t>
            </w:r>
            <w:r>
              <w:rPr>
                <w:noProof/>
                <w:webHidden/>
              </w:rPr>
              <w:tab/>
            </w:r>
            <w:r>
              <w:rPr>
                <w:noProof/>
                <w:webHidden/>
              </w:rPr>
              <w:fldChar w:fldCharType="begin"/>
            </w:r>
            <w:r>
              <w:rPr>
                <w:noProof/>
                <w:webHidden/>
              </w:rPr>
              <w:instrText xml:space="preserve"> PAGEREF _Toc182254542 \h </w:instrText>
            </w:r>
            <w:r>
              <w:rPr>
                <w:noProof/>
                <w:webHidden/>
              </w:rPr>
            </w:r>
            <w:r>
              <w:rPr>
                <w:noProof/>
                <w:webHidden/>
              </w:rPr>
              <w:fldChar w:fldCharType="separate"/>
            </w:r>
            <w:r>
              <w:rPr>
                <w:noProof/>
                <w:webHidden/>
              </w:rPr>
              <w:t>26</w:t>
            </w:r>
            <w:r>
              <w:rPr>
                <w:noProof/>
                <w:webHidden/>
              </w:rPr>
              <w:fldChar w:fldCharType="end"/>
            </w:r>
          </w:hyperlink>
        </w:p>
        <w:p w14:paraId="78955E04" w14:textId="23925C4D"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3" w:history="1">
            <w:r w:rsidRPr="008D1E04">
              <w:rPr>
                <w:rStyle w:val="Hyperlink"/>
                <w:noProof/>
              </w:rPr>
              <w:t>3.2.6</w:t>
            </w:r>
            <w:r>
              <w:rPr>
                <w:rFonts w:asciiTheme="minorHAnsi" w:eastAsiaTheme="minorEastAsia" w:hAnsiTheme="minorHAnsi"/>
                <w:noProof/>
                <w:color w:val="auto"/>
                <w:kern w:val="2"/>
                <w:lang w:eastAsia="en-GB"/>
                <w14:ligatures w14:val="standardContextual"/>
              </w:rPr>
              <w:tab/>
            </w:r>
            <w:r w:rsidRPr="008D1E04">
              <w:rPr>
                <w:rStyle w:val="Hyperlink"/>
                <w:noProof/>
              </w:rPr>
              <w:t>MigrationRecord</w:t>
            </w:r>
            <w:r>
              <w:rPr>
                <w:noProof/>
                <w:webHidden/>
              </w:rPr>
              <w:tab/>
            </w:r>
            <w:r>
              <w:rPr>
                <w:noProof/>
                <w:webHidden/>
              </w:rPr>
              <w:fldChar w:fldCharType="begin"/>
            </w:r>
            <w:r>
              <w:rPr>
                <w:noProof/>
                <w:webHidden/>
              </w:rPr>
              <w:instrText xml:space="preserve"> PAGEREF _Toc182254543 \h </w:instrText>
            </w:r>
            <w:r>
              <w:rPr>
                <w:noProof/>
                <w:webHidden/>
              </w:rPr>
            </w:r>
            <w:r>
              <w:rPr>
                <w:noProof/>
                <w:webHidden/>
              </w:rPr>
              <w:fldChar w:fldCharType="separate"/>
            </w:r>
            <w:r>
              <w:rPr>
                <w:noProof/>
                <w:webHidden/>
              </w:rPr>
              <w:t>26</w:t>
            </w:r>
            <w:r>
              <w:rPr>
                <w:noProof/>
                <w:webHidden/>
              </w:rPr>
              <w:fldChar w:fldCharType="end"/>
            </w:r>
          </w:hyperlink>
        </w:p>
        <w:p w14:paraId="1544B6F7" w14:textId="6E4E2329" w:rsidR="00A54D82" w:rsidRDefault="00A54D82">
          <w:pPr>
            <w:pStyle w:val="Verzeichnis1"/>
            <w:tabs>
              <w:tab w:val="left" w:pos="482"/>
              <w:tab w:val="right" w:leader="dot" w:pos="9010"/>
            </w:tabs>
            <w:rPr>
              <w:rFonts w:asciiTheme="minorHAnsi" w:eastAsiaTheme="minorEastAsia" w:hAnsiTheme="minorHAnsi"/>
              <w:b w:val="0"/>
              <w:noProof/>
              <w:color w:val="auto"/>
              <w:kern w:val="2"/>
              <w:lang w:eastAsia="en-GB"/>
              <w14:ligatures w14:val="standardContextual"/>
            </w:rPr>
          </w:pPr>
          <w:hyperlink w:anchor="_Toc182254544" w:history="1">
            <w:r w:rsidRPr="008D1E04">
              <w:rPr>
                <w:rStyle w:val="Hyperlink"/>
                <w:noProof/>
              </w:rPr>
              <w:t>4</w:t>
            </w:r>
            <w:r>
              <w:rPr>
                <w:rFonts w:asciiTheme="minorHAnsi" w:eastAsiaTheme="minorEastAsia" w:hAnsiTheme="minorHAnsi"/>
                <w:b w:val="0"/>
                <w:noProof/>
                <w:color w:val="auto"/>
                <w:kern w:val="2"/>
                <w:lang w:eastAsia="en-GB"/>
                <w14:ligatures w14:val="standardContextual"/>
              </w:rPr>
              <w:tab/>
            </w:r>
            <w:r w:rsidRPr="008D1E04">
              <w:rPr>
                <w:rStyle w:val="Hyperlink"/>
                <w:noProof/>
              </w:rPr>
              <w:t>Service Bindings</w:t>
            </w:r>
            <w:r>
              <w:rPr>
                <w:noProof/>
                <w:webHidden/>
              </w:rPr>
              <w:tab/>
            </w:r>
            <w:r>
              <w:rPr>
                <w:noProof/>
                <w:webHidden/>
              </w:rPr>
              <w:fldChar w:fldCharType="begin"/>
            </w:r>
            <w:r>
              <w:rPr>
                <w:noProof/>
                <w:webHidden/>
              </w:rPr>
              <w:instrText xml:space="preserve"> PAGEREF _Toc182254544 \h </w:instrText>
            </w:r>
            <w:r>
              <w:rPr>
                <w:noProof/>
                <w:webHidden/>
              </w:rPr>
            </w:r>
            <w:r>
              <w:rPr>
                <w:noProof/>
                <w:webHidden/>
              </w:rPr>
              <w:fldChar w:fldCharType="separate"/>
            </w:r>
            <w:r>
              <w:rPr>
                <w:noProof/>
                <w:webHidden/>
              </w:rPr>
              <w:t>27</w:t>
            </w:r>
            <w:r>
              <w:rPr>
                <w:noProof/>
                <w:webHidden/>
              </w:rPr>
              <w:fldChar w:fldCharType="end"/>
            </w:r>
          </w:hyperlink>
        </w:p>
        <w:p w14:paraId="082BF0C9" w14:textId="5B60703E"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45" w:history="1">
            <w:r w:rsidRPr="008D1E04">
              <w:rPr>
                <w:rStyle w:val="Hyperlink"/>
                <w:noProof/>
              </w:rPr>
              <w:t>4.1</w:t>
            </w:r>
            <w:r>
              <w:rPr>
                <w:rFonts w:asciiTheme="minorHAnsi" w:eastAsiaTheme="minorEastAsia" w:hAnsiTheme="minorHAnsi"/>
                <w:noProof/>
                <w:color w:val="auto"/>
                <w:kern w:val="2"/>
                <w:lang w:eastAsia="en-GB"/>
                <w14:ligatures w14:val="standardContextual"/>
              </w:rPr>
              <w:tab/>
            </w:r>
            <w:r w:rsidRPr="008D1E04">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_Toc182254545 \h </w:instrText>
            </w:r>
            <w:r>
              <w:rPr>
                <w:noProof/>
                <w:webHidden/>
              </w:rPr>
            </w:r>
            <w:r>
              <w:rPr>
                <w:noProof/>
                <w:webHidden/>
              </w:rPr>
              <w:fldChar w:fldCharType="separate"/>
            </w:r>
            <w:r>
              <w:rPr>
                <w:noProof/>
                <w:webHidden/>
              </w:rPr>
              <w:t>27</w:t>
            </w:r>
            <w:r>
              <w:rPr>
                <w:noProof/>
                <w:webHidden/>
              </w:rPr>
              <w:fldChar w:fldCharType="end"/>
            </w:r>
          </w:hyperlink>
        </w:p>
        <w:p w14:paraId="18C0F456" w14:textId="0EB0603F"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46" w:history="1">
            <w:r w:rsidRPr="008D1E04">
              <w:rPr>
                <w:rStyle w:val="Hyperlink"/>
                <w:noProof/>
              </w:rPr>
              <w:t>4.2</w:t>
            </w:r>
            <w:r>
              <w:rPr>
                <w:rFonts w:asciiTheme="minorHAnsi" w:eastAsiaTheme="minorEastAsia" w:hAnsiTheme="minorHAnsi"/>
                <w:noProof/>
                <w:color w:val="auto"/>
                <w:kern w:val="2"/>
                <w:lang w:eastAsia="en-GB"/>
                <w14:ligatures w14:val="standardContextual"/>
              </w:rPr>
              <w:tab/>
            </w:r>
            <w:r w:rsidRPr="008D1E04">
              <w:rPr>
                <w:rStyle w:val="Hyperlink"/>
                <w:noProof/>
              </w:rPr>
              <w:t>ManageBusinessIdentifier service - binding</w:t>
            </w:r>
            <w:r>
              <w:rPr>
                <w:noProof/>
                <w:webHidden/>
              </w:rPr>
              <w:tab/>
            </w:r>
            <w:r>
              <w:rPr>
                <w:noProof/>
                <w:webHidden/>
              </w:rPr>
              <w:fldChar w:fldCharType="begin"/>
            </w:r>
            <w:r>
              <w:rPr>
                <w:noProof/>
                <w:webHidden/>
              </w:rPr>
              <w:instrText xml:space="preserve"> PAGEREF _Toc182254546 \h </w:instrText>
            </w:r>
            <w:r>
              <w:rPr>
                <w:noProof/>
                <w:webHidden/>
              </w:rPr>
            </w:r>
            <w:r>
              <w:rPr>
                <w:noProof/>
                <w:webHidden/>
              </w:rPr>
              <w:fldChar w:fldCharType="separate"/>
            </w:r>
            <w:r>
              <w:rPr>
                <w:noProof/>
                <w:webHidden/>
              </w:rPr>
              <w:t>27</w:t>
            </w:r>
            <w:r>
              <w:rPr>
                <w:noProof/>
                <w:webHidden/>
              </w:rPr>
              <w:fldChar w:fldCharType="end"/>
            </w:r>
          </w:hyperlink>
        </w:p>
        <w:p w14:paraId="3D6A4C40" w14:textId="64B7E090"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7" w:history="1">
            <w:r w:rsidRPr="008D1E04">
              <w:rPr>
                <w:rStyle w:val="Hyperlink"/>
                <w:noProof/>
              </w:rPr>
              <w:t>4.2.1</w:t>
            </w:r>
            <w:r>
              <w:rPr>
                <w:rFonts w:asciiTheme="minorHAnsi" w:eastAsiaTheme="minorEastAsia" w:hAnsiTheme="minorHAnsi"/>
                <w:noProof/>
                <w:color w:val="auto"/>
                <w:kern w:val="2"/>
                <w:lang w:eastAsia="en-GB"/>
                <w14:ligatures w14:val="standardContextual"/>
              </w:rPr>
              <w:tab/>
            </w:r>
            <w:r w:rsidRPr="008D1E04">
              <w:rPr>
                <w:rStyle w:val="Hyperlink"/>
                <w:noProof/>
              </w:rPr>
              <w:t>Transport binding</w:t>
            </w:r>
            <w:r>
              <w:rPr>
                <w:noProof/>
                <w:webHidden/>
              </w:rPr>
              <w:tab/>
            </w:r>
            <w:r>
              <w:rPr>
                <w:noProof/>
                <w:webHidden/>
              </w:rPr>
              <w:fldChar w:fldCharType="begin"/>
            </w:r>
            <w:r>
              <w:rPr>
                <w:noProof/>
                <w:webHidden/>
              </w:rPr>
              <w:instrText xml:space="preserve"> PAGEREF _Toc182254547 \h </w:instrText>
            </w:r>
            <w:r>
              <w:rPr>
                <w:noProof/>
                <w:webHidden/>
              </w:rPr>
            </w:r>
            <w:r>
              <w:rPr>
                <w:noProof/>
                <w:webHidden/>
              </w:rPr>
              <w:fldChar w:fldCharType="separate"/>
            </w:r>
            <w:r>
              <w:rPr>
                <w:noProof/>
                <w:webHidden/>
              </w:rPr>
              <w:t>27</w:t>
            </w:r>
            <w:r>
              <w:rPr>
                <w:noProof/>
                <w:webHidden/>
              </w:rPr>
              <w:fldChar w:fldCharType="end"/>
            </w:r>
          </w:hyperlink>
        </w:p>
        <w:p w14:paraId="31FC1841" w14:textId="7E3213F8"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48" w:history="1">
            <w:r w:rsidRPr="008D1E04">
              <w:rPr>
                <w:rStyle w:val="Hyperlink"/>
                <w:noProof/>
              </w:rPr>
              <w:t>4.2.2</w:t>
            </w:r>
            <w:r>
              <w:rPr>
                <w:rFonts w:asciiTheme="minorHAnsi" w:eastAsiaTheme="minorEastAsia" w:hAnsiTheme="minorHAnsi"/>
                <w:noProof/>
                <w:color w:val="auto"/>
                <w:kern w:val="2"/>
                <w:lang w:eastAsia="en-GB"/>
                <w14:ligatures w14:val="standardContextual"/>
              </w:rPr>
              <w:tab/>
            </w:r>
            <w:r w:rsidRPr="008D1E04">
              <w:rPr>
                <w:rStyle w:val="Hyperlink"/>
                <w:noProof/>
              </w:rPr>
              <w:t>Security</w:t>
            </w:r>
            <w:r>
              <w:rPr>
                <w:noProof/>
                <w:webHidden/>
              </w:rPr>
              <w:tab/>
            </w:r>
            <w:r>
              <w:rPr>
                <w:noProof/>
                <w:webHidden/>
              </w:rPr>
              <w:fldChar w:fldCharType="begin"/>
            </w:r>
            <w:r>
              <w:rPr>
                <w:noProof/>
                <w:webHidden/>
              </w:rPr>
              <w:instrText xml:space="preserve"> PAGEREF _Toc182254548 \h </w:instrText>
            </w:r>
            <w:r>
              <w:rPr>
                <w:noProof/>
                <w:webHidden/>
              </w:rPr>
            </w:r>
            <w:r>
              <w:rPr>
                <w:noProof/>
                <w:webHidden/>
              </w:rPr>
              <w:fldChar w:fldCharType="separate"/>
            </w:r>
            <w:r>
              <w:rPr>
                <w:noProof/>
                <w:webHidden/>
              </w:rPr>
              <w:t>28</w:t>
            </w:r>
            <w:r>
              <w:rPr>
                <w:noProof/>
                <w:webHidden/>
              </w:rPr>
              <w:fldChar w:fldCharType="end"/>
            </w:r>
          </w:hyperlink>
        </w:p>
        <w:p w14:paraId="2F3B49C2" w14:textId="61CF0C74" w:rsidR="00A54D82" w:rsidRDefault="00A54D82">
          <w:pPr>
            <w:pStyle w:val="Verzeichnis2"/>
            <w:tabs>
              <w:tab w:val="left" w:pos="960"/>
              <w:tab w:val="right" w:leader="dot" w:pos="9010"/>
            </w:tabs>
            <w:rPr>
              <w:rFonts w:asciiTheme="minorHAnsi" w:eastAsiaTheme="minorEastAsia" w:hAnsiTheme="minorHAnsi"/>
              <w:noProof/>
              <w:color w:val="auto"/>
              <w:kern w:val="2"/>
              <w:lang w:eastAsia="en-GB"/>
              <w14:ligatures w14:val="standardContextual"/>
            </w:rPr>
          </w:pPr>
          <w:hyperlink w:anchor="_Toc182254549" w:history="1">
            <w:r w:rsidRPr="008D1E04">
              <w:rPr>
                <w:rStyle w:val="Hyperlink"/>
                <w:noProof/>
              </w:rPr>
              <w:t>4.3</w:t>
            </w:r>
            <w:r>
              <w:rPr>
                <w:rFonts w:asciiTheme="minorHAnsi" w:eastAsiaTheme="minorEastAsia" w:hAnsiTheme="minorHAnsi"/>
                <w:noProof/>
                <w:color w:val="auto"/>
                <w:kern w:val="2"/>
                <w:lang w:eastAsia="en-GB"/>
                <w14:ligatures w14:val="standardContextual"/>
              </w:rPr>
              <w:tab/>
            </w:r>
            <w:r w:rsidRPr="008D1E04">
              <w:rPr>
                <w:rStyle w:val="Hyperlink"/>
                <w:noProof/>
              </w:rPr>
              <w:t>ManageServiceMetadata service - binding</w:t>
            </w:r>
            <w:r>
              <w:rPr>
                <w:noProof/>
                <w:webHidden/>
              </w:rPr>
              <w:tab/>
            </w:r>
            <w:r>
              <w:rPr>
                <w:noProof/>
                <w:webHidden/>
              </w:rPr>
              <w:fldChar w:fldCharType="begin"/>
            </w:r>
            <w:r>
              <w:rPr>
                <w:noProof/>
                <w:webHidden/>
              </w:rPr>
              <w:instrText xml:space="preserve"> PAGEREF _Toc182254549 \h </w:instrText>
            </w:r>
            <w:r>
              <w:rPr>
                <w:noProof/>
                <w:webHidden/>
              </w:rPr>
            </w:r>
            <w:r>
              <w:rPr>
                <w:noProof/>
                <w:webHidden/>
              </w:rPr>
              <w:fldChar w:fldCharType="separate"/>
            </w:r>
            <w:r>
              <w:rPr>
                <w:noProof/>
                <w:webHidden/>
              </w:rPr>
              <w:t>28</w:t>
            </w:r>
            <w:r>
              <w:rPr>
                <w:noProof/>
                <w:webHidden/>
              </w:rPr>
              <w:fldChar w:fldCharType="end"/>
            </w:r>
          </w:hyperlink>
        </w:p>
        <w:p w14:paraId="108970A5" w14:textId="75636ECA"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50" w:history="1">
            <w:r w:rsidRPr="008D1E04">
              <w:rPr>
                <w:rStyle w:val="Hyperlink"/>
                <w:noProof/>
              </w:rPr>
              <w:t>4.3.1</w:t>
            </w:r>
            <w:r>
              <w:rPr>
                <w:rFonts w:asciiTheme="minorHAnsi" w:eastAsiaTheme="minorEastAsia" w:hAnsiTheme="minorHAnsi"/>
                <w:noProof/>
                <w:color w:val="auto"/>
                <w:kern w:val="2"/>
                <w:lang w:eastAsia="en-GB"/>
                <w14:ligatures w14:val="standardContextual"/>
              </w:rPr>
              <w:tab/>
            </w:r>
            <w:r w:rsidRPr="008D1E04">
              <w:rPr>
                <w:rStyle w:val="Hyperlink"/>
                <w:noProof/>
              </w:rPr>
              <w:t>Transport binding</w:t>
            </w:r>
            <w:r>
              <w:rPr>
                <w:noProof/>
                <w:webHidden/>
              </w:rPr>
              <w:tab/>
            </w:r>
            <w:r>
              <w:rPr>
                <w:noProof/>
                <w:webHidden/>
              </w:rPr>
              <w:fldChar w:fldCharType="begin"/>
            </w:r>
            <w:r>
              <w:rPr>
                <w:noProof/>
                <w:webHidden/>
              </w:rPr>
              <w:instrText xml:space="preserve"> PAGEREF _Toc182254550 \h </w:instrText>
            </w:r>
            <w:r>
              <w:rPr>
                <w:noProof/>
                <w:webHidden/>
              </w:rPr>
            </w:r>
            <w:r>
              <w:rPr>
                <w:noProof/>
                <w:webHidden/>
              </w:rPr>
              <w:fldChar w:fldCharType="separate"/>
            </w:r>
            <w:r>
              <w:rPr>
                <w:noProof/>
                <w:webHidden/>
              </w:rPr>
              <w:t>28</w:t>
            </w:r>
            <w:r>
              <w:rPr>
                <w:noProof/>
                <w:webHidden/>
              </w:rPr>
              <w:fldChar w:fldCharType="end"/>
            </w:r>
          </w:hyperlink>
        </w:p>
        <w:p w14:paraId="03B32344" w14:textId="549AF08D" w:rsidR="00A54D82" w:rsidRDefault="00A54D82">
          <w:pPr>
            <w:pStyle w:val="Verzeichnis3"/>
            <w:tabs>
              <w:tab w:val="left" w:pos="1440"/>
              <w:tab w:val="right" w:leader="dot" w:pos="9010"/>
            </w:tabs>
            <w:rPr>
              <w:rFonts w:asciiTheme="minorHAnsi" w:eastAsiaTheme="minorEastAsia" w:hAnsiTheme="minorHAnsi"/>
              <w:noProof/>
              <w:color w:val="auto"/>
              <w:kern w:val="2"/>
              <w:lang w:eastAsia="en-GB"/>
              <w14:ligatures w14:val="standardContextual"/>
            </w:rPr>
          </w:pPr>
          <w:hyperlink w:anchor="_Toc182254551" w:history="1">
            <w:r w:rsidRPr="008D1E04">
              <w:rPr>
                <w:rStyle w:val="Hyperlink"/>
                <w:noProof/>
              </w:rPr>
              <w:t>4.3.2</w:t>
            </w:r>
            <w:r>
              <w:rPr>
                <w:rFonts w:asciiTheme="minorHAnsi" w:eastAsiaTheme="minorEastAsia" w:hAnsiTheme="minorHAnsi"/>
                <w:noProof/>
                <w:color w:val="auto"/>
                <w:kern w:val="2"/>
                <w:lang w:eastAsia="en-GB"/>
                <w14:ligatures w14:val="standardContextual"/>
              </w:rPr>
              <w:tab/>
            </w:r>
            <w:r w:rsidRPr="008D1E04">
              <w:rPr>
                <w:rStyle w:val="Hyperlink"/>
                <w:noProof/>
              </w:rPr>
              <w:t>Security</w:t>
            </w:r>
            <w:r>
              <w:rPr>
                <w:noProof/>
                <w:webHidden/>
              </w:rPr>
              <w:tab/>
            </w:r>
            <w:r>
              <w:rPr>
                <w:noProof/>
                <w:webHidden/>
              </w:rPr>
              <w:fldChar w:fldCharType="begin"/>
            </w:r>
            <w:r>
              <w:rPr>
                <w:noProof/>
                <w:webHidden/>
              </w:rPr>
              <w:instrText xml:space="preserve"> PAGEREF _Toc182254551 \h </w:instrText>
            </w:r>
            <w:r>
              <w:rPr>
                <w:noProof/>
                <w:webHidden/>
              </w:rPr>
            </w:r>
            <w:r>
              <w:rPr>
                <w:noProof/>
                <w:webHidden/>
              </w:rPr>
              <w:fldChar w:fldCharType="separate"/>
            </w:r>
            <w:r>
              <w:rPr>
                <w:noProof/>
                <w:webHidden/>
              </w:rPr>
              <w:t>28</w:t>
            </w:r>
            <w:r>
              <w:rPr>
                <w:noProof/>
                <w:webHidden/>
              </w:rPr>
              <w:fldChar w:fldCharType="end"/>
            </w:r>
          </w:hyperlink>
        </w:p>
        <w:p w14:paraId="0A5C9976" w14:textId="379F9485" w:rsidR="00A54D82" w:rsidRDefault="00A54D82">
          <w:pPr>
            <w:pStyle w:val="Verzeichnis1"/>
            <w:tabs>
              <w:tab w:val="left" w:pos="482"/>
              <w:tab w:val="right" w:leader="dot" w:pos="9010"/>
            </w:tabs>
            <w:rPr>
              <w:rFonts w:asciiTheme="minorHAnsi" w:eastAsiaTheme="minorEastAsia" w:hAnsiTheme="minorHAnsi"/>
              <w:b w:val="0"/>
              <w:noProof/>
              <w:color w:val="auto"/>
              <w:kern w:val="2"/>
              <w:lang w:eastAsia="en-GB"/>
              <w14:ligatures w14:val="standardContextual"/>
            </w:rPr>
          </w:pPr>
          <w:hyperlink w:anchor="_Toc182254552" w:history="1">
            <w:r w:rsidRPr="008D1E04">
              <w:rPr>
                <w:rStyle w:val="Hyperlink"/>
                <w:noProof/>
              </w:rPr>
              <w:t>5</w:t>
            </w:r>
            <w:r>
              <w:rPr>
                <w:rFonts w:asciiTheme="minorHAnsi" w:eastAsiaTheme="minorEastAsia" w:hAnsiTheme="minorHAnsi"/>
                <w:b w:val="0"/>
                <w:noProof/>
                <w:color w:val="auto"/>
                <w:kern w:val="2"/>
                <w:lang w:eastAsia="en-GB"/>
                <w14:ligatures w14:val="standardContextual"/>
              </w:rPr>
              <w:tab/>
            </w:r>
            <w:r w:rsidRPr="008D1E04">
              <w:rPr>
                <w:rStyle w:val="Hyperlink"/>
                <w:noProof/>
              </w:rPr>
              <w:t>DNS Spoof Mitigation</w:t>
            </w:r>
            <w:r>
              <w:rPr>
                <w:noProof/>
                <w:webHidden/>
              </w:rPr>
              <w:tab/>
            </w:r>
            <w:r>
              <w:rPr>
                <w:noProof/>
                <w:webHidden/>
              </w:rPr>
              <w:fldChar w:fldCharType="begin"/>
            </w:r>
            <w:r>
              <w:rPr>
                <w:noProof/>
                <w:webHidden/>
              </w:rPr>
              <w:instrText xml:space="preserve"> PAGEREF _Toc182254552 \h </w:instrText>
            </w:r>
            <w:r>
              <w:rPr>
                <w:noProof/>
                <w:webHidden/>
              </w:rPr>
            </w:r>
            <w:r>
              <w:rPr>
                <w:noProof/>
                <w:webHidden/>
              </w:rPr>
              <w:fldChar w:fldCharType="separate"/>
            </w:r>
            <w:r>
              <w:rPr>
                <w:noProof/>
                <w:webHidden/>
              </w:rPr>
              <w:t>28</w:t>
            </w:r>
            <w:r>
              <w:rPr>
                <w:noProof/>
                <w:webHidden/>
              </w:rPr>
              <w:fldChar w:fldCharType="end"/>
            </w:r>
          </w:hyperlink>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582CF973"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0" w:name="_Toc182254503"/>
      <w:r>
        <w:lastRenderedPageBreak/>
        <w:t>Revision History</w:t>
      </w:r>
      <w:bookmarkEnd w:id="0"/>
    </w:p>
    <w:tbl>
      <w:tblPr>
        <w:tblStyle w:val="Gitternetztabelle4Akzent1"/>
        <w:tblW w:w="0" w:type="auto"/>
        <w:tblLook w:val="0620" w:firstRow="1" w:lastRow="0" w:firstColumn="0" w:lastColumn="0" w:noHBand="1" w:noVBand="1"/>
        <w:tblPrChange w:id="1"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2">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 w:author="PH" w:date="2024-11-11T21:19:00Z" w16du:dateUtc="2024-11-11T20:19:00Z">
            <w:trPr>
              <w:tblHeader/>
            </w:trPr>
          </w:trPrChange>
        </w:trPr>
        <w:tc>
          <w:tcPr>
            <w:tcW w:w="0" w:type="auto"/>
            <w:tcPrChange w:id="4"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5"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6"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7" w:author="PH" w:date="2024-11-11T21:19:00Z" w16du:dateUtc="2024-11-11T20:19:00Z">
              <w:tcPr>
                <w:tcW w:w="0" w:type="auto"/>
              </w:tcPr>
            </w:tcPrChange>
          </w:tcPr>
          <w:p w14:paraId="0E6950E3" w14:textId="0381C4EE" w:rsidR="00E06D1E" w:rsidRPr="00EF22F3" w:rsidRDefault="00E06D1E" w:rsidP="003B79F2">
            <w:pPr>
              <w:pStyle w:val="PParagraph"/>
              <w:ind w:left="227" w:hanging="227"/>
              <w:cnfStyle w:val="100000000000" w:firstRow="1" w:lastRow="0" w:firstColumn="0" w:lastColumn="0" w:oddVBand="0" w:evenVBand="0" w:oddHBand="0" w:evenHBand="0" w:firstRowFirstColumn="0" w:firstRowLastColumn="0" w:lastRowFirstColumn="0" w:lastRowLastColumn="0"/>
              <w:pPrChange w:id="8"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9"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10"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11" w:author="PH" w:date="2024-11-11T21:19:00Z" w16du:dateUtc="2024-11-11T20:19:00Z">
              <w:tcPr>
                <w:tcW w:w="0" w:type="auto"/>
                <w:gridSpan w:val="2"/>
              </w:tcPr>
            </w:tcPrChange>
          </w:tcPr>
          <w:p w14:paraId="10E5CB53" w14:textId="5A7C2B8D" w:rsidR="00E06D1E" w:rsidRDefault="00E06D1E" w:rsidP="003B79F2">
            <w:pPr>
              <w:pStyle w:val="PParagraph"/>
              <w:ind w:left="202" w:hanging="202"/>
              <w:pPrChange w:id="12" w:author="PH" w:date="2024-11-11T21:18:00Z" w16du:dateUtc="2024-11-11T20:18:00Z">
                <w:pPr>
                  <w:pStyle w:val="PParagraph"/>
                  <w:ind w:left="323" w:hanging="323"/>
                </w:pPr>
              </w:pPrChange>
            </w:pPr>
            <w:r w:rsidRPr="0005230D">
              <w:t>First version (pending EC approval)</w:t>
            </w:r>
          </w:p>
        </w:tc>
        <w:tc>
          <w:tcPr>
            <w:tcW w:w="0" w:type="auto"/>
            <w:tcPrChange w:id="13" w:author="PH" w:date="2024-11-11T21:19:00Z" w16du:dateUtc="2024-11-11T20:19:00Z">
              <w:tcPr>
                <w:tcW w:w="0" w:type="auto"/>
              </w:tcPr>
            </w:tcPrChange>
          </w:tcPr>
          <w:p w14:paraId="2B105A5B" w14:textId="689FAA8B" w:rsidR="00E06D1E" w:rsidRDefault="00E06D1E" w:rsidP="003B79F2">
            <w:pPr>
              <w:pStyle w:val="PParagraph"/>
              <w:ind w:left="227" w:hanging="227"/>
              <w:pPrChange w:id="14"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15"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16"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17" w:author="PH" w:date="2024-11-11T21:19:00Z" w16du:dateUtc="2024-11-11T20:19:00Z">
              <w:tcPr>
                <w:tcW w:w="0" w:type="auto"/>
                <w:gridSpan w:val="2"/>
              </w:tcPr>
            </w:tcPrChange>
          </w:tcPr>
          <w:p w14:paraId="29163067" w14:textId="226CAA86" w:rsidR="00E06D1E" w:rsidRPr="00745F5A" w:rsidRDefault="00E06D1E" w:rsidP="003B79F2">
            <w:pPr>
              <w:ind w:left="202" w:hanging="202"/>
              <w:pPrChange w:id="18" w:author="PH" w:date="2024-11-11T21:18:00Z" w16du:dateUtc="2024-11-11T20:18:00Z">
                <w:pPr>
                  <w:ind w:left="323" w:hanging="323"/>
                </w:pPr>
              </w:pPrChange>
            </w:pPr>
            <w:r w:rsidRPr="0005230D">
              <w:t>EC approved</w:t>
            </w:r>
          </w:p>
        </w:tc>
        <w:tc>
          <w:tcPr>
            <w:tcW w:w="0" w:type="auto"/>
            <w:tcPrChange w:id="19" w:author="PH" w:date="2024-11-11T21:19:00Z" w16du:dateUtc="2024-11-11T20:19:00Z">
              <w:tcPr>
                <w:tcW w:w="0" w:type="auto"/>
              </w:tcPr>
            </w:tcPrChange>
          </w:tcPr>
          <w:p w14:paraId="654EFAF9" w14:textId="3DD69AF1" w:rsidR="00E06D1E" w:rsidRPr="00745F5A" w:rsidRDefault="00E06D1E" w:rsidP="003B79F2">
            <w:pPr>
              <w:ind w:left="227" w:hanging="227"/>
              <w:pPrChange w:id="20"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21"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22"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23" w:author="PH" w:date="2024-11-11T21:19:00Z" w16du:dateUtc="2024-11-11T20:19:00Z">
              <w:tcPr>
                <w:tcW w:w="0" w:type="auto"/>
                <w:gridSpan w:val="2"/>
              </w:tcPr>
            </w:tcPrChange>
          </w:tcPr>
          <w:p w14:paraId="490B5BE0" w14:textId="77777777" w:rsidR="00E06D1E" w:rsidRDefault="00E06D1E" w:rsidP="003B79F2">
            <w:pPr>
              <w:ind w:left="202" w:hanging="202"/>
              <w:pPrChange w:id="24" w:author="PH" w:date="2024-11-11T21:18:00Z" w16du:dateUtc="2024-11-11T20:18:00Z">
                <w:pPr/>
              </w:pPrChange>
            </w:pPr>
            <w:r w:rsidRPr="0005230D">
              <w:t>Updated the references</w:t>
            </w:r>
          </w:p>
          <w:p w14:paraId="53D083E1" w14:textId="77777777" w:rsidR="00E06D1E" w:rsidRDefault="00E06D1E" w:rsidP="003B79F2">
            <w:pPr>
              <w:ind w:left="202" w:hanging="202"/>
              <w:pPrChange w:id="25" w:author="PH" w:date="2024-11-11T21:18:00Z" w16du:dateUtc="2024-11-11T20:18:00Z">
                <w:pPr/>
              </w:pPrChange>
            </w:pPr>
            <w:r>
              <w:t>Improved layout</w:t>
            </w:r>
          </w:p>
          <w:p w14:paraId="016030F9" w14:textId="77777777" w:rsidR="00E06D1E" w:rsidRDefault="00E06D1E" w:rsidP="003B79F2">
            <w:pPr>
              <w:ind w:left="202" w:hanging="202"/>
              <w:pPrChange w:id="26"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rsidP="003B79F2">
            <w:pPr>
              <w:ind w:left="202" w:hanging="202"/>
              <w:pPrChange w:id="27" w:author="PH" w:date="2024-11-11T21:18:00Z" w16du:dateUtc="2024-11-11T20:18:00Z">
                <w:pPr/>
              </w:pPrChange>
            </w:pPr>
            <w:r>
              <w:t>Updated rules for migration key</w:t>
            </w:r>
          </w:p>
          <w:p w14:paraId="03485F89" w14:textId="518400D5" w:rsidR="00E06D1E" w:rsidRPr="00745F5A" w:rsidRDefault="00E06D1E" w:rsidP="003B79F2">
            <w:pPr>
              <w:ind w:left="202" w:hanging="202"/>
              <w:pPrChange w:id="28"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29" w:author="PH" w:date="2024-11-11T21:19:00Z" w16du:dateUtc="2024-11-11T20:19:00Z">
              <w:tcPr>
                <w:tcW w:w="0" w:type="auto"/>
              </w:tcPr>
            </w:tcPrChange>
          </w:tcPr>
          <w:p w14:paraId="51AE186A" w14:textId="5020C8AA" w:rsidR="00E06D1E" w:rsidRPr="00745F5A" w:rsidRDefault="00E06D1E" w:rsidP="003B79F2">
            <w:pPr>
              <w:ind w:left="227" w:hanging="227"/>
              <w:pPrChange w:id="30"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1"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2" w:author="PH" w:date="2024-11-11T21:19:00Z" w16du:dateUtc="2024-11-11T20:19:00Z">
              <w:tcPr>
                <w:tcW w:w="0" w:type="auto"/>
              </w:tcPr>
            </w:tcPrChange>
          </w:tcPr>
          <w:p w14:paraId="2975B291" w14:textId="484E3B82"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r w:rsidR="002F249D">
              <w:t>11</w:t>
            </w:r>
          </w:p>
        </w:tc>
        <w:tc>
          <w:tcPr>
            <w:tcW w:w="4408" w:type="dxa"/>
            <w:tcPrChange w:id="33" w:author="PH" w:date="2024-11-11T21:19:00Z" w16du:dateUtc="2024-11-11T20:19:00Z">
              <w:tcPr>
                <w:tcW w:w="0" w:type="auto"/>
                <w:gridSpan w:val="2"/>
              </w:tcPr>
            </w:tcPrChange>
          </w:tcPr>
          <w:p w14:paraId="2C287E7B" w14:textId="47BCA79A" w:rsidR="00E06D1E" w:rsidRDefault="000022A2" w:rsidP="003B79F2">
            <w:pPr>
              <w:ind w:left="202" w:hanging="202"/>
              <w:pPrChange w:id="34" w:author="PH" w:date="2024-11-11T21:18:00Z" w16du:dateUtc="2024-11-11T20:18:00Z">
                <w:pPr/>
              </w:pPrChange>
            </w:pPr>
            <w:r>
              <w:t>Removed Appendix A: XML Schema</w:t>
            </w:r>
            <w:r w:rsidRPr="000022A2">
              <w:t xml:space="preserve"> (non-normative)</w:t>
            </w:r>
          </w:p>
          <w:p w14:paraId="0D36B116" w14:textId="77777777" w:rsidR="000022A2" w:rsidRDefault="000022A2" w:rsidP="003B79F2">
            <w:pPr>
              <w:ind w:left="202" w:hanging="202"/>
              <w:rPr>
                <w:ins w:id="35" w:author="PH" w:date="2024-11-11T20:15:00Z" w16du:dateUtc="2024-11-11T19:15:00Z"/>
              </w:rPr>
              <w:pPrChange w:id="36" w:author="PH" w:date="2024-11-11T21:18:00Z" w16du:dateUtc="2024-11-11T20:18:00Z">
                <w:pPr/>
              </w:pPrChange>
            </w:pPr>
            <w:r>
              <w:t xml:space="preserve">Removed </w:t>
            </w:r>
            <w:r w:rsidRPr="000022A2">
              <w:t>Appendix B: WSDLs (non-normative)</w:t>
            </w:r>
          </w:p>
          <w:p w14:paraId="5245D700" w14:textId="77777777" w:rsidR="00526E7C" w:rsidRDefault="00526E7C" w:rsidP="003B79F2">
            <w:pPr>
              <w:ind w:left="202" w:hanging="202"/>
              <w:rPr>
                <w:ins w:id="37" w:author="PH" w:date="2024-11-11T20:15:00Z" w16du:dateUtc="2024-11-11T19:15:00Z"/>
              </w:rPr>
              <w:pPrChange w:id="38" w:author="PH" w:date="2024-11-11T21:18:00Z" w16du:dateUtc="2024-11-11T20:18:00Z">
                <w:pPr/>
              </w:pPrChange>
            </w:pPr>
            <w:ins w:id="39" w:author="PH" w:date="2024-11-11T20:15:00Z" w16du:dateUtc="2024-11-11T19:15:00Z">
              <w:r>
                <w:t>Updated Peppol references</w:t>
              </w:r>
            </w:ins>
          </w:p>
          <w:p w14:paraId="6FA5FE67" w14:textId="77777777" w:rsidR="00526E7C" w:rsidRDefault="00526E7C" w:rsidP="003B79F2">
            <w:pPr>
              <w:ind w:left="202" w:hanging="202"/>
              <w:rPr>
                <w:ins w:id="40" w:author="PH" w:date="2024-11-11T21:18:00Z" w16du:dateUtc="2024-11-11T20:18:00Z"/>
              </w:rPr>
              <w:pPrChange w:id="41" w:author="PH" w:date="2024-11-11T21:18:00Z" w16du:dateUtc="2024-11-11T20:18:00Z">
                <w:pPr/>
              </w:pPrChange>
            </w:pPr>
            <w:ins w:id="42" w:author="PH" w:date="2024-11-11T20:15:00Z" w16du:dateUtc="2024-11-11T19:15:00Z">
              <w:r>
                <w:t>Updated reference URLs</w:t>
              </w:r>
            </w:ins>
          </w:p>
          <w:p w14:paraId="757A1470" w14:textId="77777777" w:rsidR="00E561A7" w:rsidRDefault="00E561A7" w:rsidP="003B79F2">
            <w:pPr>
              <w:ind w:left="202" w:hanging="202"/>
              <w:rPr>
                <w:ins w:id="43" w:author="PH" w:date="2024-11-11T21:30:00Z" w16du:dateUtc="2024-11-11T20:30:00Z"/>
              </w:rPr>
            </w:pPr>
            <w:ins w:id="44" w:author="PH" w:date="2024-11-11T21:18:00Z" w16du:dateUtc="2024-11-11T20:18:00Z">
              <w:r>
                <w:t>Added reference to OASIS BDX Location 1.0</w:t>
              </w:r>
            </w:ins>
          </w:p>
          <w:p w14:paraId="39D20516" w14:textId="77777777" w:rsidR="007207BF" w:rsidRDefault="007207BF" w:rsidP="003B79F2">
            <w:pPr>
              <w:ind w:left="202" w:hanging="202"/>
              <w:rPr>
                <w:ins w:id="45" w:author="PH" w:date="2024-11-11T21:30:00Z" w16du:dateUtc="2024-11-11T20:30:00Z"/>
              </w:rPr>
            </w:pPr>
            <w:ins w:id="46" w:author="PH" w:date="2024-11-11T21:30:00Z" w16du:dateUtc="2024-11-11T20:30:00Z">
              <w:r>
                <w:t>Switching from CNAME to U-NAPTR DNS records</w:t>
              </w:r>
            </w:ins>
          </w:p>
          <w:p w14:paraId="23501BFA" w14:textId="30EC171A" w:rsidR="007207BF" w:rsidRPr="00745F5A" w:rsidRDefault="007207BF" w:rsidP="003B79F2">
            <w:pPr>
              <w:ind w:left="202" w:hanging="202"/>
              <w:pPrChange w:id="47" w:author="PH" w:date="2024-11-11T21:18:00Z" w16du:dateUtc="2024-11-11T20:18:00Z">
                <w:pPr/>
              </w:pPrChange>
            </w:pPr>
            <w:ins w:id="48" w:author="PH" w:date="2024-11-11T21:30:00Z" w16du:dateUtc="2024-11-11T20:30:00Z">
              <w:r>
                <w:t>Removed the CNAME Wildcard option</w:t>
              </w:r>
            </w:ins>
          </w:p>
        </w:tc>
        <w:tc>
          <w:tcPr>
            <w:tcW w:w="0" w:type="auto"/>
            <w:tcPrChange w:id="49" w:author="PH" w:date="2024-11-11T21:19:00Z" w16du:dateUtc="2024-11-11T20:19:00Z">
              <w:tcPr>
                <w:tcW w:w="0" w:type="auto"/>
              </w:tcPr>
            </w:tcPrChange>
          </w:tcPr>
          <w:p w14:paraId="4A1A8929" w14:textId="72DB8F5C" w:rsidR="00E06D1E" w:rsidRPr="00745F5A" w:rsidRDefault="00E06D1E" w:rsidP="003B79F2">
            <w:pPr>
              <w:ind w:left="227" w:hanging="227"/>
              <w:pPrChange w:id="50"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51" w:name="_Toc173402888"/>
      <w:bookmarkStart w:id="52" w:name="_Toc182254504"/>
      <w:r w:rsidRPr="001B2C46">
        <w:rPr>
          <w:lang w:val="sv-SE"/>
        </w:rPr>
        <w:t>Contributors</w:t>
      </w:r>
      <w:bookmarkEnd w:id="51"/>
      <w:bookmarkEnd w:id="52"/>
    </w:p>
    <w:p w14:paraId="07822CCF" w14:textId="77777777" w:rsidR="00563933" w:rsidRPr="001B2C46" w:rsidRDefault="00563933" w:rsidP="00563933">
      <w:pPr>
        <w:pStyle w:val="PHeading2"/>
        <w:numPr>
          <w:ilvl w:val="0"/>
          <w:numId w:val="0"/>
        </w:numPr>
        <w:ind w:left="-181"/>
        <w:rPr>
          <w:lang w:val="sv-SE"/>
        </w:rPr>
      </w:pPr>
      <w:bookmarkStart w:id="53" w:name="_Toc182254505"/>
      <w:r w:rsidRPr="001B2C46">
        <w:rPr>
          <w:lang w:val="sv-SE"/>
        </w:rPr>
        <w:t>Organisations</w:t>
      </w:r>
      <w:bookmarkEnd w:id="53"/>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54" w:name="_Toc182254506"/>
      <w:r w:rsidRPr="00745F5A">
        <w:lastRenderedPageBreak/>
        <w:t>Persons</w:t>
      </w:r>
      <w:bookmarkEnd w:id="54"/>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default" r:id="rId14"/>
          <w:footerReference w:type="default" r:id="rId15"/>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55" w:name="_Toc182254507"/>
      <w:r>
        <w:lastRenderedPageBreak/>
        <w:t>Introduction</w:t>
      </w:r>
      <w:bookmarkEnd w:id="55"/>
    </w:p>
    <w:p w14:paraId="14F20C28" w14:textId="009ADEC4" w:rsidR="0031687B" w:rsidRDefault="00A72F08" w:rsidP="0031687B">
      <w:pPr>
        <w:pStyle w:val="PHeading2"/>
      </w:pPr>
      <w:bookmarkStart w:id="56" w:name="_Toc182254508"/>
      <w:r>
        <w:t>Objective</w:t>
      </w:r>
      <w:bookmarkEnd w:id="56"/>
    </w:p>
    <w:p w14:paraId="30B8FE26" w14:textId="307B37EC" w:rsidR="00A72F08" w:rsidRDefault="00A72F08" w:rsidP="00A72F08">
      <w:pPr>
        <w:pStyle w:val="PParagraph"/>
      </w:pPr>
      <w:r>
        <w:t xml:space="preserve">This document defines the profiles for the discovery and management interfaces for the </w:t>
      </w:r>
      <w:del w:id="57" w:author="PH" w:date="2024-11-11T20:26:00Z" w16du:dateUtc="2024-11-11T19:26:00Z">
        <w:r w:rsidDel="000765F0">
          <w:delText>Business Document Exchange</w:delText>
        </w:r>
      </w:del>
      <w:ins w:id="58" w:author="PH" w:date="2024-11-11T20:26:00Z" w16du:dateUtc="2024-11-11T19:26:00Z">
        <w:r w:rsidR="000765F0">
          <w:t>Peppol</w:t>
        </w:r>
      </w:ins>
      <w:r>
        <w:t xml:space="preserve"> Network </w:t>
      </w:r>
      <w:del w:id="59" w:author="PH" w:date="2024-11-11T20:26:00Z" w16du:dateUtc="2024-11-11T19:26:00Z">
        <w:r w:rsidDel="000765F0">
          <w:delText xml:space="preserve">(BUSDOX) </w:delText>
        </w:r>
      </w:del>
      <w:r>
        <w:t xml:space="preserve">Service Metadata Locator </w:t>
      </w:r>
      <w:ins w:id="60"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61" w:author="PH" w:date="2024-11-11T20:26:00Z" w16du:dateUtc="2024-11-11T19:26:00Z">
        <w:r w:rsidDel="000765F0">
          <w:delText>Service Metadata Locator</w:delText>
        </w:r>
      </w:del>
      <w:ins w:id="62"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63" w:author="PH" w:date="2024-11-11T21:45:00Z" w16du:dateUtc="2024-11-11T20:45:00Z">
        <w:r w:rsidDel="00354BA7">
          <w:delText xml:space="preserve">publishers </w:delText>
        </w:r>
      </w:del>
      <w:ins w:id="64" w:author="PH" w:date="2024-11-11T21:45:00Z" w16du:dateUtc="2024-11-11T20:45:00Z">
        <w:r w:rsidR="00354BA7">
          <w:t>P</w:t>
        </w:r>
        <w:r w:rsidR="00354BA7">
          <w:t>ublishers</w:t>
        </w:r>
        <w:r w:rsidR="00354BA7">
          <w:t xml:space="preserve"> (SMP)</w:t>
        </w:r>
        <w:r w:rsidR="00354BA7">
          <w:t xml:space="preserve">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65" w:author="PH" w:date="2024-11-11T21:45:00Z" w16du:dateUtc="2024-11-11T20:45:00Z">
        <w:r w:rsidDel="00354BA7">
          <w:delText>Service Metadata publishers</w:delText>
        </w:r>
      </w:del>
      <w:ins w:id="66" w:author="PH" w:date="2024-11-11T21:45:00Z" w16du:dateUtc="2024-11-11T20:45:00Z">
        <w:r w:rsidR="00354BA7">
          <w:t>SMP</w:t>
        </w:r>
      </w:ins>
      <w:r>
        <w:t xml:space="preserve"> for managing the metadata about their services, e.g. binding, interface profile and key information. </w:t>
      </w:r>
    </w:p>
    <w:p w14:paraId="5884B044" w14:textId="3CD5E538"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A54D82">
        <w:t>3.1</w:t>
      </w:r>
      <w:r w:rsidR="00B46E1F">
        <w:fldChar w:fldCharType="end"/>
      </w:r>
      <w:r>
        <w:t>.</w:t>
      </w:r>
    </w:p>
    <w:p w14:paraId="676A632B" w14:textId="17635460" w:rsidR="00DC6A49" w:rsidRDefault="00DC6A49" w:rsidP="00DC6A49">
      <w:pPr>
        <w:pStyle w:val="PHeading2"/>
      </w:pPr>
      <w:bookmarkStart w:id="67" w:name="_Toc182254509"/>
      <w:r>
        <w:t>Scope</w:t>
      </w:r>
      <w:bookmarkEnd w:id="67"/>
    </w:p>
    <w:p w14:paraId="776B61A1" w14:textId="1581CB78" w:rsidR="00DC6A49" w:rsidRDefault="00DC6A49" w:rsidP="00DC6A49">
      <w:pPr>
        <w:pStyle w:val="PParagraph"/>
      </w:pPr>
      <w:r>
        <w:t xml:space="preserve">This specification relates to the Technical Transport Layer </w:t>
      </w:r>
      <w:ins w:id="68" w:author="PH" w:date="2024-11-11T20:30:00Z" w16du:dateUtc="2024-11-11T19:30:00Z">
        <w:r w:rsidR="005869C5">
          <w:t>of the Peppol Network</w:t>
        </w:r>
      </w:ins>
      <w:del w:id="69" w:author="PH" w:date="2024-11-11T20:30:00Z" w16du:dateUtc="2024-11-11T19:30:00Z">
        <w:r w:rsidDel="005869C5">
          <w:delText>i.e. BusDox specifications</w:delText>
        </w:r>
      </w:del>
      <w:r>
        <w:t xml:space="preserve">. </w:t>
      </w:r>
      <w:del w:id="70" w:author="PH" w:date="2024-11-11T20:31:00Z" w16du:dateUtc="2024-11-11T19:31:00Z">
        <w:r w:rsidDel="005869C5">
          <w:delText>The BusDox specifications can be used in many interoperability settings. In the Peppol context, i</w:delText>
        </w:r>
      </w:del>
      <w:ins w:id="71" w:author="PH" w:date="2024-11-11T20:31:00Z" w16du:dateUtc="2024-11-11T19:31:00Z">
        <w:r w:rsidR="005869C5">
          <w:t>I</w:t>
        </w:r>
      </w:ins>
      <w:r>
        <w:t xml:space="preserve">t provides transport for </w:t>
      </w:r>
      <w:del w:id="72" w:author="PH" w:date="2024-11-11T20:32:00Z" w16du:dateUtc="2024-11-11T19:32:00Z">
        <w:r w:rsidDel="005869C5">
          <w:delText xml:space="preserve">procurement </w:delText>
        </w:r>
      </w:del>
      <w:ins w:id="73" w:author="PH" w:date="2024-11-11T20:32:00Z" w16du:dateUtc="2024-11-11T19:32:00Z">
        <w:r w:rsidR="005869C5">
          <w:t>electronic</w:t>
        </w:r>
        <w:r w:rsidR="005869C5">
          <w:t xml:space="preserve"> </w:t>
        </w:r>
      </w:ins>
      <w:r>
        <w:t xml:space="preserve">documents as specified in the Peppol </w:t>
      </w:r>
      <w:del w:id="74" w:author="PH" w:date="2024-11-11T20:33:00Z" w16du:dateUtc="2024-11-11T19:33:00Z">
        <w:r w:rsidDel="005869C5">
          <w:delText>Profiles</w:delText>
        </w:r>
      </w:del>
      <w:ins w:id="75"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67597B15" w:rsidR="00C902BA" w:rsidRDefault="00DC6A49" w:rsidP="00DC6A49">
      <w:pPr>
        <w:pStyle w:val="Beschriftung"/>
      </w:pPr>
      <w:r>
        <w:t xml:space="preserve">Figure </w:t>
      </w:r>
      <w:r>
        <w:fldChar w:fldCharType="begin"/>
      </w:r>
      <w:r>
        <w:instrText xml:space="preserve"> SEQ Figure \* ARABIC </w:instrText>
      </w:r>
      <w:r>
        <w:fldChar w:fldCharType="separate"/>
      </w:r>
      <w:r w:rsidR="00A54D82">
        <w:rPr>
          <w:noProof/>
        </w:rPr>
        <w:t>1</w:t>
      </w:r>
      <w:r>
        <w:fldChar w:fldCharType="end"/>
      </w:r>
      <w:r>
        <w:t>: Peppol Interoperability</w:t>
      </w:r>
    </w:p>
    <w:p w14:paraId="1A467F2C" w14:textId="178DDEC0" w:rsidR="00DC6A49" w:rsidRDefault="00DC6A49" w:rsidP="00DC6A49">
      <w:pPr>
        <w:pStyle w:val="PHeading2"/>
        <w:rPr>
          <w:lang w:eastAsia="nb-NO"/>
        </w:rPr>
      </w:pPr>
      <w:bookmarkStart w:id="76" w:name="_Toc182254510"/>
      <w:r>
        <w:rPr>
          <w:lang w:eastAsia="nb-NO"/>
        </w:rPr>
        <w:lastRenderedPageBreak/>
        <w:t>Goals and non-goals</w:t>
      </w:r>
      <w:bookmarkEnd w:id="76"/>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77" w:name="_Toc182254511"/>
      <w:r>
        <w:rPr>
          <w:lang w:eastAsia="nb-NO"/>
        </w:rPr>
        <w:t>Terminology</w:t>
      </w:r>
      <w:bookmarkEnd w:id="77"/>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78" w:name="_Toc71821142"/>
      <w:bookmarkStart w:id="79" w:name="_Toc182254512"/>
      <w:r>
        <w:t>Notational conventions</w:t>
      </w:r>
      <w:bookmarkEnd w:id="78"/>
      <w:bookmarkEnd w:id="79"/>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80" w:name="_Toc71821143"/>
      <w:bookmarkStart w:id="81" w:name="_Toc182254513"/>
      <w:r>
        <w:t>Normative references</w:t>
      </w:r>
      <w:bookmarkEnd w:id="80"/>
      <w:bookmarkEnd w:id="81"/>
    </w:p>
    <w:p w14:paraId="42869E8E" w14:textId="3273FDEF"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82" w:author="PH" w:date="2024-11-11T20:12:00Z" w16du:dateUtc="2024-11-11T19:12:00Z">
        <w:r w:rsidRPr="00DB6F35" w:rsidDel="00DB6F35">
          <w:delText>2</w:delText>
        </w:r>
      </w:del>
      <w:ins w:id="83" w:author="PH" w:date="2024-11-11T20:12:00Z" w16du:dateUtc="2024-11-11T19:12:00Z">
        <w:r w:rsidR="00DB6F35">
          <w:t>3</w:t>
        </w:r>
      </w:ins>
      <w:r w:rsidRPr="00DB6F35">
        <w:t>.0</w:t>
      </w:r>
      <w:r>
        <w:t>”</w:t>
      </w:r>
      <w:r w:rsidRPr="00AB37C7">
        <w:t>,</w:t>
      </w:r>
      <w:r>
        <w:br/>
      </w:r>
      <w:ins w:id="84" w:author="PH" w:date="2024-11-11T20:14:00Z" w16du:dateUtc="2024-11-11T19:14:00Z">
        <w:r w:rsidR="000D7692">
          <w:fldChar w:fldCharType="begin"/>
        </w:r>
        <w:r w:rsidR="000D7692">
          <w:instrText>HYPERLINK "</w:instrText>
        </w:r>
        <w:r w:rsidR="000D7692" w:rsidRPr="000D7692">
          <w:rPr>
            <w:rPrChange w:id="85" w:author="PH" w:date="2024-11-11T20:14:00Z" w16du:dateUtc="2024-11-11T19:14:00Z">
              <w:rPr>
                <w:rStyle w:val="Hyperlink"/>
              </w:rPr>
            </w:rPrChange>
          </w:rPr>
          <w:instrText>https://docs.peppol.eu/edelivery/</w:instrText>
        </w:r>
        <w:r w:rsidR="000D7692">
          <w:instrText>"</w:instrText>
        </w:r>
      </w:ins>
      <w:ins w:id="86" w:author="PH" w:date="2024-11-11T21:44:00Z" w16du:dateUtc="2024-11-11T20:44:00Z"/>
      <w:ins w:id="87" w:author="PH" w:date="2024-11-11T20:14:00Z" w16du:dateUtc="2024-11-11T19:14:00Z">
        <w:r w:rsidR="000D7692">
          <w:fldChar w:fldCharType="separate"/>
        </w:r>
        <w:r w:rsidR="000D7692" w:rsidRPr="000D7692">
          <w:rPr>
            <w:rStyle w:val="Hyperlink"/>
          </w:rPr>
          <w:t>https://docs.peppol.eu/edelivery/</w:t>
        </w:r>
        <w:r w:rsidR="000D7692">
          <w:fldChar w:fldCharType="end"/>
        </w:r>
        <w:r w:rsidR="000D7692" w:rsidDel="00B52FC7">
          <w:t xml:space="preserve"> </w:t>
        </w:r>
      </w:ins>
      <w:del w:id="88"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6E19B28" w:rsidR="005823FE" w:rsidRPr="00AB37C7" w:rsidRDefault="005823FE" w:rsidP="00540AF8">
      <w:pPr>
        <w:ind w:left="1560" w:hanging="1560"/>
      </w:pPr>
      <w:r>
        <w:t>[XML-DSIG]</w:t>
      </w:r>
      <w:r>
        <w:tab/>
        <w:t>“</w:t>
      </w:r>
      <w:r w:rsidRPr="00AB37C7">
        <w:t>XML Signature Syntax and Processing (Second Edition)</w:t>
      </w:r>
      <w:r>
        <w:t>”,</w:t>
      </w:r>
      <w:r>
        <w:br/>
      </w:r>
      <w:ins w:id="89"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ins>
      <w:ins w:id="90" w:author="PH" w:date="2024-11-11T21:44:00Z" w16du:dateUtc="2024-11-11T20:44:00Z"/>
      <w:ins w:id="91" w:author="PH" w:date="2024-11-11T20:14:00Z" w16du:dateUtc="2024-11-11T19:14:00Z">
        <w:r w:rsidR="00802474">
          <w:fldChar w:fldCharType="separate"/>
        </w:r>
        <w:r w:rsidR="00802474" w:rsidRPr="00384CB6">
          <w:rPr>
            <w:rStyle w:val="Hyperlink"/>
          </w:rPr>
          <w:t>https://www.w3.org/TR/xmldsig-core/</w:t>
        </w:r>
        <w:r w:rsidR="00802474">
          <w:fldChar w:fldCharType="end"/>
        </w:r>
      </w:ins>
      <w:del w:id="92"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380A257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93"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ins>
      <w:ins w:id="94" w:author="PH" w:date="2024-11-11T21:44:00Z" w16du:dateUtc="2024-11-11T20:44:00Z"/>
      <w:ins w:id="95" w:author="PH" w:date="2024-11-11T20:17:00Z" w16du:dateUtc="2024-11-11T19:17:00Z">
        <w:r w:rsidR="007C28FE">
          <w:fldChar w:fldCharType="separate"/>
        </w:r>
        <w:r w:rsidR="007C28FE" w:rsidRPr="00384CB6">
          <w:rPr>
            <w:rStyle w:val="Hyperlink"/>
          </w:rPr>
          <w:t>https://datatracker.ietf.org/doc/html/rfc2119</w:t>
        </w:r>
        <w:r w:rsidR="007C28FE">
          <w:fldChar w:fldCharType="end"/>
        </w:r>
      </w:ins>
      <w:del w:id="96"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w:delText>
        </w:r>
        <w:r w:rsidRPr="00427B26" w:rsidDel="00802474">
          <w:rPr>
            <w:rStyle w:val="Hyperlink"/>
          </w:rPr>
          <w:delText>.</w:delText>
        </w:r>
        <w:r w:rsidRPr="00427B26" w:rsidDel="00802474">
          <w:rPr>
            <w:rStyle w:val="Hyperlink"/>
          </w:rPr>
          <w:delText>txt</w:delText>
        </w:r>
        <w:r w:rsidDel="00802474">
          <w:rPr>
            <w:rStyle w:val="Hyperlink"/>
          </w:rPr>
          <w:fldChar w:fldCharType="end"/>
        </w:r>
      </w:del>
    </w:p>
    <w:p w14:paraId="15A6581E" w14:textId="784D5C6A" w:rsidR="005823FE" w:rsidRDefault="005823FE" w:rsidP="00540AF8">
      <w:pPr>
        <w:ind w:left="1560" w:hanging="1560"/>
      </w:pPr>
      <w:r w:rsidRPr="00AB37C7">
        <w:t>[RFC3986]</w:t>
      </w:r>
      <w:r>
        <w:tab/>
        <w:t>“</w:t>
      </w:r>
      <w:r w:rsidRPr="00AB37C7">
        <w:t>Uniform Resource Identifier (URI): Generic Syntax</w:t>
      </w:r>
      <w:r>
        <w:t>”</w:t>
      </w:r>
      <w:r w:rsidRPr="00AB37C7">
        <w:t>,</w:t>
      </w:r>
      <w:r>
        <w:br/>
      </w:r>
      <w:ins w:id="97"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ins>
      <w:ins w:id="98" w:author="PH" w:date="2024-11-11T21:44:00Z" w16du:dateUtc="2024-11-11T20:44:00Z"/>
      <w:ins w:id="99" w:author="PH" w:date="2024-11-11T20:17:00Z" w16du:dateUtc="2024-11-11T19:17:00Z">
        <w:r w:rsidR="00773C4D">
          <w:fldChar w:fldCharType="separate"/>
        </w:r>
        <w:r w:rsidR="00773C4D" w:rsidRPr="00384CB6">
          <w:rPr>
            <w:rStyle w:val="Hyperlink"/>
          </w:rPr>
          <w:t>https://datatracker.ietf.org/doc/html/rfc3986</w:t>
        </w:r>
        <w:r w:rsidR="00773C4D">
          <w:fldChar w:fldCharType="end"/>
        </w:r>
      </w:ins>
      <w:del w:id="100"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298F347E" w14:textId="4ADF4232" w:rsidR="005823FE" w:rsidRDefault="005823FE" w:rsidP="00540AF8">
      <w:pPr>
        <w:ind w:left="1560" w:hanging="1560"/>
        <w:rPr>
          <w:ins w:id="101" w:author="PH" w:date="2024-11-11T21:17:00Z" w16du:dateUtc="2024-11-11T20:17:00Z"/>
        </w:rPr>
      </w:pPr>
      <w:r>
        <w:rPr>
          <w:lang w:eastAsia="it-IT"/>
        </w:rPr>
        <w:lastRenderedPageBreak/>
        <w:t>[PFUOI4]</w:t>
      </w:r>
      <w:r>
        <w:rPr>
          <w:lang w:eastAsia="it-IT"/>
        </w:rPr>
        <w:tab/>
        <w:t xml:space="preserve">“Peppol Policy for use of Identifiers </w:t>
      </w:r>
      <w:r w:rsidRPr="00DB6F35">
        <w:rPr>
          <w:lang w:eastAsia="it-IT"/>
        </w:rPr>
        <w:t>4.</w:t>
      </w:r>
      <w:del w:id="102" w:author="PH" w:date="2024-11-11T20:12:00Z" w16du:dateUtc="2024-11-11T19:12:00Z">
        <w:r w:rsidRPr="00DB6F35" w:rsidDel="0065344A">
          <w:rPr>
            <w:lang w:eastAsia="it-IT"/>
          </w:rPr>
          <w:delText>1</w:delText>
        </w:r>
      </w:del>
      <w:ins w:id="103" w:author="PH" w:date="2024-11-11T21:29:00Z" w16du:dateUtc="2024-11-11T20:29:00Z">
        <w:r w:rsidR="00814C1E">
          <w:rPr>
            <w:lang w:eastAsia="it-IT"/>
          </w:rPr>
          <w:t>4</w:t>
        </w:r>
      </w:ins>
      <w:r w:rsidRPr="00DB6F35">
        <w:rPr>
          <w:lang w:eastAsia="it-IT"/>
        </w:rPr>
        <w:t>.0</w:t>
      </w:r>
      <w:r>
        <w:rPr>
          <w:lang w:eastAsia="it-IT"/>
        </w:rPr>
        <w:t>”,</w:t>
      </w:r>
      <w:r>
        <w:rPr>
          <w:lang w:eastAsia="it-IT"/>
        </w:rPr>
        <w:br/>
      </w:r>
      <w:ins w:id="104" w:author="PH" w:date="2024-11-11T20:13:00Z" w16du:dateUtc="2024-11-11T19:13:00Z">
        <w:r w:rsidR="000D7692">
          <w:fldChar w:fldCharType="begin"/>
        </w:r>
        <w:r w:rsidR="000D7692">
          <w:instrText>HYPERLINK "</w:instrText>
        </w:r>
        <w:r w:rsidR="000D7692" w:rsidRPr="000D7692">
          <w:rPr>
            <w:rPrChange w:id="105" w:author="PH" w:date="2024-11-11T20:13:00Z" w16du:dateUtc="2024-11-11T19:13:00Z">
              <w:rPr>
                <w:rStyle w:val="Hyperlink"/>
              </w:rPr>
            </w:rPrChange>
          </w:rPr>
          <w:instrText>https://docs.peppol.eu/edelivery/</w:instrText>
        </w:r>
        <w:r w:rsidR="000D7692">
          <w:instrText>"</w:instrText>
        </w:r>
      </w:ins>
      <w:ins w:id="106" w:author="PH" w:date="2024-11-11T21:44:00Z" w16du:dateUtc="2024-11-11T20:44:00Z"/>
      <w:ins w:id="107" w:author="PH" w:date="2024-11-11T20:13:00Z" w16du:dateUtc="2024-11-11T19:13:00Z">
        <w:r w:rsidR="000D7692">
          <w:fldChar w:fldCharType="separate"/>
        </w:r>
        <w:r w:rsidR="000D7692" w:rsidRPr="000D7692">
          <w:rPr>
            <w:rStyle w:val="Hyperlink"/>
          </w:rPr>
          <w:t>https://docs.peppol.eu/edelivery/</w:t>
        </w:r>
        <w:r w:rsidR="000D7692">
          <w:fldChar w:fldCharType="end"/>
        </w:r>
      </w:ins>
      <w:del w:id="108"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71FB6362" w:rsidR="00E561A7" w:rsidRPr="00AB37C7" w:rsidRDefault="00E561A7" w:rsidP="00540AF8">
      <w:pPr>
        <w:ind w:left="1560" w:hanging="1560"/>
      </w:pPr>
      <w:ins w:id="109"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ins>
      <w:ins w:id="110" w:author="PH" w:date="2024-11-11T21:44:00Z" w16du:dateUtc="2024-11-11T20:44:00Z"/>
      <w:ins w:id="111" w:author="PH" w:date="2024-11-11T21:17:00Z" w16du:dateUtc="2024-11-11T20:17:00Z">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112" w:name="_Toc71821144"/>
      <w:bookmarkStart w:id="113" w:name="_Toc182254514"/>
      <w:r>
        <w:t>Non-normative references</w:t>
      </w:r>
      <w:bookmarkEnd w:id="112"/>
      <w:bookmarkEnd w:id="113"/>
    </w:p>
    <w:p w14:paraId="4E47897D" w14:textId="5420A408"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114"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ins>
      <w:ins w:id="115" w:author="PH" w:date="2024-11-11T21:44:00Z" w16du:dateUtc="2024-11-11T20:44:00Z"/>
      <w:ins w:id="116" w:author="PH" w:date="2024-11-11T20:16:00Z" w16du:dateUtc="2024-11-11T19:16:00Z">
        <w:r w:rsidR="007539E0">
          <w:fldChar w:fldCharType="separate"/>
        </w:r>
        <w:r w:rsidR="007539E0" w:rsidRPr="00384CB6">
          <w:rPr>
            <w:rStyle w:val="Hyperlink"/>
          </w:rPr>
          <w:t>https://www.w3.org/TR/wsdl20/</w:t>
        </w:r>
        <w:r w:rsidR="007539E0">
          <w:fldChar w:fldCharType="end"/>
        </w:r>
      </w:ins>
      <w:del w:id="117"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07B4A040" w:rsidR="005823FE" w:rsidRPr="00AB37C7" w:rsidRDefault="005823FE" w:rsidP="00540AF8">
      <w:pPr>
        <w:ind w:left="1560" w:hanging="1560"/>
      </w:pPr>
      <w:r w:rsidRPr="00AB37C7">
        <w:t>[WS-I BP]</w:t>
      </w:r>
      <w:r>
        <w:tab/>
        <w:t>“</w:t>
      </w:r>
      <w:r w:rsidRPr="00AB37C7">
        <w:t>WS-I Basic Profile Version 1.1</w:t>
      </w:r>
      <w:r>
        <w:t>”,</w:t>
      </w:r>
      <w:r>
        <w:br/>
      </w:r>
      <w:hyperlink r:id="rId17" w:history="1">
        <w:r w:rsidRPr="00427B26">
          <w:rPr>
            <w:rStyle w:val="Hyperlink"/>
          </w:rPr>
          <w:t>http://www.ws-i.org/Profiles/BasicProfile-1.1.html</w:t>
        </w:r>
      </w:hyperlink>
    </w:p>
    <w:p w14:paraId="231419E4" w14:textId="0A76B8FE" w:rsidR="005823FE" w:rsidRPr="00AB37C7" w:rsidRDefault="005823FE" w:rsidP="00540AF8">
      <w:pPr>
        <w:ind w:left="1560" w:hanging="1560"/>
      </w:pPr>
      <w:r w:rsidRPr="00AB37C7">
        <w:t>[WS-I BSP]</w:t>
      </w:r>
      <w:r>
        <w:tab/>
        <w:t>“</w:t>
      </w:r>
      <w:r w:rsidRPr="00AB37C7">
        <w:t>WS-I Basic Security Profile Version 1.0</w:t>
      </w:r>
      <w:r>
        <w:t>”,</w:t>
      </w:r>
      <w:r>
        <w:br/>
      </w:r>
      <w:hyperlink r:id="rId18" w:history="1">
        <w:r w:rsidRPr="00427B26">
          <w:rPr>
            <w:rStyle w:val="Hyperlink"/>
          </w:rPr>
          <w:t>http://www.ws-i.org/Profiles/BasicSecurityProfile-1.0.html</w:t>
        </w:r>
      </w:hyperlink>
    </w:p>
    <w:p w14:paraId="5531F840" w14:textId="0341A372" w:rsidR="005823FE" w:rsidRPr="00AB37C7" w:rsidRDefault="005823FE" w:rsidP="00540AF8">
      <w:pPr>
        <w:ind w:left="1560" w:hanging="1560"/>
      </w:pPr>
      <w:r w:rsidRPr="00AB37C7">
        <w:t>[DNS-1034]</w:t>
      </w:r>
      <w:r>
        <w:tab/>
        <w:t>“</w:t>
      </w:r>
      <w:r w:rsidRPr="00AB37C7">
        <w:t>Domain Names - Concepts and Facilities</w:t>
      </w:r>
      <w:r>
        <w:t>”,</w:t>
      </w:r>
      <w:r>
        <w:br/>
      </w:r>
      <w:ins w:id="118"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ins>
      <w:ins w:id="119" w:author="PH" w:date="2024-11-11T21:44:00Z" w16du:dateUtc="2024-11-11T20:44:00Z"/>
      <w:ins w:id="120" w:author="PH" w:date="2024-11-11T20:16:00Z" w16du:dateUtc="2024-11-11T19:16:00Z">
        <w:r w:rsidR="00977307">
          <w:fldChar w:fldCharType="separate"/>
        </w:r>
        <w:r w:rsidR="00977307" w:rsidRPr="00384CB6">
          <w:rPr>
            <w:rStyle w:val="Hyperlink"/>
          </w:rPr>
          <w:t>https://datatracker.ietf.org/doc/html/rfc1034</w:t>
        </w:r>
        <w:r w:rsidR="00977307">
          <w:fldChar w:fldCharType="end"/>
        </w:r>
      </w:ins>
      <w:del w:id="121"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08280C68" w:rsidR="005823FE" w:rsidRDefault="005823FE" w:rsidP="00540AF8">
      <w:pPr>
        <w:ind w:left="1560" w:hanging="1560"/>
        <w:rPr>
          <w:ins w:id="122" w:author="PH" w:date="2024-11-11T21:25:00Z" w16du:dateUtc="2024-11-11T20:25:00Z"/>
        </w:rPr>
      </w:pPr>
      <w:r w:rsidRPr="00AB37C7">
        <w:t>[DNS-1035]</w:t>
      </w:r>
      <w:r>
        <w:tab/>
        <w:t>“</w:t>
      </w:r>
      <w:r w:rsidRPr="00AB37C7">
        <w:t>Domain Names - Implementation and Specification</w:t>
      </w:r>
      <w:r>
        <w:t>”,</w:t>
      </w:r>
      <w:r>
        <w:br/>
      </w:r>
      <w:ins w:id="123"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ins>
      <w:ins w:id="124" w:author="PH" w:date="2024-11-11T21:44:00Z" w16du:dateUtc="2024-11-11T20:44:00Z"/>
      <w:ins w:id="125" w:author="PH" w:date="2024-11-11T20:17:00Z" w16du:dateUtc="2024-11-11T19:17:00Z">
        <w:r w:rsidR="00977307">
          <w:fldChar w:fldCharType="separate"/>
        </w:r>
        <w:r w:rsidR="00977307" w:rsidRPr="00384CB6">
          <w:rPr>
            <w:rStyle w:val="Hyperlink"/>
          </w:rPr>
          <w:t>https://datatracker.ietf.org/doc/html/rfc1035</w:t>
        </w:r>
        <w:r w:rsidR="00977307">
          <w:fldChar w:fldCharType="end"/>
        </w:r>
      </w:ins>
      <w:del w:id="126"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w:delText>
        </w:r>
        <w:r w:rsidRPr="00427B26" w:rsidDel="00977307">
          <w:rPr>
            <w:rStyle w:val="Hyperlink"/>
          </w:rPr>
          <w:delText>f</w:delText>
        </w:r>
        <w:r w:rsidRPr="00427B26" w:rsidDel="00977307">
          <w:rPr>
            <w:rStyle w:val="Hyperlink"/>
          </w:rPr>
          <w:delText>c1035</w:delText>
        </w:r>
        <w:r w:rsidDel="00977307">
          <w:rPr>
            <w:rStyle w:val="Hyperlink"/>
          </w:rPr>
          <w:fldChar w:fldCharType="end"/>
        </w:r>
      </w:del>
    </w:p>
    <w:p w14:paraId="3BED1693" w14:textId="0370A9E9" w:rsidR="00273BFC" w:rsidRPr="00AB37C7" w:rsidRDefault="00273BFC" w:rsidP="00273BFC">
      <w:pPr>
        <w:ind w:left="1560" w:hanging="1560"/>
      </w:pPr>
      <w:ins w:id="127" w:author="PH" w:date="2024-11-11T21:25:00Z" w16du:dateUtc="2024-11-11T20:25:00Z">
        <w:r>
          <w:t>[SHA256]</w:t>
        </w:r>
        <w:r>
          <w:tab/>
          <w:t>“</w:t>
        </w:r>
        <w:r>
          <w:t>US Secure Hash Algorithms</w:t>
        </w:r>
        <w:r>
          <w:t xml:space="preserve"> </w:t>
        </w:r>
        <w:r>
          <w:t>(SHA and SHA-based HMAC and HKDF)</w:t>
        </w:r>
        <w:r>
          <w:t xml:space="preserve">”, </w:t>
        </w:r>
        <w:r>
          <w:fldChar w:fldCharType="begin"/>
        </w:r>
        <w:r>
          <w:instrText>HYPERLINK "</w:instrText>
        </w:r>
        <w:r w:rsidRPr="00273BFC">
          <w:instrText>https://datatracker.ietf.org/doc/html/rfc6234</w:instrText>
        </w:r>
        <w:r>
          <w:instrText>"</w:instrText>
        </w:r>
      </w:ins>
      <w:ins w:id="128" w:author="PH" w:date="2024-11-11T21:44:00Z" w16du:dateUtc="2024-11-11T20:44:00Z"/>
      <w:ins w:id="129" w:author="PH" w:date="2024-11-11T21:25:00Z" w16du:dateUtc="2024-11-11T20:25:00Z">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130" w:author="PH" w:date="2024-11-11T21:25:00Z" w16du:dateUtc="2024-11-11T20:25:00Z"/>
        </w:rPr>
      </w:pPr>
      <w:del w:id="131" w:author="PH" w:date="2024-11-11T21:25:00Z" w16du:dateUtc="2024-11-11T20:25:00Z">
        <w:r w:rsidRPr="000A7B75" w:rsidDel="00273BFC">
          <w:delText>[MD5]</w:delText>
        </w:r>
        <w:r w:rsidRPr="000A7B75" w:rsidDel="00273BFC">
          <w:tab/>
          <w:delText>“The MD5 Message-Digest Algorithm”,</w:delText>
        </w:r>
        <w:r w:rsidDel="00273BFC">
          <w:br/>
        </w:r>
      </w:del>
      <w:del w:id="132"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133" w:name="_Toc182253877"/>
      <w:bookmarkStart w:id="134" w:name="_Toc182254515"/>
      <w:bookmarkEnd w:id="133"/>
      <w:bookmarkEnd w:id="134"/>
    </w:p>
    <w:p w14:paraId="11329996" w14:textId="02208682" w:rsidR="005823FE" w:rsidRPr="00AB37C7" w:rsidRDefault="005823FE" w:rsidP="005823FE">
      <w:pPr>
        <w:pStyle w:val="PHeading2"/>
      </w:pPr>
      <w:bookmarkStart w:id="135" w:name="_Toc71821145"/>
      <w:bookmarkStart w:id="136" w:name="_Toc182254516"/>
      <w:r w:rsidRPr="00AB37C7">
        <w:t>Namespaces</w:t>
      </w:r>
      <w:bookmarkEnd w:id="135"/>
      <w:bookmarkEnd w:id="136"/>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137" w:name="_Toc182254517"/>
      <w:r>
        <w:rPr>
          <w:lang w:eastAsia="nb-NO"/>
        </w:rPr>
        <w:lastRenderedPageBreak/>
        <w:t>The Service Discovery Process</w:t>
      </w:r>
      <w:bookmarkEnd w:id="137"/>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138" w:author="PH" w:date="2024-11-11T20:35:00Z" w16du:dateUtc="2024-11-11T19:35:00Z">
        <w:r w:rsidDel="001C3F69">
          <w:rPr>
            <w:lang w:eastAsia="nb-NO"/>
          </w:rPr>
          <w:delText>BUSDOX mandates t</w:delText>
        </w:r>
      </w:del>
      <w:ins w:id="139" w:author="PH" w:date="2024-11-11T20:35:00Z" w16du:dateUtc="2024-11-11T19:35:00Z">
        <w:r w:rsidR="001C3F69">
          <w:rPr>
            <w:lang w:eastAsia="nb-NO"/>
          </w:rPr>
          <w:t>T</w:t>
        </w:r>
      </w:ins>
      <w:r>
        <w:rPr>
          <w:lang w:eastAsia="nb-NO"/>
        </w:rPr>
        <w:t xml:space="preserve">he following interfaces </w:t>
      </w:r>
      <w:ins w:id="140"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141" w:author="PH" w:date="2024-11-11T21:48:00Z" w16du:dateUtc="2024-11-11T20:48:00Z">
        <w:r w:rsidDel="00EE4F69">
          <w:rPr>
            <w:lang w:eastAsia="nb-NO"/>
          </w:rPr>
          <w:delText>Service Metadata Locator</w:delText>
        </w:r>
      </w:del>
      <w:ins w:id="142"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rsidP="00EE4F69">
      <w:pPr>
        <w:pStyle w:val="PParagraph"/>
        <w:numPr>
          <w:ilvl w:val="1"/>
          <w:numId w:val="27"/>
        </w:numPr>
        <w:rPr>
          <w:lang w:eastAsia="nb-NO"/>
        </w:rPr>
        <w:pPrChange w:id="143"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rsidP="00EE4F69">
      <w:pPr>
        <w:pStyle w:val="PParagraph"/>
        <w:numPr>
          <w:ilvl w:val="0"/>
          <w:numId w:val="27"/>
        </w:numPr>
        <w:rPr>
          <w:lang w:eastAsia="nb-NO"/>
        </w:rPr>
        <w:pPrChange w:id="144" w:author="PH" w:date="2024-11-11T21:48:00Z" w16du:dateUtc="2024-11-11T20:48:00Z">
          <w:pPr>
            <w:pStyle w:val="PParagraph"/>
            <w:numPr>
              <w:ilvl w:val="1"/>
              <w:numId w:val="27"/>
            </w:numPr>
            <w:ind w:left="1797" w:hanging="360"/>
          </w:pPr>
        </w:pPrChange>
      </w:pPr>
      <w:del w:id="145" w:author="PH" w:date="2024-11-11T21:48:00Z" w16du:dateUtc="2024-11-11T20:48:00Z">
        <w:r w:rsidDel="00EE4F69">
          <w:rPr>
            <w:lang w:eastAsia="nb-NO"/>
          </w:rPr>
          <w:delText>Service Metadata Publishers</w:delText>
        </w:r>
      </w:del>
      <w:ins w:id="146"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t xml:space="preserve">This specification only covers the interfaces for the </w:t>
      </w:r>
      <w:del w:id="147" w:author="PH" w:date="2024-11-11T20:35:00Z" w16du:dateUtc="2024-11-11T19:35:00Z">
        <w:r w:rsidDel="003C48E5">
          <w:rPr>
            <w:lang w:eastAsia="nb-NO"/>
          </w:rPr>
          <w:delText>Service Metadata Locator</w:delText>
        </w:r>
      </w:del>
      <w:ins w:id="148"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149" w:author="PH" w:date="2024-11-11T20:36:00Z" w16du:dateUtc="2024-11-11T19:36:00Z">
        <w:r w:rsidDel="00562368">
          <w:rPr>
            <w:lang w:eastAsia="nb-NO"/>
          </w:rPr>
          <w:delText>Service Metadata Locator</w:delText>
        </w:r>
      </w:del>
      <w:ins w:id="150"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151" w:name="_Toc71821147"/>
      <w:bookmarkStart w:id="152" w:name="_Toc182254518"/>
      <w:r w:rsidRPr="001B5D58">
        <w:t>Discovery flow</w:t>
      </w:r>
      <w:bookmarkEnd w:id="151"/>
      <w:bookmarkEnd w:id="152"/>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particular Participant Identifier to which the sender wants to transmit a message. Each participant identifier is registered with one and only one </w:t>
      </w:r>
      <w:del w:id="153" w:author="PH" w:date="2024-11-11T20:41:00Z" w16du:dateUtc="2024-11-11T19:41:00Z">
        <w:r w:rsidRPr="001B5D58" w:rsidDel="00AF71CD">
          <w:delText>Service Metadata Publisher</w:delText>
        </w:r>
      </w:del>
      <w:ins w:id="154"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77777777" w:rsidR="005A2D99" w:rsidRPr="001B5D58" w:rsidRDefault="005A2D99" w:rsidP="005A2D99">
      <w:pPr>
        <w:pStyle w:val="Code"/>
      </w:pPr>
      <w:r w:rsidRPr="001B5D58">
        <w:t>http://&lt;hash over recipientID&gt;.&lt;schemeID&gt;.&lt;SML domain&gt;/&lt;recip</w:t>
      </w:r>
      <w:r>
        <w:t>ientID&gt;/services/&lt;documentType&gt;</w:t>
      </w:r>
    </w:p>
    <w:p w14:paraId="7FA624EE" w14:textId="3206B7EF"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155" w:author="PH" w:date="2024-11-11T20:57:00Z" w16du:dateUtc="2024-11-11T19:57:00Z">
        <w:r w:rsidRPr="001B5D58" w:rsidDel="00A878E8">
          <w:delText>Service Metadata Publishing</w:delText>
        </w:r>
      </w:del>
      <w:ins w:id="156"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157" w:author="PH" w:date="2024-11-11T21:54:00Z" w16du:dateUtc="2024-11-11T20:54:00Z">
        <w:r w:rsidR="00A54D82">
          <w:t xml:space="preserve">Figure </w:t>
        </w:r>
        <w:r w:rsidR="00A54D82">
          <w:rPr>
            <w:noProof/>
          </w:rPr>
          <w:t>2</w:t>
        </w:r>
      </w:ins>
      <w:r>
        <w:fldChar w:fldCharType="end"/>
      </w:r>
      <w:r w:rsidRPr="001B5D58">
        <w:t>.</w:t>
      </w:r>
    </w:p>
    <w:p w14:paraId="23E3BE11" w14:textId="79D2A38A"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w:t>
      </w:r>
      <w:r w:rsidRPr="001B5D58">
        <w:lastRenderedPageBreak/>
        <w:t xml:space="preserve">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A54D82">
        <w:t>3.1.1</w:t>
      </w:r>
      <w:r w:rsidR="00DB6F35">
        <w:fldChar w:fldCharType="end"/>
      </w:r>
      <w:r w:rsidRPr="001B5D58">
        <w:t xml:space="preserve"> Format of Participant Identifiers.</w:t>
      </w:r>
    </w:p>
    <w:p w14:paraId="0EF4788D" w14:textId="77777777" w:rsidR="005A2D99" w:rsidRDefault="005A2D99" w:rsidP="005A2D99">
      <w:pPr>
        <w:keepNext/>
        <w:jc w:val="center"/>
      </w:pPr>
      <w:r>
        <w:rPr>
          <w:noProof/>
          <w:lang w:val="de-DE" w:eastAsia="de-DE"/>
        </w:rPr>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72FF5289" w14:textId="455BA223" w:rsidR="005A2D99" w:rsidRDefault="005A2D99" w:rsidP="005A2D99">
      <w:pPr>
        <w:pStyle w:val="Beschriftung"/>
      </w:pPr>
      <w:bookmarkStart w:id="158" w:name="_Ref182237180"/>
      <w:r>
        <w:t xml:space="preserve">Figure </w:t>
      </w:r>
      <w:r>
        <w:fldChar w:fldCharType="begin"/>
      </w:r>
      <w:r>
        <w:instrText xml:space="preserve"> SEQ Figure \* ARABIC </w:instrText>
      </w:r>
      <w:r>
        <w:fldChar w:fldCharType="separate"/>
      </w:r>
      <w:r w:rsidR="00A54D82">
        <w:rPr>
          <w:noProof/>
        </w:rPr>
        <w:t>2</w:t>
      </w:r>
      <w:r>
        <w:fldChar w:fldCharType="end"/>
      </w:r>
      <w:bookmarkEnd w:id="158"/>
      <w:r>
        <w:t xml:space="preserve">: </w:t>
      </w:r>
      <w:r w:rsidRPr="00332978">
        <w:t>Sequence Diagram for Sender transmitting Document to Recipient</w:t>
      </w:r>
    </w:p>
    <w:p w14:paraId="57C07616" w14:textId="1BB9AF21" w:rsidR="005A2D99" w:rsidRDefault="005A2D99" w:rsidP="005A2D99">
      <w:pPr>
        <w:pStyle w:val="PParagraph"/>
        <w:rPr>
          <w:ins w:id="159" w:author="PH" w:date="2024-11-11T21:39:00Z" w16du:dateUtc="2024-11-11T20:39:00Z"/>
        </w:rPr>
      </w:pPr>
      <w:r w:rsidRPr="001F47A3">
        <w:t xml:space="preserve">The underlying design of the Discovery process is based on the use of Domain Name System (DNS) </w:t>
      </w:r>
      <w:del w:id="160" w:author="PH" w:date="2024-11-11T21:05:00Z" w16du:dateUtc="2024-11-11T20:05:00Z">
        <w:r w:rsidRPr="001F47A3" w:rsidDel="00775A59">
          <w:delText xml:space="preserve">CNAME </w:delText>
        </w:r>
      </w:del>
      <w:ins w:id="161" w:author="PH" w:date="2024-11-11T21:05:00Z" w16du:dateUtc="2024-11-11T20:05:00Z">
        <w:r w:rsidR="00775A59">
          <w:t>U-NAPTR</w:t>
        </w:r>
        <w:r w:rsidR="00775A59" w:rsidRPr="001F47A3">
          <w:t xml:space="preserve"> </w:t>
        </w:r>
      </w:ins>
      <w:r w:rsidRPr="001F47A3">
        <w:t>records</w:t>
      </w:r>
      <w:ins w:id="162" w:author="PH" w:date="2024-11-11T21:19:00Z" w16du:dateUtc="2024-11-11T20:19:00Z">
        <w:r w:rsidR="00D24E1A">
          <w:t xml:space="preserve"> (see [BDXL1])</w:t>
        </w:r>
      </w:ins>
      <w:r w:rsidRPr="001F47A3">
        <w:t xml:space="preserve"> which correspond to the Domain Name in the format given above, namely that there is a </w:t>
      </w:r>
      <w:del w:id="163" w:author="PH" w:date="2024-11-11T21:38:00Z" w16du:dateUtc="2024-11-11T20:38:00Z">
        <w:r w:rsidRPr="001F47A3" w:rsidDel="00E8583E">
          <w:delText>CN</w:delText>
        </w:r>
        <w:r w:rsidDel="00E8583E">
          <w:delText xml:space="preserve">AME </w:delText>
        </w:r>
      </w:del>
      <w:ins w:id="164" w:author="PH" w:date="2024-11-11T21:38:00Z" w16du:dateUtc="2024-11-11T20:38:00Z">
        <w:r w:rsidR="00E8583E">
          <w:t>U-NAPTR</w:t>
        </w:r>
        <w:r w:rsidR="00E8583E">
          <w:t xml:space="preserve">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165" w:author="PH" w:date="2024-11-11T21:20:00Z" w16du:dateUtc="2024-11-11T20:20:00Z">
        <w:r w:rsidRPr="001F47A3" w:rsidDel="00D24E1A">
          <w:delText xml:space="preserve">CNAME </w:delText>
        </w:r>
      </w:del>
      <w:ins w:id="166" w:author="PH" w:date="2024-11-11T21:20:00Z" w16du:dateUtc="2024-11-11T20:20:00Z">
        <w:r w:rsidR="00D24E1A">
          <w:t>U-NAPTR</w:t>
        </w:r>
        <w:r w:rsidR="00D24E1A" w:rsidRPr="001F47A3">
          <w:t xml:space="preserve"> </w:t>
        </w:r>
      </w:ins>
      <w:r w:rsidRPr="001F47A3">
        <w:t xml:space="preserve">record points at the </w:t>
      </w:r>
      <w:del w:id="167" w:author="PH" w:date="2024-11-11T21:20:00Z" w16du:dateUtc="2024-11-11T20:20:00Z">
        <w:r w:rsidRPr="001F47A3" w:rsidDel="00612E4E">
          <w:delText>Service Metadata Publisher</w:delText>
        </w:r>
      </w:del>
      <w:ins w:id="168"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169" w:author="PH" w:date="2024-11-11T21:20:00Z" w16du:dateUtc="2024-11-11T20:20:00Z">
        <w:r w:rsidRPr="001F47A3" w:rsidDel="00714F92">
          <w:delText>Service Metadata Publisher</w:delText>
        </w:r>
      </w:del>
      <w:ins w:id="170" w:author="PH" w:date="2024-11-11T21:20:00Z" w16du:dateUtc="2024-11-11T20:20:00Z">
        <w:r w:rsidR="00714F92">
          <w:t>SMP</w:t>
        </w:r>
      </w:ins>
      <w:r w:rsidRPr="001F47A3">
        <w:t xml:space="preserve"> holding the metadata.</w:t>
      </w:r>
      <w:del w:id="171"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2479F19C" w14:textId="6001F0CC" w:rsidR="00444476" w:rsidRDefault="00444476" w:rsidP="005A2D99">
      <w:pPr>
        <w:pStyle w:val="PParagraph"/>
      </w:pPr>
      <w:ins w:id="172" w:author="PH" w:date="2024-11-11T21:39:00Z" w16du:dateUtc="2024-11-11T20:39:00Z">
        <w:r>
          <w:t xml:space="preserve">The NAPTR service name MUST be </w:t>
        </w:r>
        <w:r w:rsidRPr="00444476">
          <w:rPr>
            <w:rStyle w:val="InlinecodeZchn"/>
            <w:rFonts w:eastAsiaTheme="minorHAnsi"/>
            <w:rPrChange w:id="173" w:author="PH" w:date="2024-11-11T21:39:00Z" w16du:dateUtc="2024-11-11T20:39:00Z">
              <w:rPr/>
            </w:rPrChange>
          </w:rPr>
          <w:t>Meta:SMP</w:t>
        </w:r>
        <w:r>
          <w:t>.</w:t>
        </w:r>
      </w:ins>
      <w:ins w:id="174" w:author="PH" w:date="2024-11-11T21:40:00Z" w16du:dateUtc="2024-11-11T20:40:00Z">
        <w:r w:rsidR="00F14B8C">
          <w:t xml:space="preserve"> Other service names MUST NOT be </w:t>
        </w:r>
      </w:ins>
      <w:ins w:id="175" w:author="PH" w:date="2024-11-11T21:43:00Z" w16du:dateUtc="2024-11-11T20:43:00Z">
        <w:r w:rsidR="00093BD4">
          <w:t>used</w:t>
        </w:r>
      </w:ins>
      <w:ins w:id="176" w:author="PH" w:date="2024-11-11T21:40:00Z" w16du:dateUtc="2024-11-11T20:40:00Z">
        <w:r w:rsidR="00F14B8C">
          <w:t>.</w:t>
        </w:r>
      </w:ins>
    </w:p>
    <w:p w14:paraId="56ABE7DE" w14:textId="77777777" w:rsidR="006C5BE2" w:rsidRPr="001F47A3" w:rsidRDefault="006C5BE2" w:rsidP="006C5BE2">
      <w:pPr>
        <w:pStyle w:val="PHeading2"/>
      </w:pPr>
      <w:bookmarkStart w:id="177" w:name="_Toc71821148"/>
      <w:bookmarkStart w:id="178" w:name="_Toc182254519"/>
      <w:r w:rsidRPr="001F47A3">
        <w:t>Flows Relating to Service Metadata Publishers</w:t>
      </w:r>
      <w:bookmarkEnd w:id="177"/>
      <w:bookmarkEnd w:id="178"/>
      <w:r w:rsidRPr="001F47A3">
        <w:t xml:space="preserve"> </w:t>
      </w:r>
    </w:p>
    <w:p w14:paraId="1BEB03F2" w14:textId="459BD611" w:rsidR="006C5BE2" w:rsidRDefault="006C5BE2" w:rsidP="006C5BE2">
      <w:pPr>
        <w:pStyle w:val="PParagraph"/>
      </w:pPr>
      <w:r w:rsidRPr="001F47A3">
        <w:t xml:space="preserve">The management of the DNS </w:t>
      </w:r>
      <w:del w:id="179" w:author="PH" w:date="2024-11-11T21:20:00Z" w16du:dateUtc="2024-11-11T20:20:00Z">
        <w:r w:rsidRPr="001F47A3" w:rsidDel="00C20FAE">
          <w:delText xml:space="preserve">CNAME </w:delText>
        </w:r>
      </w:del>
      <w:ins w:id="180"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181" w:author="PH" w:date="2024-11-11T21:20:00Z" w16du:dateUtc="2024-11-11T20:20:00Z">
        <w:r w:rsidRPr="001F47A3" w:rsidDel="00891F73">
          <w:delText>Service Metadata Locator</w:delText>
        </w:r>
      </w:del>
      <w:ins w:id="182" w:author="PH" w:date="2024-11-11T21:20:00Z" w16du:dateUtc="2024-11-11T20:20:00Z">
        <w:r w:rsidR="00891F73">
          <w:t>SML</w:t>
        </w:r>
      </w:ins>
      <w:r w:rsidRPr="001F47A3">
        <w:t xml:space="preserve">. The management interface is primarily for use by the </w:t>
      </w:r>
      <w:del w:id="183" w:author="PH" w:date="2024-11-11T21:21:00Z" w16du:dateUtc="2024-11-11T20:21:00Z">
        <w:r w:rsidRPr="001F47A3" w:rsidDel="00555610">
          <w:delText>Service Metadata Publisher</w:delText>
        </w:r>
      </w:del>
      <w:ins w:id="184" w:author="PH" w:date="2024-11-11T21:21:00Z" w16du:dateUtc="2024-11-11T20:21:00Z">
        <w:r w:rsidR="00555610">
          <w:t>SMP</w:t>
        </w:r>
      </w:ins>
      <w:r w:rsidRPr="001F47A3">
        <w:t xml:space="preserve"> which controls the service metadata for a given participant identifier. Note that the DNS </w:t>
      </w:r>
      <w:del w:id="185" w:author="PH" w:date="2024-11-11T21:21:00Z" w16du:dateUtc="2024-11-11T20:21:00Z">
        <w:r w:rsidRPr="001F47A3" w:rsidDel="00604F57">
          <w:delText xml:space="preserve">CNAME </w:delText>
        </w:r>
      </w:del>
      <w:ins w:id="186"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187" w:author="PH" w:date="2024-11-11T21:21:00Z" w16du:dateUtc="2024-11-11T20:21:00Z">
        <w:r w:rsidRPr="001F47A3" w:rsidDel="005B4F46">
          <w:delText>Service Metadata Publisher</w:delText>
        </w:r>
      </w:del>
      <w:ins w:id="188" w:author="PH" w:date="2024-11-11T21:21:00Z" w16du:dateUtc="2024-11-11T20:21:00Z">
        <w:r w:rsidR="005B4F46">
          <w:t>SMP</w:t>
        </w:r>
      </w:ins>
      <w:r w:rsidRPr="001F47A3">
        <w:t xml:space="preserve"> but are manipulated by the </w:t>
      </w:r>
      <w:del w:id="189" w:author="PH" w:date="2024-11-11T21:21:00Z" w16du:dateUtc="2024-11-11T20:21:00Z">
        <w:r w:rsidRPr="001F47A3" w:rsidDel="005B4F46">
          <w:delText>Service Metadata Locator</w:delText>
        </w:r>
      </w:del>
      <w:ins w:id="190"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191" w:author="PH" w:date="2024-11-11T21:54:00Z" w16du:dateUtc="2024-11-11T20:54:00Z">
        <w:r w:rsidR="00A54D82">
          <w:t xml:space="preserve">Figure </w:t>
        </w:r>
        <w:r w:rsidR="00A54D82">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29371F51" w:rsidR="006C5BE2" w:rsidRDefault="006C5BE2" w:rsidP="006C5BE2">
      <w:pPr>
        <w:pStyle w:val="Beschriftung"/>
      </w:pPr>
      <w:bookmarkStart w:id="192" w:name="_Ref182237455"/>
      <w:r>
        <w:t xml:space="preserve">Figure </w:t>
      </w:r>
      <w:r>
        <w:fldChar w:fldCharType="begin"/>
      </w:r>
      <w:r>
        <w:instrText xml:space="preserve"> SEQ Figure \* ARABIC </w:instrText>
      </w:r>
      <w:r>
        <w:fldChar w:fldCharType="separate"/>
      </w:r>
      <w:r w:rsidR="00A54D82">
        <w:rPr>
          <w:noProof/>
        </w:rPr>
        <w:t>3</w:t>
      </w:r>
      <w:r>
        <w:fldChar w:fldCharType="end"/>
      </w:r>
      <w:bookmarkEnd w:id="192"/>
      <w:r>
        <w:t xml:space="preserve">: </w:t>
      </w:r>
      <w:r w:rsidRPr="008517C9">
        <w:t xml:space="preserve">Sequence Diagram for </w:t>
      </w:r>
      <w:del w:id="193" w:author="PH" w:date="2024-11-11T21:49:00Z" w16du:dateUtc="2024-11-11T20:49:00Z">
        <w:r w:rsidRPr="008517C9" w:rsidDel="00A82911">
          <w:delText>Service Metadata Publisher</w:delText>
        </w:r>
      </w:del>
      <w:ins w:id="194" w:author="PH" w:date="2024-11-11T21:49:00Z" w16du:dateUtc="2024-11-11T20:49:00Z">
        <w:r w:rsidR="00A82911">
          <w:t>SMP</w:t>
        </w:r>
      </w:ins>
      <w:r w:rsidRPr="008517C9">
        <w:t xml:space="preserve"> Adding, Updating and Removing Metadata for a Participant</w:t>
      </w:r>
    </w:p>
    <w:p w14:paraId="3B25E40A" w14:textId="2E859C95" w:rsidR="006C5BE2" w:rsidRPr="00851205" w:rsidRDefault="006C5BE2" w:rsidP="006C5BE2">
      <w:pPr>
        <w:pStyle w:val="PParagraph"/>
      </w:pPr>
      <w:r w:rsidRPr="00851205">
        <w:t xml:space="preserve">Each </w:t>
      </w:r>
      <w:del w:id="195" w:author="PH" w:date="2024-11-11T21:21:00Z" w16du:dateUtc="2024-11-11T20:21:00Z">
        <w:r w:rsidRPr="00851205" w:rsidDel="00BE4B88">
          <w:delText>Service Metadata Publisher</w:delText>
        </w:r>
      </w:del>
      <w:ins w:id="196" w:author="PH" w:date="2024-11-11T21:21:00Z" w16du:dateUtc="2024-11-11T20:21:00Z">
        <w:r w:rsidR="00BE4B88">
          <w:t>SMP</w:t>
        </w:r>
      </w:ins>
      <w:r w:rsidRPr="00851205">
        <w:t xml:space="preserve"> is required to register the address of its server with the </w:t>
      </w:r>
      <w:del w:id="197" w:author="PH" w:date="2024-11-11T21:21:00Z" w16du:dateUtc="2024-11-11T20:21:00Z">
        <w:r w:rsidRPr="00851205" w:rsidDel="00BE4B88">
          <w:delText>Service Metadata Locator</w:delText>
        </w:r>
      </w:del>
      <w:ins w:id="198"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199" w:author="PH" w:date="2024-11-11T21:54:00Z" w16du:dateUtc="2024-11-11T20:54:00Z">
        <w:r w:rsidR="00A54D82">
          <w:t xml:space="preserve">Figure </w:t>
        </w:r>
        <w:r w:rsidR="00A54D82">
          <w:rPr>
            <w:noProof/>
          </w:rPr>
          <w:t>4</w:t>
        </w:r>
      </w:ins>
      <w:r>
        <w:fldChar w:fldCharType="end"/>
      </w:r>
      <w:r w:rsidRPr="00851205">
        <w:t>.</w:t>
      </w:r>
    </w:p>
    <w:p w14:paraId="5EA33371" w14:textId="77777777" w:rsidR="006C5BE2" w:rsidRDefault="006C5BE2" w:rsidP="006C5BE2">
      <w:pPr>
        <w:keepNext/>
        <w:jc w:val="center"/>
      </w:pPr>
      <w:r>
        <w:rPr>
          <w:noProof/>
          <w:lang w:val="de-DE" w:eastAsia="de-DE"/>
        </w:rPr>
        <w:lastRenderedPageBreak/>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1357F265" w14:textId="4194CC74" w:rsidR="006C5BE2" w:rsidRDefault="006C5BE2" w:rsidP="006C5BE2">
      <w:pPr>
        <w:pStyle w:val="Beschriftung"/>
      </w:pPr>
      <w:bookmarkStart w:id="200" w:name="_Ref182237439"/>
      <w:r>
        <w:t xml:space="preserve">Figure </w:t>
      </w:r>
      <w:r>
        <w:fldChar w:fldCharType="begin"/>
      </w:r>
      <w:r>
        <w:instrText xml:space="preserve"> SEQ Figure \* ARABIC </w:instrText>
      </w:r>
      <w:r>
        <w:fldChar w:fldCharType="separate"/>
      </w:r>
      <w:r w:rsidR="00A54D82">
        <w:rPr>
          <w:noProof/>
        </w:rPr>
        <w:t>4</w:t>
      </w:r>
      <w:r>
        <w:fldChar w:fldCharType="end"/>
      </w:r>
      <w:bookmarkEnd w:id="200"/>
      <w:r>
        <w:t xml:space="preserve">: </w:t>
      </w:r>
      <w:del w:id="201" w:author="PH" w:date="2024-11-11T21:49:00Z" w16du:dateUtc="2024-11-11T20:49:00Z">
        <w:r w:rsidRPr="0063052C" w:rsidDel="00520700">
          <w:delText>Service Metadata Publisher</w:delText>
        </w:r>
      </w:del>
      <w:ins w:id="202" w:author="PH" w:date="2024-11-11T21:49:00Z" w16du:dateUtc="2024-11-11T20:49:00Z">
        <w:r w:rsidR="00520700">
          <w:t>SMP</w:t>
        </w:r>
      </w:ins>
      <w:r w:rsidRPr="0063052C">
        <w:t xml:space="preserve"> use of the ManageServiceMetadata</w:t>
      </w:r>
    </w:p>
    <w:p w14:paraId="2FFACDCE" w14:textId="3623B2B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203" w:author="PH" w:date="2024-11-11T21:54:00Z" w16du:dateUtc="2024-11-11T20:54:00Z">
        <w:r w:rsidR="00A54D82">
          <w:t xml:space="preserve">Figure </w:t>
        </w:r>
        <w:r w:rsidR="00A54D82">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w:t>
      </w:r>
      <w:r w:rsidRPr="00851205">
        <w:lastRenderedPageBreak/>
        <w:t xml:space="preserve">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4D16D1A1" w:rsidR="006C5BE2" w:rsidRDefault="002513D7" w:rsidP="002513D7">
      <w:pPr>
        <w:pStyle w:val="Beschriftung"/>
      </w:pPr>
      <w:bookmarkStart w:id="204" w:name="_Ref182237630"/>
      <w:r>
        <w:t xml:space="preserve">Figure </w:t>
      </w:r>
      <w:r>
        <w:fldChar w:fldCharType="begin"/>
      </w:r>
      <w:r>
        <w:instrText xml:space="preserve"> SEQ Figure \* ARABIC </w:instrText>
      </w:r>
      <w:r>
        <w:fldChar w:fldCharType="separate"/>
      </w:r>
      <w:r w:rsidR="00A54D82">
        <w:rPr>
          <w:noProof/>
        </w:rPr>
        <w:t>5</w:t>
      </w:r>
      <w:r>
        <w:fldChar w:fldCharType="end"/>
      </w:r>
      <w:bookmarkEnd w:id="204"/>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205" w:name="_Toc182254520"/>
      <w:r>
        <w:rPr>
          <w:lang w:eastAsia="nb-NO"/>
        </w:rPr>
        <w:t>I</w:t>
      </w:r>
      <w:r>
        <w:rPr>
          <w:lang w:eastAsia="nb-NO"/>
        </w:rPr>
        <w:t>nterfaces and Data Model</w:t>
      </w:r>
      <w:bookmarkEnd w:id="205"/>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206" w:name="_Ref182247962"/>
      <w:bookmarkStart w:id="207" w:name="_Toc182254521"/>
      <w:r>
        <w:rPr>
          <w:lang w:eastAsia="nb-NO"/>
        </w:rPr>
        <w:t>Service Metadata Locator Service, logical interface</w:t>
      </w:r>
      <w:bookmarkEnd w:id="206"/>
      <w:bookmarkEnd w:id="207"/>
    </w:p>
    <w:p w14:paraId="76E6BFCE" w14:textId="478D1509" w:rsidR="0090238C" w:rsidRDefault="0090238C" w:rsidP="0090238C">
      <w:pPr>
        <w:pStyle w:val="PParagraph"/>
        <w:rPr>
          <w:lang w:eastAsia="nb-NO"/>
        </w:rPr>
      </w:pPr>
      <w:r>
        <w:rPr>
          <w:lang w:eastAsia="nb-NO"/>
        </w:rPr>
        <w:t xml:space="preserve">The </w:t>
      </w:r>
      <w:del w:id="208" w:author="PH" w:date="2024-11-11T21:53:00Z" w16du:dateUtc="2024-11-11T20:53:00Z">
        <w:r w:rsidDel="00C908A0">
          <w:rPr>
            <w:lang w:eastAsia="nb-NO"/>
          </w:rPr>
          <w:delText>Service Metadata Locator</w:delText>
        </w:r>
      </w:del>
      <w:ins w:id="209"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210" w:author="PH" w:date="2024-11-11T21:49:00Z" w16du:dateUtc="2024-11-11T20:49:00Z">
        <w:r w:rsidDel="004D271D">
          <w:rPr>
            <w:lang w:eastAsia="nb-NO"/>
          </w:rPr>
          <w:delText>Service Metadata Publisher</w:delText>
        </w:r>
      </w:del>
      <w:ins w:id="211"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212" w:author="PH" w:date="2024-11-11T21:49:00Z" w16du:dateUtc="2024-11-11T20:49:00Z">
        <w:r w:rsidR="0090238C" w:rsidDel="004D271D">
          <w:rPr>
            <w:lang w:eastAsia="nb-NO"/>
          </w:rPr>
          <w:delText>Service Metadata Publisher</w:delText>
        </w:r>
      </w:del>
      <w:ins w:id="213"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214" w:name="_Ref182248059"/>
      <w:bookmarkStart w:id="215" w:name="_Toc182254522"/>
      <w:r>
        <w:rPr>
          <w:lang w:eastAsia="nb-NO"/>
        </w:rPr>
        <w:t>Format of Participant Identifiers</w:t>
      </w:r>
      <w:bookmarkEnd w:id="214"/>
      <w:bookmarkEnd w:id="215"/>
    </w:p>
    <w:p w14:paraId="7408F3CF" w14:textId="1CA5BBA2" w:rsidR="0090238C" w:rsidRDefault="0090238C" w:rsidP="0090238C">
      <w:pPr>
        <w:pStyle w:val="PParagraph"/>
        <w:rPr>
          <w:lang w:eastAsia="nb-NO"/>
        </w:rPr>
      </w:pPr>
      <w:del w:id="216" w:author="PH" w:date="2024-11-11T21:23:00Z" w16du:dateUtc="2024-11-11T20:23:00Z">
        <w:r w:rsidDel="004C6F2E">
          <w:rPr>
            <w:lang w:eastAsia="nb-NO"/>
          </w:rPr>
          <w:delText xml:space="preserve">BUSDOX </w:delText>
        </w:r>
      </w:del>
      <w:ins w:id="217" w:author="PH" w:date="2024-11-11T21:23:00Z" w16du:dateUtc="2024-11-11T20:23:00Z">
        <w:r w:rsidR="004C6F2E">
          <w:rPr>
            <w:lang w:eastAsia="nb-NO"/>
          </w:rPr>
          <w:t>The Peppol Network</w:t>
        </w:r>
        <w:r w:rsidR="004C6F2E">
          <w:rPr>
            <w:lang w:eastAsia="nb-NO"/>
          </w:rPr>
          <w:t xml:space="preserve"> </w:t>
        </w:r>
      </w:ins>
      <w:r>
        <w:rPr>
          <w:lang w:eastAsia="nb-NO"/>
        </w:rPr>
        <w:t xml:space="preserve">functions by means of logical addresses for the metadata of services offered by a participant, of the form: </w:t>
      </w:r>
    </w:p>
    <w:p w14:paraId="167E46EF" w14:textId="77777777" w:rsidR="0090238C" w:rsidRDefault="0090238C" w:rsidP="00C767FA">
      <w:pPr>
        <w:pStyle w:val="Code"/>
      </w:pPr>
      <w:r>
        <w:t>http://&lt;hash over recipientID&gt;.&lt;schemeID&gt;.&lt;SML domain&gt;/&lt;recipientID&gt;/services/&lt;documentType&gt;</w:t>
      </w:r>
    </w:p>
    <w:p w14:paraId="057406AF" w14:textId="444FE546" w:rsidR="0090238C" w:rsidRDefault="0090238C" w:rsidP="0090238C">
      <w:pPr>
        <w:pStyle w:val="PParagraph"/>
        <w:rPr>
          <w:lang w:eastAsia="nb-NO"/>
        </w:rPr>
      </w:pPr>
      <w:del w:id="218" w:author="PH" w:date="2024-11-11T21:23:00Z" w16du:dateUtc="2024-11-11T20:23:00Z">
        <w:r w:rsidDel="004C6F2E">
          <w:rPr>
            <w:lang w:eastAsia="nb-NO"/>
          </w:rPr>
          <w:delText xml:space="preserve">BUSDOX </w:delText>
        </w:r>
      </w:del>
      <w:ins w:id="219" w:author="PH" w:date="2024-11-11T21:23:00Z" w16du:dateUtc="2024-11-11T20:23:00Z">
        <w:r w:rsidR="004C6F2E">
          <w:rPr>
            <w:lang w:eastAsia="nb-NO"/>
          </w:rPr>
          <w:t>Peppol</w:t>
        </w:r>
        <w:r w:rsidR="004C6F2E">
          <w:rPr>
            <w:lang w:eastAsia="nb-NO"/>
          </w:rPr>
          <w:t xml:space="preserve">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alphabetic character.</w:t>
      </w:r>
    </w:p>
    <w:p w14:paraId="4F312278" w14:textId="3E715B0D" w:rsidR="0090238C" w:rsidRDefault="0090238C" w:rsidP="0090238C">
      <w:pPr>
        <w:pStyle w:val="PParagraph"/>
        <w:rPr>
          <w:lang w:eastAsia="nb-NO"/>
        </w:rPr>
      </w:pPr>
      <w:del w:id="220" w:author="PH" w:date="2024-11-11T21:23:00Z" w16du:dateUtc="2024-11-11T20:23:00Z">
        <w:r w:rsidDel="00EE6587">
          <w:rPr>
            <w:lang w:eastAsia="nb-NO"/>
          </w:rPr>
          <w:delText xml:space="preserve">BUSDOX </w:delText>
        </w:r>
      </w:del>
      <w:ins w:id="221" w:author="PH" w:date="2024-11-11T21:23:00Z" w16du:dateUtc="2024-11-11T20:23:00Z">
        <w:r w:rsidR="00EE6587">
          <w:rPr>
            <w:lang w:eastAsia="nb-NO"/>
          </w:rPr>
          <w:t>Peppol</w:t>
        </w:r>
        <w:r w:rsidR="00EE6587">
          <w:rPr>
            <w:lang w:eastAsia="nb-NO"/>
          </w:rPr>
          <w:t xml:space="preserve">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222" w:author="PH" w:date="2024-11-11T21:26:00Z" w16du:dateUtc="2024-11-11T20:26:00Z">
        <w:r w:rsidR="005A1754">
          <w:rPr>
            <w:lang w:eastAsia="nb-NO"/>
          </w:rPr>
          <w:t xml:space="preserve">lowercased </w:t>
        </w:r>
      </w:ins>
      <w:r>
        <w:rPr>
          <w:lang w:eastAsia="nb-NO"/>
        </w:rPr>
        <w:t xml:space="preserve">participant ID is always used, using the </w:t>
      </w:r>
      <w:del w:id="223" w:author="PH" w:date="2024-11-11T21:24:00Z" w16du:dateUtc="2024-11-11T20:24:00Z">
        <w:r w:rsidDel="00704B0A">
          <w:rPr>
            <w:lang w:eastAsia="nb-NO"/>
          </w:rPr>
          <w:delText xml:space="preserve">MD5 </w:delText>
        </w:r>
      </w:del>
      <w:ins w:id="224" w:author="PH" w:date="2024-11-11T21:24:00Z" w16du:dateUtc="2024-11-11T20:24:00Z">
        <w:r w:rsidR="00704B0A">
          <w:rPr>
            <w:lang w:eastAsia="nb-NO"/>
          </w:rPr>
          <w:t>SHA-256</w:t>
        </w:r>
        <w:r w:rsidR="00704B0A">
          <w:rPr>
            <w:lang w:eastAsia="nb-NO"/>
          </w:rPr>
          <w:t xml:space="preserve"> </w:t>
        </w:r>
      </w:ins>
      <w:r>
        <w:rPr>
          <w:lang w:eastAsia="nb-NO"/>
        </w:rPr>
        <w:t>hash algorithm</w:t>
      </w:r>
      <w:ins w:id="225" w:author="PH" w:date="2024-11-11T21:26:00Z" w16du:dateUtc="2024-11-11T20:26:00Z">
        <w:r w:rsidR="00273BFC">
          <w:rPr>
            <w:lang w:eastAsia="nb-NO"/>
          </w:rPr>
          <w:t xml:space="preserve"> (see [SHA256])</w:t>
        </w:r>
      </w:ins>
      <w:del w:id="226" w:author="PH" w:date="2024-11-11T21:24:00Z" w16du:dateUtc="2024-11-11T20:24:00Z">
        <w:r w:rsidDel="00704B0A">
          <w:rPr>
            <w:lang w:eastAsia="nb-NO"/>
          </w:rPr>
          <w:delText xml:space="preserve"> [MD5], and prefixed by "B-"</w:delText>
        </w:r>
      </w:del>
      <w:r>
        <w:rPr>
          <w:lang w:eastAsia="nb-NO"/>
        </w:rPr>
        <w:t>.</w:t>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227" w:author="PH" w:date="2024-11-11T21:26:00Z" w16du:dateUtc="2024-11-11T20:26:00Z">
        <w:r w:rsidDel="005A1754">
          <w:rPr>
            <w:lang w:eastAsia="nb-NO"/>
          </w:rPr>
          <w:delText xml:space="preserve">MD5 </w:delText>
        </w:r>
      </w:del>
      <w:ins w:id="228" w:author="PH" w:date="2024-11-11T21:26:00Z" w16du:dateUtc="2024-11-11T20:26:00Z">
        <w:r w:rsidR="005A1754">
          <w:rPr>
            <w:lang w:eastAsia="nb-NO"/>
          </w:rPr>
          <w:t>SHA-256</w:t>
        </w:r>
        <w:r w:rsidR="005A1754">
          <w:rPr>
            <w:lang w:eastAsia="nb-NO"/>
          </w:rPr>
          <w:t xml:space="preserve"> </w:t>
        </w:r>
      </w:ins>
      <w:r>
        <w:rPr>
          <w:lang w:eastAsia="nb-NO"/>
        </w:rPr>
        <w:t xml:space="preserve">hash is </w:t>
      </w:r>
      <w:ins w:id="229" w:author="PH" w:date="2024-11-11T21:28:00Z" w16du:dateUtc="2024-11-11T20:28:00Z">
        <w:r w:rsidR="008E7908" w:rsidRPr="008E7908">
          <w:rPr>
            <w:rStyle w:val="InlinecodeZchn"/>
            <w:rFonts w:eastAsiaTheme="minorHAnsi"/>
            <w:rPrChange w:id="230" w:author="PH" w:date="2024-11-11T21:28:00Z" w16du:dateUtc="2024-11-11T20:28:00Z">
              <w:rPr>
                <w:lang w:eastAsia="nb-NO"/>
              </w:rPr>
            </w:rPrChange>
          </w:rPr>
          <w:t>XUKHFQABQZIKI3YKVR2FHR4SNFA3PF5VPQ6K4TONV3LMVSY5ARVQ</w:t>
        </w:r>
      </w:ins>
      <w:del w:id="231"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232" w:name="_Toc71821152"/>
      <w:bookmarkStart w:id="233" w:name="_Toc182254523"/>
      <w:r w:rsidRPr="00851205">
        <w:t>Manage</w:t>
      </w:r>
      <w:r>
        <w:t>Business</w:t>
      </w:r>
      <w:r w:rsidRPr="00851205">
        <w:t>Identifier interface</w:t>
      </w:r>
      <w:bookmarkEnd w:id="232"/>
      <w:bookmarkEnd w:id="233"/>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234" w:author="PH" w:date="2024-11-11T21:29:00Z" w16du:dateUtc="2024-11-11T20:29:00Z">
        <w:r w:rsidRPr="00851205" w:rsidDel="00066B3D">
          <w:delText>Service Metadata Publishers</w:delText>
        </w:r>
      </w:del>
      <w:ins w:id="235" w:author="PH" w:date="2024-11-11T21:29:00Z" w16du:dateUtc="2024-11-11T20:29:00Z">
        <w:r w:rsidR="00066B3D">
          <w:t>SMPs</w:t>
        </w:r>
      </w:ins>
      <w:r w:rsidRPr="00851205">
        <w:t xml:space="preserve"> to manage the information in the </w:t>
      </w:r>
      <w:del w:id="236" w:author="PH" w:date="2024-11-11T21:29:00Z" w16du:dateUtc="2024-11-11T20:29:00Z">
        <w:r w:rsidRPr="00851205" w:rsidDel="00066B3D">
          <w:delText>Service Metadata Locator</w:delText>
        </w:r>
      </w:del>
      <w:ins w:id="237"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238" w:author="PH" w:date="2024-11-11T21:31:00Z" w16du:dateUtc="2024-11-11T20:31:00Z"/>
        </w:rPr>
      </w:pPr>
      <w:r w:rsidRPr="00851205">
        <w:t xml:space="preserve">This interface requires authentication of the </w:t>
      </w:r>
      <w:del w:id="239" w:author="PH" w:date="2024-11-11T21:29:00Z" w16du:dateUtc="2024-11-11T20:29:00Z">
        <w:r w:rsidRPr="00851205" w:rsidDel="00066B3D">
          <w:delText>Service Metadata Publisher</w:delText>
        </w:r>
      </w:del>
      <w:ins w:id="240" w:author="PH" w:date="2024-11-11T21:29:00Z" w16du:dateUtc="2024-11-11T20:29:00Z">
        <w:r w:rsidR="00066B3D">
          <w:t>SMP</w:t>
        </w:r>
      </w:ins>
      <w:r w:rsidRPr="00851205">
        <w:t xml:space="preserve">. The identity of the </w:t>
      </w:r>
      <w:del w:id="241" w:author="PH" w:date="2024-11-11T21:29:00Z" w16du:dateUtc="2024-11-11T20:29:00Z">
        <w:r w:rsidRPr="00851205" w:rsidDel="00066B3D">
          <w:delText>Service Metadata Publisher</w:delText>
        </w:r>
      </w:del>
      <w:ins w:id="242" w:author="PH" w:date="2024-11-11T21:29:00Z" w16du:dateUtc="2024-11-11T20:29:00Z">
        <w:r w:rsidR="00066B3D">
          <w:t>SMP</w:t>
        </w:r>
      </w:ins>
      <w:r w:rsidRPr="00851205">
        <w:t xml:space="preserve"> derived from the authentication process identifies the </w:t>
      </w:r>
      <w:del w:id="243" w:author="PH" w:date="2024-11-11T21:30:00Z" w16du:dateUtc="2024-11-11T20:30:00Z">
        <w:r w:rsidRPr="00851205" w:rsidDel="00066B3D">
          <w:delText>Service Metadata Publisher</w:delText>
        </w:r>
      </w:del>
      <w:ins w:id="244"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245" w:author="PH" w:date="2024-11-11T21:30:00Z" w16du:dateUtc="2024-11-11T20:30:00Z"/>
        </w:rPr>
      </w:pPr>
      <w:del w:id="246"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247" w:author="PH" w:date="2024-11-11T21:30:00Z" w16du:dateUtc="2024-11-11T20:30:00Z"/>
        </w:rPr>
      </w:pPr>
      <w:del w:id="248"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249" w:author="PH" w:date="2024-11-11T21:30:00Z" w16du:dateUtc="2024-11-11T20:30:00Z"/>
        </w:rPr>
      </w:pPr>
      <w:del w:id="250"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251"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lastRenderedPageBreak/>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252" w:name="_Toc182254524"/>
      <w:r w:rsidRPr="00154AAE">
        <w:t>Create()</w:t>
      </w:r>
      <w:bookmarkEnd w:id="252"/>
    </w:p>
    <w:p w14:paraId="0CB2C74B" w14:textId="08D71F38" w:rsidR="005B7FC3" w:rsidRPr="00851205" w:rsidRDefault="005B7FC3" w:rsidP="005B7FC3">
      <w:pPr>
        <w:pStyle w:val="PParagraph"/>
      </w:pPr>
      <w:r w:rsidRPr="00851205">
        <w:t xml:space="preserve">Creates an entry in the </w:t>
      </w:r>
      <w:del w:id="253" w:author="PH" w:date="2024-11-11T21:53:00Z" w16du:dateUtc="2024-11-11T20:53:00Z">
        <w:r w:rsidRPr="00851205" w:rsidDel="00E314DC">
          <w:delText>Service Metadata Locator</w:delText>
        </w:r>
      </w:del>
      <w:ins w:id="254"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255" w:author="PH" w:date="2024-11-11T21:53:00Z" w16du:dateUtc="2024-11-11T20:53:00Z">
        <w:r w:rsidRPr="00851205" w:rsidDel="00E314DC">
          <w:delText>Service Metadata Locator</w:delText>
        </w:r>
      </w:del>
      <w:ins w:id="256" w:author="PH" w:date="2024-11-11T21:53:00Z" w16du:dateUtc="2024-11-11T20:53:00Z">
        <w:r w:rsidR="00E314DC">
          <w:t>SML</w:t>
        </w:r>
      </w:ins>
      <w:r w:rsidRPr="00851205">
        <w:t xml:space="preserve"> Service by the </w:t>
      </w:r>
      <w:del w:id="257" w:author="PH" w:date="2024-11-11T21:49:00Z" w16du:dateUtc="2024-11-11T20:49:00Z">
        <w:r w:rsidRPr="00851205" w:rsidDel="00AF18C2">
          <w:delText>Service Metadata Publisher</w:delText>
        </w:r>
      </w:del>
      <w:ins w:id="258"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259" w:name="_Toc182254525"/>
      <w:r w:rsidRPr="00154AAE">
        <w:t>CreateList()</w:t>
      </w:r>
      <w:bookmarkEnd w:id="259"/>
    </w:p>
    <w:p w14:paraId="47C55B35" w14:textId="3B822F80" w:rsidR="005B7FC3" w:rsidRPr="00851205" w:rsidRDefault="005B7FC3" w:rsidP="000F5393">
      <w:pPr>
        <w:pStyle w:val="PParagraph"/>
      </w:pPr>
      <w:r w:rsidRPr="00851205">
        <w:t xml:space="preserve">Creates a set of entries in the </w:t>
      </w:r>
      <w:del w:id="260" w:author="PH" w:date="2024-11-11T21:53:00Z" w16du:dateUtc="2024-11-11T20:53:00Z">
        <w:r w:rsidRPr="00851205" w:rsidDel="006E16EC">
          <w:delText>Service Metadata Locator</w:delText>
        </w:r>
      </w:del>
      <w:ins w:id="261"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262" w:author="PH" w:date="2024-11-11T21:54:00Z" w16du:dateUtc="2024-11-11T20:54:00Z">
        <w:r w:rsidRPr="00851205" w:rsidDel="006E16EC">
          <w:delText>Service Metadata Locator</w:delText>
        </w:r>
      </w:del>
      <w:ins w:id="263" w:author="PH" w:date="2024-11-11T21:54:00Z" w16du:dateUtc="2024-11-11T20:54:00Z">
        <w:r w:rsidR="006E16EC">
          <w:t>SML</w:t>
        </w:r>
      </w:ins>
      <w:r w:rsidRPr="00851205">
        <w:t xml:space="preserve"> Service by the </w:t>
      </w:r>
      <w:del w:id="264" w:author="PH" w:date="2024-11-11T21:49:00Z" w16du:dateUtc="2024-11-11T20:49:00Z">
        <w:r w:rsidRPr="00851205" w:rsidDel="00FF77F8">
          <w:delText>Service Metadata Publisher</w:delText>
        </w:r>
      </w:del>
      <w:ins w:id="265"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266" w:author="PH" w:date="2024-11-11T21:54:00Z" w16du:dateUtc="2024-11-11T20:54:00Z">
        <w:r w:rsidRPr="00851205" w:rsidDel="00FE26A1">
          <w:delText>Service Metadata Locator</w:delText>
        </w:r>
      </w:del>
      <w:ins w:id="267"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lastRenderedPageBreak/>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268" w:name="_Toc182254526"/>
      <w:r w:rsidRPr="00154AAE">
        <w:t>Delete()</w:t>
      </w:r>
      <w:bookmarkEnd w:id="268"/>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269" w:name="_Toc182254527"/>
      <w:r w:rsidRPr="00154AAE">
        <w:t>DeleteList()</w:t>
      </w:r>
      <w:bookmarkEnd w:id="269"/>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270" w:author="PH" w:date="2024-11-11T21:54:00Z" w16du:dateUtc="2024-11-11T20:54:00Z">
        <w:r w:rsidRPr="00851205" w:rsidDel="00681703">
          <w:delText>Service Metadata Locator</w:delText>
        </w:r>
      </w:del>
      <w:ins w:id="271"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lastRenderedPageBreak/>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272" w:name="_Toc182254528"/>
      <w:r w:rsidRPr="00154AAE">
        <w:t>PrepareToMigrate()</w:t>
      </w:r>
      <w:bookmarkEnd w:id="272"/>
    </w:p>
    <w:p w14:paraId="0C906B37" w14:textId="49413842" w:rsidR="005B7FC3" w:rsidRPr="00851205" w:rsidRDefault="005B7FC3" w:rsidP="00336DEA">
      <w:pPr>
        <w:pStyle w:val="PParagraph"/>
      </w:pPr>
      <w:r w:rsidRPr="00851205">
        <w:t>Prepares a Participant Identifier for migration to a</w:t>
      </w:r>
      <w:del w:id="273" w:author="PH" w:date="2024-11-11T21:49:00Z" w16du:dateUtc="2024-11-11T20:49:00Z">
        <w:r w:rsidRPr="00851205" w:rsidDel="008C0AC6">
          <w:delText xml:space="preserve"> new</w:delText>
        </w:r>
      </w:del>
      <w:ins w:id="274" w:author="PH" w:date="2024-11-11T21:49:00Z" w16du:dateUtc="2024-11-11T20:49:00Z">
        <w:r w:rsidR="008C0AC6">
          <w:t>nother</w:t>
        </w:r>
      </w:ins>
      <w:r w:rsidRPr="00851205">
        <w:t xml:space="preserve"> </w:t>
      </w:r>
      <w:del w:id="275" w:author="PH" w:date="2024-11-11T21:49:00Z" w16du:dateUtc="2024-11-11T20:49:00Z">
        <w:r w:rsidRPr="00851205" w:rsidDel="008C0AC6">
          <w:delText>Service Metadata Publisher</w:delText>
        </w:r>
      </w:del>
      <w:ins w:id="276" w:author="PH" w:date="2024-11-11T21:49:00Z" w16du:dateUtc="2024-11-11T20:49:00Z">
        <w:r w:rsidR="008C0AC6">
          <w:t>SMP</w:t>
        </w:r>
      </w:ins>
      <w:r w:rsidRPr="00851205">
        <w:t xml:space="preserve">. This operation is called by the </w:t>
      </w:r>
      <w:del w:id="277" w:author="PH" w:date="2024-11-11T21:50:00Z" w16du:dateUtc="2024-11-11T20:50:00Z">
        <w:r w:rsidRPr="00851205" w:rsidDel="008C0AC6">
          <w:delText>Service Metadata Publisher</w:delText>
        </w:r>
      </w:del>
      <w:ins w:id="278" w:author="PH" w:date="2024-11-11T21:50:00Z" w16du:dateUtc="2024-11-11T20:50:00Z">
        <w:r w:rsidR="008C0AC6">
          <w:t>SMP</w:t>
        </w:r>
      </w:ins>
      <w:r w:rsidRPr="00851205">
        <w:t xml:space="preserve"> which currently publishes the metadata for the Participant Identifier. The </w:t>
      </w:r>
      <w:del w:id="279" w:author="PH" w:date="2024-11-11T21:50:00Z" w16du:dateUtc="2024-11-11T20:50:00Z">
        <w:r w:rsidRPr="00851205" w:rsidDel="008C0AC6">
          <w:delText>Service Metadata Publisher</w:delText>
        </w:r>
      </w:del>
      <w:ins w:id="280" w:author="PH" w:date="2024-11-11T21:50:00Z" w16du:dateUtc="2024-11-11T20:50:00Z">
        <w:r w:rsidR="008C0AC6">
          <w:t>SMP</w:t>
        </w:r>
      </w:ins>
      <w:r w:rsidRPr="00851205">
        <w:t xml:space="preserve"> supplies a Migration Code which is used to control the migration process. The Migration Code must be passed (out of band) to the </w:t>
      </w:r>
      <w:del w:id="281" w:author="PH" w:date="2024-11-11T21:50:00Z" w16du:dateUtc="2024-11-11T20:50:00Z">
        <w:r w:rsidRPr="00851205" w:rsidDel="008C0AC6">
          <w:delText>Service Metadata Publisher</w:delText>
        </w:r>
      </w:del>
      <w:ins w:id="282"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283" w:author="PH" w:date="2024-11-11T21:50:00Z" w16du:dateUtc="2024-11-11T20:50:00Z">
        <w:r w:rsidRPr="00851205" w:rsidDel="00021C7B">
          <w:delText>Service Metadata Publisher</w:delText>
        </w:r>
      </w:del>
      <w:ins w:id="284"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285" w:author="PH" w:date="2024-11-11T21:50:00Z" w16du:dateUtc="2024-11-11T20:50:00Z">
        <w:r w:rsidRPr="00851205" w:rsidDel="0018731B">
          <w:delText>Service Metadata Publisher</w:delText>
        </w:r>
      </w:del>
      <w:ins w:id="286"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287" w:name="_Toc182254529"/>
      <w:r w:rsidRPr="00154AAE">
        <w:t>Migrate()</w:t>
      </w:r>
      <w:bookmarkEnd w:id="287"/>
    </w:p>
    <w:p w14:paraId="56D09200" w14:textId="2C3CE804" w:rsidR="005B7FC3" w:rsidRPr="00851205" w:rsidRDefault="005B7FC3" w:rsidP="00336DEA">
      <w:pPr>
        <w:pStyle w:val="PParagraph"/>
      </w:pPr>
      <w:r w:rsidRPr="00851205">
        <w:t xml:space="preserve">Migrates a Participant Identifier already held by the </w:t>
      </w:r>
      <w:del w:id="288" w:author="PH" w:date="2024-11-11T21:50:00Z" w16du:dateUtc="2024-11-11T20:50:00Z">
        <w:r w:rsidRPr="00851205" w:rsidDel="00AF7234">
          <w:delText>Service Metadata Locator</w:delText>
        </w:r>
      </w:del>
      <w:ins w:id="289" w:author="PH" w:date="2024-11-11T21:50:00Z" w16du:dateUtc="2024-11-11T20:50:00Z">
        <w:r w:rsidR="00AF7234">
          <w:t>SML</w:t>
        </w:r>
      </w:ins>
      <w:r w:rsidRPr="00851205">
        <w:t xml:space="preserve"> Service to target a new </w:t>
      </w:r>
      <w:del w:id="290" w:author="PH" w:date="2024-11-11T21:50:00Z" w16du:dateUtc="2024-11-11T20:50:00Z">
        <w:r w:rsidRPr="00851205" w:rsidDel="00AF7234">
          <w:delText>Service Metadata Publisher</w:delText>
        </w:r>
      </w:del>
      <w:ins w:id="291" w:author="PH" w:date="2024-11-11T21:50:00Z" w16du:dateUtc="2024-11-11T20:50:00Z">
        <w:r w:rsidR="00AF7234">
          <w:t>SMP</w:t>
        </w:r>
      </w:ins>
      <w:r w:rsidRPr="00851205">
        <w:t xml:space="preserve">. This operation is called by the </w:t>
      </w:r>
      <w:del w:id="292" w:author="PH" w:date="2024-11-11T21:50:00Z" w16du:dateUtc="2024-11-11T20:50:00Z">
        <w:r w:rsidRPr="00851205" w:rsidDel="00AF7234">
          <w:delText>Service Metadata Publisher</w:delText>
        </w:r>
      </w:del>
      <w:ins w:id="293" w:author="PH" w:date="2024-11-11T21:50:00Z" w16du:dateUtc="2024-11-11T20:50:00Z">
        <w:r w:rsidR="00AF7234">
          <w:t>SMP</w:t>
        </w:r>
      </w:ins>
      <w:r w:rsidRPr="00851205">
        <w:t xml:space="preserve"> which is taking over the publishing for the Participant Identifier. The operation requires the new </w:t>
      </w:r>
      <w:del w:id="294" w:author="PH" w:date="2024-11-11T21:50:00Z" w16du:dateUtc="2024-11-11T20:50:00Z">
        <w:r w:rsidRPr="00851205" w:rsidDel="00AF7234">
          <w:delText>Service Metadata Publisher</w:delText>
        </w:r>
      </w:del>
      <w:ins w:id="295" w:author="PH" w:date="2024-11-11T21:50:00Z" w16du:dateUtc="2024-11-11T20:50:00Z">
        <w:r w:rsidR="00AF7234">
          <w:t>SMP</w:t>
        </w:r>
      </w:ins>
      <w:r w:rsidRPr="00851205">
        <w:t xml:space="preserve"> to provide a migration code which was originally obtained from the </w:t>
      </w:r>
      <w:r>
        <w:t xml:space="preserve">old </w:t>
      </w:r>
      <w:del w:id="296" w:author="PH" w:date="2024-11-11T21:50:00Z" w16du:dateUtc="2024-11-11T20:50:00Z">
        <w:r w:rsidDel="00AF7234">
          <w:delText>Service Metadata Publisher</w:delText>
        </w:r>
      </w:del>
      <w:ins w:id="297" w:author="PH" w:date="2024-11-11T21:50:00Z" w16du:dateUtc="2024-11-11T20:50:00Z">
        <w:r w:rsidR="00AF7234">
          <w:t>SMP</w:t>
        </w:r>
      </w:ins>
      <w:r>
        <w:t>.</w:t>
      </w:r>
    </w:p>
    <w:p w14:paraId="1A7DE44B" w14:textId="77777777" w:rsidR="005B7FC3" w:rsidRPr="00851205" w:rsidRDefault="005B7FC3" w:rsidP="00336DEA">
      <w:pPr>
        <w:pStyle w:val="PParagraph"/>
      </w:pPr>
      <w:r w:rsidRPr="00851205">
        <w:lastRenderedPageBreak/>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298" w:author="PH" w:date="2024-11-11T21:50:00Z" w16du:dateUtc="2024-11-11T20:50:00Z">
        <w:r w:rsidRPr="00851205" w:rsidDel="00F64B6C">
          <w:delText>Service Metadata Publisher</w:delText>
        </w:r>
      </w:del>
      <w:ins w:id="299"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300" w:author="PH" w:date="2024-11-11T21:51:00Z" w16du:dateUtc="2024-11-11T20:51:00Z">
        <w:r w:rsidRPr="00851205" w:rsidDel="003838C2">
          <w:delText>Service Metadata Publisher</w:delText>
        </w:r>
      </w:del>
      <w:ins w:id="301"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302" w:name="_Toc182254530"/>
      <w:r w:rsidRPr="00154AAE">
        <w:t>List()</w:t>
      </w:r>
      <w:bookmarkEnd w:id="302"/>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303" w:author="PH" w:date="2024-11-11T21:51:00Z" w16du:dateUtc="2024-11-11T20:51:00Z">
        <w:r w:rsidRPr="00851205" w:rsidDel="003838C2">
          <w:delText>Service Metadata Publisher</w:delText>
        </w:r>
      </w:del>
      <w:ins w:id="304"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305" w:author="PH" w:date="2024-11-11T21:51:00Z" w16du:dateUtc="2024-11-11T20:51:00Z">
        <w:r w:rsidRPr="00851205" w:rsidDel="003838C2">
          <w:delText>Service Metadata Publisher</w:delText>
        </w:r>
      </w:del>
      <w:ins w:id="306"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lastRenderedPageBreak/>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307" w:name="_Toc71821153"/>
      <w:bookmarkStart w:id="308" w:name="_Toc182254531"/>
      <w:r w:rsidRPr="00C9669F">
        <w:t>ManageServiceMetadata interface</w:t>
      </w:r>
      <w:bookmarkEnd w:id="307"/>
      <w:bookmarkEnd w:id="308"/>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309" w:author="PH" w:date="2024-11-11T21:32:00Z" w16du:dateUtc="2024-11-11T20:32:00Z">
        <w:r w:rsidRPr="00C9669F" w:rsidDel="003113D3">
          <w:delText>Service Metadata Publishers</w:delText>
        </w:r>
      </w:del>
      <w:ins w:id="310" w:author="PH" w:date="2024-11-11T21:32:00Z" w16du:dateUtc="2024-11-11T20:32:00Z">
        <w:r w:rsidR="003113D3">
          <w:t>SMPs</w:t>
        </w:r>
      </w:ins>
      <w:r w:rsidRPr="00C9669F">
        <w:t xml:space="preserve"> to manage the metadata held in the </w:t>
      </w:r>
      <w:del w:id="311" w:author="PH" w:date="2024-11-11T21:32:00Z" w16du:dateUtc="2024-11-11T20:32:00Z">
        <w:r w:rsidRPr="00C9669F" w:rsidDel="003113D3">
          <w:delText>Service Metadata Locator</w:delText>
        </w:r>
      </w:del>
      <w:ins w:id="312" w:author="PH" w:date="2024-11-11T21:32:00Z" w16du:dateUtc="2024-11-11T20:32:00Z">
        <w:r w:rsidR="003113D3">
          <w:t>SML</w:t>
        </w:r>
      </w:ins>
      <w:r w:rsidRPr="00C9669F">
        <w:t xml:space="preserve"> Service about their </w:t>
      </w:r>
      <w:del w:id="313" w:author="PH" w:date="2024-11-11T21:32:00Z" w16du:dateUtc="2024-11-11T20:32:00Z">
        <w:r w:rsidRPr="00C9669F" w:rsidDel="003113D3">
          <w:delText>service metadata publisher</w:delText>
        </w:r>
      </w:del>
      <w:ins w:id="314"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315" w:author="PH" w:date="2024-11-11T21:32:00Z" w16du:dateUtc="2024-11-11T20:32:00Z">
        <w:r w:rsidRPr="00C9669F" w:rsidDel="00126A26">
          <w:delText>Service Metadata Publisher</w:delText>
        </w:r>
      </w:del>
      <w:ins w:id="316"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317" w:name="_Toc182254532"/>
      <w:r w:rsidRPr="00154AAE">
        <w:t>Create()</w:t>
      </w:r>
      <w:bookmarkEnd w:id="317"/>
    </w:p>
    <w:p w14:paraId="15B2315C" w14:textId="1ACDA656" w:rsidR="005B7FC3" w:rsidRPr="00C9669F" w:rsidRDefault="005B7FC3" w:rsidP="008F4D80">
      <w:pPr>
        <w:pStyle w:val="PParagraph"/>
      </w:pPr>
      <w:r w:rsidRPr="00C9669F">
        <w:t xml:space="preserve">Establishes a </w:t>
      </w:r>
      <w:del w:id="318" w:author="PH" w:date="2024-11-11T21:51:00Z" w16du:dateUtc="2024-11-11T20:51:00Z">
        <w:r w:rsidRPr="00C9669F" w:rsidDel="00CD5695">
          <w:delText>Service Metadata Publisher</w:delText>
        </w:r>
      </w:del>
      <w:ins w:id="319" w:author="PH" w:date="2024-11-11T21:51:00Z" w16du:dateUtc="2024-11-11T20:51:00Z">
        <w:r w:rsidR="00CD5695">
          <w:t>SMP</w:t>
        </w:r>
      </w:ins>
      <w:r w:rsidRPr="00C9669F">
        <w:t xml:space="preserve"> metadata record, containing the metadata about the </w:t>
      </w:r>
      <w:del w:id="320" w:author="PH" w:date="2024-11-11T21:51:00Z" w16du:dateUtc="2024-11-11T20:51:00Z">
        <w:r w:rsidRPr="00C9669F" w:rsidDel="00CD5695">
          <w:delText>Service Metadata Publisher</w:delText>
        </w:r>
      </w:del>
      <w:ins w:id="321"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322" w:author="PH" w:date="2024-11-11T21:51:00Z" w16du:dateUtc="2024-11-11T20:51:00Z">
        <w:r w:rsidRPr="00C9669F" w:rsidDel="00CD5695">
          <w:delText>service metadata publisher</w:delText>
        </w:r>
      </w:del>
      <w:ins w:id="323"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lastRenderedPageBreak/>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324" w:name="_Toc182254533"/>
      <w:r w:rsidRPr="00154AAE">
        <w:t>Read()</w:t>
      </w:r>
      <w:bookmarkEnd w:id="324"/>
    </w:p>
    <w:p w14:paraId="6119C74D" w14:textId="140D185C" w:rsidR="005B7FC3" w:rsidRPr="00C9669F" w:rsidRDefault="005B7FC3" w:rsidP="008F4D80">
      <w:pPr>
        <w:pStyle w:val="PParagraph"/>
      </w:pPr>
      <w:r w:rsidRPr="00C9669F">
        <w:t xml:space="preserve">Retrieves the </w:t>
      </w:r>
      <w:del w:id="325" w:author="PH" w:date="2024-11-11T21:51:00Z" w16du:dateUtc="2024-11-11T20:51:00Z">
        <w:r w:rsidRPr="00C9669F" w:rsidDel="00CC1E44">
          <w:delText>Service Metadata Publisher</w:delText>
        </w:r>
      </w:del>
      <w:ins w:id="326" w:author="PH" w:date="2024-11-11T21:51:00Z" w16du:dateUtc="2024-11-11T20:51:00Z">
        <w:r w:rsidR="00CC1E44">
          <w:t>SMP</w:t>
        </w:r>
      </w:ins>
      <w:r w:rsidRPr="00C9669F">
        <w:t xml:space="preserve"> record for </w:t>
      </w:r>
      <w:r>
        <w:t xml:space="preserve">the </w:t>
      </w:r>
      <w:del w:id="327" w:author="PH" w:date="2024-11-11T21:51:00Z" w16du:dateUtc="2024-11-11T20:51:00Z">
        <w:r w:rsidDel="00CC1E44">
          <w:delText>Service Metadata Publisher</w:delText>
        </w:r>
      </w:del>
      <w:ins w:id="328"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329" w:author="PH" w:date="2024-11-11T21:51:00Z" w16du:dateUtc="2024-11-11T20:51:00Z">
        <w:r w:rsidRPr="00C9669F" w:rsidDel="00CC1E44">
          <w:delText>Service Metadata Publisher</w:delText>
        </w:r>
      </w:del>
      <w:ins w:id="330"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331" w:author="PH" w:date="2024-11-11T21:51:00Z" w16du:dateUtc="2024-11-11T20:51:00Z">
        <w:r w:rsidRPr="00C9669F" w:rsidDel="00CC1E44">
          <w:delText>service metadata publisher</w:delText>
        </w:r>
      </w:del>
      <w:ins w:id="332"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333" w:name="_Toc182254534"/>
      <w:r w:rsidRPr="00154AAE">
        <w:t>Update()</w:t>
      </w:r>
      <w:bookmarkEnd w:id="333"/>
    </w:p>
    <w:p w14:paraId="3B3CDE5E" w14:textId="32E285CC" w:rsidR="005B7FC3" w:rsidRPr="00C9669F" w:rsidRDefault="005B7FC3" w:rsidP="008F4D80">
      <w:pPr>
        <w:pStyle w:val="PParagraph"/>
      </w:pPr>
      <w:r w:rsidRPr="00C9669F">
        <w:t xml:space="preserve">Updates the </w:t>
      </w:r>
      <w:del w:id="334" w:author="PH" w:date="2024-11-11T21:51:00Z" w16du:dateUtc="2024-11-11T20:51:00Z">
        <w:r w:rsidRPr="00C9669F" w:rsidDel="00527960">
          <w:delText>Service Metadata Publisher</w:delText>
        </w:r>
      </w:del>
      <w:ins w:id="335" w:author="PH" w:date="2024-11-11T21:51:00Z" w16du:dateUtc="2024-11-11T20:51:00Z">
        <w:r w:rsidR="00527960">
          <w:t>SMP</w:t>
        </w:r>
      </w:ins>
      <w:r w:rsidRPr="00C9669F">
        <w:t xml:space="preserve"> record for the </w:t>
      </w:r>
      <w:del w:id="336"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337"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338" w:author="PH" w:date="2024-11-11T21:52:00Z" w16du:dateUtc="2024-11-11T20:52:00Z">
        <w:r w:rsidRPr="00C9669F" w:rsidDel="006C026D">
          <w:delText>service metadata publisher</w:delText>
        </w:r>
      </w:del>
      <w:ins w:id="339"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lastRenderedPageBreak/>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340" w:name="_Toc182254535"/>
      <w:r w:rsidRPr="00154AAE">
        <w:t>Delete()</w:t>
      </w:r>
      <w:bookmarkEnd w:id="340"/>
    </w:p>
    <w:p w14:paraId="0ACAFEBA" w14:textId="49E1A96F" w:rsidR="005B7FC3" w:rsidRPr="00C9669F" w:rsidRDefault="005B7FC3" w:rsidP="008F4D80">
      <w:pPr>
        <w:pStyle w:val="PParagraph"/>
      </w:pPr>
      <w:r w:rsidRPr="00C9669F">
        <w:t xml:space="preserve">Deletes the </w:t>
      </w:r>
      <w:del w:id="341" w:author="PH" w:date="2024-11-11T21:52:00Z" w16du:dateUtc="2024-11-11T20:52:00Z">
        <w:r w:rsidRPr="00C9669F" w:rsidDel="00666784">
          <w:delText>Service Met</w:delText>
        </w:r>
        <w:r w:rsidDel="00666784">
          <w:delText>adata Publisher</w:delText>
        </w:r>
      </w:del>
      <w:ins w:id="342" w:author="PH" w:date="2024-11-11T21:52:00Z" w16du:dateUtc="2024-11-11T20:52:00Z">
        <w:r w:rsidR="00666784">
          <w:t>SMP</w:t>
        </w:r>
      </w:ins>
      <w:r>
        <w:t xml:space="preserve"> record for the </w:t>
      </w:r>
      <w:del w:id="343"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344"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345" w:author="PH" w:date="2024-11-11T21:52:00Z" w16du:dateUtc="2024-11-11T20:52:00Z">
        <w:r w:rsidRPr="00C9669F" w:rsidDel="00666784">
          <w:delText>Service Metadata Publisher</w:delText>
        </w:r>
      </w:del>
      <w:ins w:id="346"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347" w:name="_Toc71821154"/>
      <w:bookmarkStart w:id="348" w:name="_Toc182254536"/>
      <w:r w:rsidRPr="00C9669F">
        <w:t>Fault Descriptions</w:t>
      </w:r>
      <w:bookmarkEnd w:id="347"/>
      <w:bookmarkEnd w:id="348"/>
    </w:p>
    <w:p w14:paraId="4F2C80BD" w14:textId="77777777" w:rsidR="00DF618B" w:rsidRPr="00DF618B" w:rsidRDefault="00DF618B" w:rsidP="00DF618B">
      <w:pPr>
        <w:pStyle w:val="PParagraph"/>
        <w:rPr>
          <w:rStyle w:val="Fett"/>
        </w:rPr>
      </w:pPr>
      <w:r w:rsidRPr="00DF618B">
        <w:rPr>
          <w:rStyle w:val="Fett"/>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rsidP="00DF618B">
      <w:pPr>
        <w:pStyle w:val="PParagraph"/>
        <w:rPr>
          <w:b/>
          <w:bCs/>
        </w:rPr>
      </w:pPr>
      <w:r w:rsidRPr="00DF618B">
        <w:rPr>
          <w:b/>
          <w:bCs/>
        </w:rPr>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lastRenderedPageBreak/>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rsidP="00DF618B">
      <w:pPr>
        <w:pStyle w:val="PParagraph"/>
        <w:rPr>
          <w:b/>
          <w:bCs/>
        </w:rPr>
      </w:pPr>
      <w:r w:rsidRPr="00DF618B">
        <w:rPr>
          <w:b/>
          <w:bCs/>
        </w:rPr>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rsidP="00DF618B">
      <w:pPr>
        <w:pStyle w:val="PParagraph"/>
        <w:rPr>
          <w:b/>
          <w:bCs/>
        </w:rPr>
      </w:pPr>
      <w:r w:rsidRPr="00DF618B">
        <w:rPr>
          <w:b/>
          <w:bCs/>
        </w:rPr>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349" w:name="_Toc71821155"/>
      <w:bookmarkStart w:id="350" w:name="_Toc182254537"/>
      <w:r w:rsidRPr="00743061">
        <w:t>Service Metadata Locator - data model</w:t>
      </w:r>
      <w:bookmarkEnd w:id="349"/>
      <w:bookmarkEnd w:id="350"/>
      <w:r w:rsidRPr="00743061">
        <w:t xml:space="preserve"> </w:t>
      </w:r>
    </w:p>
    <w:p w14:paraId="335084A7" w14:textId="28E4ECBC" w:rsidR="00DF618B" w:rsidRPr="00743061" w:rsidRDefault="00DF618B" w:rsidP="00DF618B">
      <w:pPr>
        <w:pStyle w:val="PParagraph"/>
      </w:pPr>
      <w:r w:rsidRPr="00743061">
        <w:t xml:space="preserve">The data model for the </w:t>
      </w:r>
      <w:del w:id="351" w:author="PH" w:date="2024-11-11T21:54:00Z" w16du:dateUtc="2024-11-11T20:54:00Z">
        <w:r w:rsidRPr="00743061" w:rsidDel="00056B8C">
          <w:delText>Service Metadata Locator</w:delText>
        </w:r>
      </w:del>
      <w:ins w:id="352"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353" w:name="_Toc71821156"/>
      <w:bookmarkStart w:id="354" w:name="_Toc182254538"/>
      <w:r w:rsidRPr="00743061">
        <w:t>ServiceMetadataPublisherService datatype</w:t>
      </w:r>
      <w:bookmarkEnd w:id="353"/>
      <w:bookmarkEnd w:id="354"/>
      <w:r w:rsidRPr="00743061">
        <w:t xml:space="preserve"> </w:t>
      </w:r>
    </w:p>
    <w:p w14:paraId="312CE010" w14:textId="146BFCB1" w:rsidR="00F7777A" w:rsidRPr="00743061" w:rsidRDefault="00F7777A" w:rsidP="00F7777A">
      <w:pPr>
        <w:pStyle w:val="PParagraph"/>
      </w:pPr>
      <w:r w:rsidRPr="00743061">
        <w:t>Represent</w:t>
      </w:r>
      <w:r>
        <w:t>s a</w:t>
      </w:r>
      <w:ins w:id="355" w:author="PH" w:date="2024-11-11T21:33:00Z" w16du:dateUtc="2024-11-11T20:33:00Z">
        <w:r w:rsidR="000A1C07">
          <w:t>n</w:t>
        </w:r>
      </w:ins>
      <w:r>
        <w:t xml:space="preserve"> </w:t>
      </w:r>
      <w:del w:id="356" w:author="PH" w:date="2024-11-11T21:33:00Z" w16du:dateUtc="2024-11-11T20:33:00Z">
        <w:r w:rsidDel="000A1C07">
          <w:delText>Metadata Publisher</w:delText>
        </w:r>
      </w:del>
      <w:ins w:id="357"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lastRenderedPageBreak/>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358" w:author="PH" w:date="2024-11-11T21:32:00Z" w16du:dateUtc="2024-11-11T20:32:00Z">
        <w:r w:rsidRPr="00743061" w:rsidDel="005F4B28">
          <w:delText>Service Metadata Publishe</w:delText>
        </w:r>
      </w:del>
      <w:ins w:id="359" w:author="PH" w:date="2024-11-11T21:32:00Z" w16du:dateUtc="2024-11-11T20:32:00Z">
        <w:r w:rsidR="005F4B28">
          <w:t>SMP</w:t>
        </w:r>
      </w:ins>
      <w:del w:id="360"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361"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362" w:name="_Toc71821157"/>
      <w:bookmarkStart w:id="363" w:name="_Toc182254539"/>
      <w:r w:rsidRPr="00145049">
        <w:t>ServiceMetadataPublishe</w:t>
      </w:r>
      <w:r>
        <w:t>rServiceForParticipant datatype</w:t>
      </w:r>
      <w:bookmarkEnd w:id="362"/>
      <w:bookmarkEnd w:id="363"/>
    </w:p>
    <w:p w14:paraId="75D428A4" w14:textId="3A852C3E" w:rsidR="00F7777A" w:rsidRPr="00145049" w:rsidRDefault="00F7777A" w:rsidP="00F7777A">
      <w:pPr>
        <w:pStyle w:val="PParagraph"/>
      </w:pPr>
      <w:r w:rsidRPr="00145049">
        <w:t>Represents a</w:t>
      </w:r>
      <w:ins w:id="364" w:author="PH" w:date="2024-11-11T21:33:00Z" w16du:dateUtc="2024-11-11T20:33:00Z">
        <w:r w:rsidR="000A1C07">
          <w:t>n</w:t>
        </w:r>
      </w:ins>
      <w:r w:rsidRPr="00145049">
        <w:t xml:space="preserve"> </w:t>
      </w:r>
      <w:del w:id="365" w:author="PH" w:date="2024-11-11T21:33:00Z" w16du:dateUtc="2024-11-11T20:33:00Z">
        <w:r w:rsidRPr="00145049" w:rsidDel="000A1C07">
          <w:delText>Metadata Publisher</w:delText>
        </w:r>
      </w:del>
      <w:ins w:id="366"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367" w:author="PH" w:date="2024-11-11T21:34:00Z" w16du:dateUtc="2024-11-11T20:34:00Z">
        <w:r w:rsidRPr="00145049" w:rsidDel="00B1076F">
          <w:delText>Service Metadata Publisher</w:delText>
        </w:r>
      </w:del>
      <w:ins w:id="368"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369" w:name="_Toc71821158"/>
      <w:bookmarkStart w:id="370" w:name="_Toc182254540"/>
      <w:r w:rsidRPr="00145049">
        <w:t>ParticipantIdentifier datatype</w:t>
      </w:r>
      <w:bookmarkEnd w:id="369"/>
      <w:bookmarkEnd w:id="370"/>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371" w:author="PH" w:date="2024-11-11T21:34:00Z" w16du:dateUtc="2024-11-11T20:34:00Z">
        <w:r w:rsidDel="00E51BC0">
          <w:delText>Service Metadata Publisher</w:delText>
        </w:r>
      </w:del>
      <w:ins w:id="372"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lastRenderedPageBreak/>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373" w:name="_Toc71821159"/>
      <w:bookmarkStart w:id="374" w:name="_Toc182254541"/>
      <w:r w:rsidRPr="00145049">
        <w:t>ParticipantIdentifier format</w:t>
      </w:r>
      <w:bookmarkEnd w:id="373"/>
      <w:bookmarkEnd w:id="374"/>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375" w:name="_Toc71821160"/>
      <w:bookmarkStart w:id="376" w:name="_Toc182254542"/>
      <w:r w:rsidRPr="00145049">
        <w:t>Par</w:t>
      </w:r>
      <w:r>
        <w:t>ticipantIdentifierPage datatype</w:t>
      </w:r>
      <w:bookmarkEnd w:id="375"/>
      <w:bookmarkEnd w:id="376"/>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377" w:author="PH" w:date="2024-11-11T21:54:00Z" w16du:dateUtc="2024-11-11T20:54:00Z">
        <w:r w:rsidRPr="00145049" w:rsidDel="00FF592F">
          <w:delText>Service Metadata Locator</w:delText>
        </w:r>
      </w:del>
      <w:ins w:id="378" w:author="PH" w:date="2024-11-11T21:54:00Z" w16du:dateUtc="2024-11-11T20:54:00Z">
        <w:r w:rsidR="00FF592F">
          <w:t>SML</w:t>
        </w:r>
      </w:ins>
      <w:r w:rsidRPr="00145049">
        <w:t xml:space="preserve"> </w:t>
      </w:r>
      <w:del w:id="379" w:author="PH" w:date="2024-11-11T21:54:00Z" w16du:dateUtc="2024-11-11T20:54:00Z">
        <w:r w:rsidRPr="00145049" w:rsidDel="00FF592F">
          <w:delText>service</w:delText>
        </w:r>
      </w:del>
      <w:ins w:id="380"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381" w:name="_Toc71821161"/>
      <w:bookmarkStart w:id="382" w:name="_Toc182254543"/>
      <w:r>
        <w:t>MigrationRecord</w:t>
      </w:r>
      <w:bookmarkEnd w:id="381"/>
      <w:bookmarkEnd w:id="382"/>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383" w:author="PH" w:date="2024-11-11T21:34:00Z" w16du:dateUtc="2024-11-11T20:34:00Z">
        <w:r w:rsidRPr="00160364" w:rsidDel="003A6355">
          <w:delText>Service Metadata Publisher</w:delText>
        </w:r>
      </w:del>
      <w:ins w:id="384" w:author="PH" w:date="2024-11-11T21:34:00Z" w16du:dateUtc="2024-11-11T20:34:00Z">
        <w:r w:rsidR="003A6355">
          <w:t>SMP</w:t>
        </w:r>
      </w:ins>
      <w:r w:rsidRPr="00160364">
        <w:t xml:space="preserve"> to a</w:t>
      </w:r>
      <w:del w:id="385" w:author="PH" w:date="2024-11-11T21:34:00Z" w16du:dateUtc="2024-11-11T20:34:00Z">
        <w:r w:rsidRPr="00160364" w:rsidDel="00104C29">
          <w:delText xml:space="preserve"> different</w:delText>
        </w:r>
      </w:del>
      <w:ins w:id="386" w:author="PH" w:date="2024-11-11T21:34:00Z" w16du:dateUtc="2024-11-11T20:34:00Z">
        <w:r w:rsidR="00104C29">
          <w:t>nother</w:t>
        </w:r>
      </w:ins>
      <w:r w:rsidRPr="00160364">
        <w:t xml:space="preserve"> </w:t>
      </w:r>
      <w:del w:id="387" w:author="PH" w:date="2024-11-11T21:34:00Z" w16du:dateUtc="2024-11-11T20:34:00Z">
        <w:r w:rsidRPr="00160364" w:rsidDel="003A6355">
          <w:delText>Service Metadata Publisher</w:delText>
        </w:r>
      </w:del>
      <w:ins w:id="388"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lastRenderedPageBreak/>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389" w:author="PH" w:date="2024-11-11T21:35:00Z" w16du:dateUtc="2024-11-11T20:35:00Z">
        <w:r w:rsidRPr="00160364" w:rsidDel="009B1011">
          <w:delText>Service Metadata Publisher</w:delText>
        </w:r>
      </w:del>
      <w:ins w:id="390"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391" w:name="_Toc71821162"/>
      <w:bookmarkStart w:id="392" w:name="_Toc182254544"/>
      <w:r w:rsidRPr="00A74A24">
        <w:t>Service Bindings</w:t>
      </w:r>
      <w:bookmarkEnd w:id="391"/>
      <w:bookmarkEnd w:id="392"/>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393" w:author="PH" w:date="2024-11-11T21:54:00Z" w16du:dateUtc="2024-11-11T20:54:00Z">
        <w:r w:rsidRPr="00A74A24" w:rsidDel="00D75B8E">
          <w:delText xml:space="preserve">Service Metadata </w:delText>
        </w:r>
        <w:r w:rsidDel="00D75B8E">
          <w:delText>Locator</w:delText>
        </w:r>
      </w:del>
      <w:ins w:id="394"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395" w:name="_Toc71821163"/>
      <w:bookmarkStart w:id="396" w:name="_Toc182254545"/>
      <w:r w:rsidRPr="00A74A24">
        <w:t>Services Provided as Web services - characteristics</w:t>
      </w:r>
      <w:bookmarkEnd w:id="395"/>
      <w:bookmarkEnd w:id="396"/>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397" w:name="_Toc71821164"/>
      <w:bookmarkStart w:id="398" w:name="_Toc182254546"/>
      <w:r w:rsidRPr="00A74A24">
        <w:t>Manage</w:t>
      </w:r>
      <w:r>
        <w:t>Business</w:t>
      </w:r>
      <w:r w:rsidRPr="00A74A24">
        <w:t>Identifier service - binding</w:t>
      </w:r>
      <w:bookmarkEnd w:id="397"/>
      <w:bookmarkEnd w:id="398"/>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399" w:name="_Toc71821165"/>
      <w:bookmarkStart w:id="400" w:name="_Toc182254547"/>
      <w:r w:rsidRPr="00A74A24">
        <w:t>Transport binding</w:t>
      </w:r>
      <w:bookmarkEnd w:id="399"/>
      <w:bookmarkEnd w:id="400"/>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401" w:author="PH" w:date="2024-11-11T21:38:00Z" w16du:dateUtc="2024-11-11T20:38:00Z">
        <w:r w:rsidRPr="00A74A24" w:rsidDel="009F28DF">
          <w:delText>See a WSDL f</w:delText>
        </w:r>
        <w:r w:rsidDel="009F28DF">
          <w:delText>or this in “Appendix B: WSDLs”.</w:delText>
        </w:r>
      </w:del>
      <w:ins w:id="402"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403" w:name="_Toc71821166"/>
      <w:bookmarkStart w:id="404" w:name="_Toc182254548"/>
      <w:r w:rsidRPr="00A74A24">
        <w:lastRenderedPageBreak/>
        <w:t>Security</w:t>
      </w:r>
      <w:bookmarkEnd w:id="403"/>
      <w:bookmarkEnd w:id="404"/>
    </w:p>
    <w:p w14:paraId="32176B5B" w14:textId="0450D937" w:rsidR="00A569DB" w:rsidRPr="00A74A24" w:rsidRDefault="00A569DB" w:rsidP="003F2FDD">
      <w:pPr>
        <w:pStyle w:val="PParagraph"/>
      </w:pPr>
      <w:r w:rsidRPr="00A74A24">
        <w:t xml:space="preserve">The service is secured at the transport level with a two-way </w:t>
      </w:r>
      <w:del w:id="405" w:author="PH" w:date="2024-11-11T21:35:00Z" w16du:dateUtc="2024-11-11T20:35:00Z">
        <w:r w:rsidRPr="00A74A24" w:rsidDel="002C16F6">
          <w:delText>SSL/</w:delText>
        </w:r>
      </w:del>
      <w:r w:rsidRPr="00A74A24">
        <w:t>TLS connection. The requestor must authenticate using a client certificate</w:t>
      </w:r>
      <w:ins w:id="406" w:author="PH" w:date="2024-11-11T21:36:00Z" w16du:dateUtc="2024-11-11T20:36:00Z">
        <w:r w:rsidR="002C16F6">
          <w:t xml:space="preserve"> (mTLS)</w:t>
        </w:r>
      </w:ins>
      <w:r w:rsidRPr="00A74A24">
        <w:t xml:space="preserve"> issued for use in the infrastructure by a trusted third-party. </w:t>
      </w:r>
      <w:del w:id="407" w:author="PH" w:date="2024-11-11T21:36:00Z" w16du:dateUtc="2024-11-11T20:36:00Z">
        <w:r w:rsidRPr="00A74A24" w:rsidDel="00D15191">
          <w:delText>For example, i</w:delText>
        </w:r>
      </w:del>
      <w:ins w:id="408" w:author="PH" w:date="2024-11-11T21:36:00Z" w16du:dateUtc="2024-11-11T20:36:00Z">
        <w:r w:rsidR="00D15191">
          <w:t>I</w:t>
        </w:r>
      </w:ins>
      <w:r w:rsidRPr="00A74A24">
        <w:t xml:space="preserve">n the </w:t>
      </w:r>
      <w:r>
        <w:t>Peppol</w:t>
      </w:r>
      <w:r w:rsidRPr="00A74A24">
        <w:t xml:space="preserve"> </w:t>
      </w:r>
      <w:del w:id="409" w:author="PH" w:date="2024-11-11T21:36:00Z" w16du:dateUtc="2024-11-11T20:36:00Z">
        <w:r w:rsidRPr="00A74A24" w:rsidDel="00D15191">
          <w:delText>infrastructure</w:delText>
        </w:r>
      </w:del>
      <w:ins w:id="410" w:author="PH" w:date="2024-11-11T21:36:00Z" w16du:dateUtc="2024-11-11T20:36:00Z">
        <w:r w:rsidR="00D15191">
          <w:t>Network</w:t>
        </w:r>
      </w:ins>
      <w:r w:rsidRPr="00A74A24">
        <w:t xml:space="preserve">, a </w:t>
      </w:r>
      <w:r>
        <w:t>Peppol</w:t>
      </w:r>
      <w:r w:rsidRPr="00A74A24">
        <w:t xml:space="preserve"> </w:t>
      </w:r>
      <w:ins w:id="411" w:author="PH" w:date="2024-11-11T21:36:00Z" w16du:dateUtc="2024-11-11T20:36:00Z">
        <w:r w:rsidR="00D15191">
          <w:t xml:space="preserve">SMP </w:t>
        </w:r>
      </w:ins>
      <w:r w:rsidRPr="00A74A24">
        <w:t xml:space="preserve">certificate will be issued to the participants when they have signed </w:t>
      </w:r>
      <w:del w:id="412" w:author="PH" w:date="2024-11-11T21:36:00Z" w16du:dateUtc="2024-11-11T20:36:00Z">
        <w:r w:rsidRPr="00A74A24" w:rsidDel="00D15191">
          <w:delText xml:space="preserve">peering </w:delText>
        </w:r>
      </w:del>
      <w:ins w:id="413"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414"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415" w:author="PH" w:date="2024-11-11T21:37:00Z" w16du:dateUtc="2024-11-11T20:37:00Z">
        <w:r w:rsidR="00D15191">
          <w:t xml:space="preserve"> CA</w:t>
        </w:r>
      </w:ins>
      <w:r w:rsidRPr="00A74A24">
        <w:t>.</w:t>
      </w:r>
      <w:del w:id="416"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417" w:name="_Toc71821167"/>
      <w:bookmarkStart w:id="418" w:name="_Toc182254549"/>
      <w:r w:rsidRPr="00A74A24">
        <w:t>ManageServiceMetadata service - binding</w:t>
      </w:r>
      <w:bookmarkEnd w:id="417"/>
      <w:bookmarkEnd w:id="418"/>
    </w:p>
    <w:p w14:paraId="52599D9A" w14:textId="7DD7E46E" w:rsidR="00A569DB" w:rsidRPr="00A74A24" w:rsidRDefault="00A569DB" w:rsidP="003F2FDD">
      <w:pPr>
        <w:pStyle w:val="PParagraph"/>
      </w:pPr>
      <w:del w:id="419" w:author="PH" w:date="2024-11-11T21:52:00Z" w16du:dateUtc="2024-11-11T20:52:00Z">
        <w:r w:rsidRPr="00A74A24" w:rsidDel="00984525">
          <w:delText>Service Metadata Publisher</w:delText>
        </w:r>
      </w:del>
      <w:ins w:id="420"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421" w:name="_Toc71821168"/>
      <w:bookmarkStart w:id="422" w:name="_Toc182254550"/>
      <w:r w:rsidRPr="00A74A24">
        <w:t>Transport binding</w:t>
      </w:r>
      <w:bookmarkEnd w:id="421"/>
      <w:bookmarkEnd w:id="422"/>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423" w:author="PH" w:date="2024-11-11T21:38:00Z" w16du:dateUtc="2024-11-11T20:38:00Z">
        <w:r>
          <w:t>The WSDL files are published together with this specification.</w:t>
        </w:r>
      </w:ins>
      <w:del w:id="424"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425" w:name="_Toc71821169"/>
      <w:bookmarkStart w:id="426" w:name="_Toc182254551"/>
      <w:r>
        <w:t>Security</w:t>
      </w:r>
      <w:bookmarkEnd w:id="425"/>
      <w:bookmarkEnd w:id="426"/>
    </w:p>
    <w:p w14:paraId="41F77A7F" w14:textId="148B144C" w:rsidR="00A569DB" w:rsidRPr="00A74A24" w:rsidRDefault="00A569DB" w:rsidP="003F2FDD">
      <w:pPr>
        <w:pStyle w:val="PParagraph"/>
      </w:pPr>
      <w:r w:rsidRPr="00A74A24">
        <w:t xml:space="preserve">The service is secured at the transport level with a two-way </w:t>
      </w:r>
      <w:del w:id="427" w:author="PH" w:date="2024-11-11T21:37:00Z" w16du:dateUtc="2024-11-11T20:37:00Z">
        <w:r w:rsidRPr="00A74A24" w:rsidDel="004020D9">
          <w:delText xml:space="preserve">SSL </w:delText>
        </w:r>
      </w:del>
      <w:ins w:id="428"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429" w:name="_Toc71821170"/>
      <w:bookmarkStart w:id="430" w:name="_Toc182254552"/>
      <w:r w:rsidRPr="00A74A24">
        <w:t>DNS Spoof Mitigation</w:t>
      </w:r>
      <w:bookmarkEnd w:id="429"/>
      <w:bookmarkEnd w:id="430"/>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lastRenderedPageBreak/>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E0841" w14:textId="77777777" w:rsidR="00C67C39" w:rsidRDefault="00C67C39" w:rsidP="008833B4">
      <w:r>
        <w:separator/>
      </w:r>
    </w:p>
  </w:endnote>
  <w:endnote w:type="continuationSeparator" w:id="0">
    <w:p w14:paraId="115BB428" w14:textId="77777777" w:rsidR="00C67C39" w:rsidRDefault="00C67C39"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1E183" w14:textId="77777777" w:rsidR="00C67C39" w:rsidRDefault="00C67C39" w:rsidP="008833B4">
      <w:r>
        <w:separator/>
      </w:r>
    </w:p>
  </w:footnote>
  <w:footnote w:type="continuationSeparator" w:id="0">
    <w:p w14:paraId="41F17B37" w14:textId="77777777" w:rsidR="00C67C39" w:rsidRDefault="00C67C39"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C515ECF"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r w:rsidR="00DD588A">
      <w:rPr>
        <w:rFonts w:cs="Arial"/>
        <w:color w:val="007AD7"/>
        <w:sz w:val="20"/>
        <w:szCs w:val="20"/>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1"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3"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5"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59"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2"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5"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2"/>
  </w:num>
  <w:num w:numId="3" w16cid:durableId="742993157">
    <w:abstractNumId w:val="44"/>
  </w:num>
  <w:num w:numId="4" w16cid:durableId="283732731">
    <w:abstractNumId w:val="66"/>
  </w:num>
  <w:num w:numId="5" w16cid:durableId="2132358089">
    <w:abstractNumId w:val="58"/>
  </w:num>
  <w:num w:numId="6" w16cid:durableId="206583014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0"/>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59"/>
  </w:num>
  <w:num w:numId="19" w16cid:durableId="1187133733">
    <w:abstractNumId w:val="6"/>
  </w:num>
  <w:num w:numId="20" w16cid:durableId="397166638">
    <w:abstractNumId w:val="34"/>
  </w:num>
  <w:num w:numId="21" w16cid:durableId="1218928919">
    <w:abstractNumId w:val="60"/>
  </w:num>
  <w:num w:numId="22" w16cid:durableId="1321537108">
    <w:abstractNumId w:val="47"/>
  </w:num>
  <w:num w:numId="23" w16cid:durableId="739055995">
    <w:abstractNumId w:val="28"/>
  </w:num>
  <w:num w:numId="24" w16cid:durableId="96491471">
    <w:abstractNumId w:val="61"/>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3"/>
  </w:num>
  <w:num w:numId="32" w16cid:durableId="1482120182">
    <w:abstractNumId w:val="29"/>
  </w:num>
  <w:num w:numId="33" w16cid:durableId="1845198131">
    <w:abstractNumId w:val="11"/>
  </w:num>
  <w:num w:numId="34" w16cid:durableId="1739791526">
    <w:abstractNumId w:val="17"/>
  </w:num>
  <w:num w:numId="35" w16cid:durableId="2014918875">
    <w:abstractNumId w:val="49"/>
  </w:num>
  <w:num w:numId="36" w16cid:durableId="1877815013">
    <w:abstractNumId w:val="63"/>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2"/>
  </w:num>
  <w:num w:numId="45" w16cid:durableId="1228876071">
    <w:abstractNumId w:val="56"/>
  </w:num>
  <w:num w:numId="46" w16cid:durableId="497161906">
    <w:abstractNumId w:val="48"/>
  </w:num>
  <w:num w:numId="47" w16cid:durableId="1309745791">
    <w:abstractNumId w:val="19"/>
  </w:num>
  <w:num w:numId="48" w16cid:durableId="1057751642">
    <w:abstractNumId w:val="51"/>
  </w:num>
  <w:num w:numId="49" w16cid:durableId="1132754018">
    <w:abstractNumId w:val="24"/>
  </w:num>
  <w:num w:numId="50" w16cid:durableId="1643802995">
    <w:abstractNumId w:val="7"/>
  </w:num>
  <w:num w:numId="51" w16cid:durableId="565839621">
    <w:abstractNumId w:val="54"/>
  </w:num>
  <w:num w:numId="52" w16cid:durableId="73095268">
    <w:abstractNumId w:val="42"/>
  </w:num>
  <w:num w:numId="53" w16cid:durableId="1895920499">
    <w:abstractNumId w:val="38"/>
  </w:num>
  <w:num w:numId="54" w16cid:durableId="1099060135">
    <w:abstractNumId w:val="64"/>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5"/>
  </w:num>
  <w:num w:numId="64" w16cid:durableId="1475946100">
    <w:abstractNumId w:val="57"/>
  </w:num>
  <w:num w:numId="65" w16cid:durableId="1959942911">
    <w:abstractNumId w:val="35"/>
  </w:num>
  <w:num w:numId="66" w16cid:durableId="1381779946">
    <w:abstractNumId w:val="37"/>
  </w:num>
  <w:num w:numId="67" w16cid:durableId="1365401317">
    <w:abstractNumId w:val="30"/>
  </w:num>
  <w:num w:numId="68" w16cid:durableId="308049497">
    <w:abstractNumId w:val="6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723F9"/>
    <w:rsid w:val="00172ECF"/>
    <w:rsid w:val="00173189"/>
    <w:rsid w:val="001731A1"/>
    <w:rsid w:val="001754EE"/>
    <w:rsid w:val="00177A1B"/>
    <w:rsid w:val="00181273"/>
    <w:rsid w:val="00182AF2"/>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130FB"/>
    <w:rsid w:val="00215C55"/>
    <w:rsid w:val="00216831"/>
    <w:rsid w:val="002211BF"/>
    <w:rsid w:val="00224361"/>
    <w:rsid w:val="002244CD"/>
    <w:rsid w:val="002247DF"/>
    <w:rsid w:val="002256EB"/>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4923"/>
    <w:rsid w:val="005C6C98"/>
    <w:rsid w:val="005D1231"/>
    <w:rsid w:val="005D2DE3"/>
    <w:rsid w:val="005D66AA"/>
    <w:rsid w:val="005E0BAD"/>
    <w:rsid w:val="005E1FAD"/>
    <w:rsid w:val="005E34C0"/>
    <w:rsid w:val="005E4656"/>
    <w:rsid w:val="005E47B1"/>
    <w:rsid w:val="005E5CDA"/>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359"/>
    <w:rsid w:val="00622C27"/>
    <w:rsid w:val="00622FBA"/>
    <w:rsid w:val="00624F20"/>
    <w:rsid w:val="006261E6"/>
    <w:rsid w:val="0063056B"/>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3360"/>
    <w:rsid w:val="00796CF8"/>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8000B0"/>
    <w:rsid w:val="00800475"/>
    <w:rsid w:val="00801C0F"/>
    <w:rsid w:val="00802474"/>
    <w:rsid w:val="00803655"/>
    <w:rsid w:val="00804B40"/>
    <w:rsid w:val="00804DA1"/>
    <w:rsid w:val="00807101"/>
    <w:rsid w:val="008071AB"/>
    <w:rsid w:val="00807921"/>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1011"/>
    <w:rsid w:val="009B10B4"/>
    <w:rsid w:val="009B12A5"/>
    <w:rsid w:val="009B53C8"/>
    <w:rsid w:val="009B62B0"/>
    <w:rsid w:val="009B7FA1"/>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C0232"/>
    <w:rsid w:val="00FC1855"/>
    <w:rsid w:val="00FC56BA"/>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yperlink" Target="http://www.ws-i.org/Profiles/BasicSecurityProfile-1.0.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s-i.org/Profiles/BasicProfile-1.1.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2.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3.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683C5-22BD-4AB1-B6B0-A2457D2E3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6393</Words>
  <Characters>36442</Characters>
  <Application>Microsoft Office Word</Application>
  <DocSecurity>0</DocSecurity>
  <Lines>303</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224</cp:revision>
  <cp:lastPrinted>2024-10-03T17:17:00Z</cp:lastPrinted>
  <dcterms:created xsi:type="dcterms:W3CDTF">2024-10-01T11:29:00Z</dcterms:created>
  <dcterms:modified xsi:type="dcterms:W3CDTF">2024-11-11T20:55:00Z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