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97849717"/>
        <w:docPartObj>
          <w:docPartGallery w:val="Cover Pages"/>
          <w:docPartUnique/>
        </w:docPartObj>
      </w:sdtPr>
      <w:sdtContent>
        <w:p w14:paraId="395C0C1B" w14:textId="1DAA78D3" w:rsidR="008833B4" w:rsidRPr="001227CD" w:rsidRDefault="008833B4" w:rsidP="00EC413E">
          <w:pPr>
            <w:suppressLineNumbers/>
            <w:tabs>
              <w:tab w:val="left" w:pos="5836"/>
            </w:tabs>
          </w:pPr>
          <w:r w:rsidRPr="001227CD">
            <w:rPr>
              <w:noProof/>
              <w:lang w:val="el-GR" w:eastAsia="el-GR"/>
            </w:rPr>
            <w:drawing>
              <wp:anchor distT="0" distB="0" distL="114300" distR="114300" simplePos="0" relativeHeight="251658239" behindDoc="1" locked="0" layoutInCell="1" allowOverlap="1" wp14:anchorId="0369108D" wp14:editId="047F7648">
                <wp:simplePos x="0" y="0"/>
                <wp:positionH relativeFrom="page">
                  <wp:posOffset>0</wp:posOffset>
                </wp:positionH>
                <wp:positionV relativeFrom="page">
                  <wp:posOffset>0</wp:posOffset>
                </wp:positionV>
                <wp:extent cx="7556400" cy="1068840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56400" cy="10688400"/>
                        </a:xfrm>
                        <a:prstGeom prst="rect">
                          <a:avLst/>
                        </a:prstGeom>
                      </pic:spPr>
                    </pic:pic>
                  </a:graphicData>
                </a:graphic>
                <wp14:sizeRelH relativeFrom="page">
                  <wp14:pctWidth>0</wp14:pctWidth>
                </wp14:sizeRelH>
                <wp14:sizeRelV relativeFrom="page">
                  <wp14:pctHeight>0</wp14:pctHeight>
                </wp14:sizeRelV>
              </wp:anchor>
            </w:drawing>
          </w:r>
          <w:r w:rsidR="00351CC6" w:rsidRPr="001227CD">
            <w:tab/>
          </w:r>
        </w:p>
        <w:p w14:paraId="3B9A3940" w14:textId="5C59E182" w:rsidR="008833B4" w:rsidRPr="001227CD" w:rsidRDefault="004C7100">
          <w:r w:rsidRPr="001227CD">
            <w:rPr>
              <w:noProof/>
              <w:lang w:val="el-GR" w:eastAsia="el-GR"/>
            </w:rPr>
            <mc:AlternateContent>
              <mc:Choice Requires="wps">
                <w:drawing>
                  <wp:anchor distT="0" distB="0" distL="114300" distR="114300" simplePos="0" relativeHeight="251663360" behindDoc="0" locked="0" layoutInCell="1" allowOverlap="1" wp14:anchorId="378DADF3" wp14:editId="311B5F25">
                    <wp:simplePos x="0" y="0"/>
                    <wp:positionH relativeFrom="column">
                      <wp:posOffset>166255</wp:posOffset>
                    </wp:positionH>
                    <wp:positionV relativeFrom="paragraph">
                      <wp:posOffset>2496915</wp:posOffset>
                    </wp:positionV>
                    <wp:extent cx="5511800" cy="3711388"/>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5511800" cy="3711388"/>
                            </a:xfrm>
                            <a:prstGeom prst="rect">
                              <a:avLst/>
                            </a:prstGeom>
                            <a:noFill/>
                            <a:ln w="6350">
                              <a:noFill/>
                            </a:ln>
                          </wps:spPr>
                          <wps:txbx>
                            <w:txbxContent>
                              <w:p w14:paraId="68526633" w14:textId="789CD1C5" w:rsidR="005F6B0C" w:rsidRPr="00293608" w:rsidRDefault="00DD588A" w:rsidP="006B0826">
                                <w:pPr>
                                  <w:pStyle w:val="PDocTitle"/>
                                  <w:rPr>
                                    <w:szCs w:val="64"/>
                                  </w:rPr>
                                </w:pPr>
                                <w:r w:rsidRPr="00DD588A">
                                  <w:rPr>
                                    <w:szCs w:val="64"/>
                                  </w:rPr>
                                  <w:t>Service Metadata Locator (SML)</w:t>
                                </w:r>
                              </w:p>
                              <w:p w14:paraId="6E262CB6" w14:textId="77777777" w:rsidR="003D37FC" w:rsidRPr="00293608" w:rsidRDefault="003D37FC" w:rsidP="007A7F5F">
                                <w:pPr>
                                  <w:pStyle w:val="PDocSubtitle"/>
                                  <w:rPr>
                                    <w:szCs w:val="48"/>
                                  </w:rPr>
                                </w:pPr>
                              </w:p>
                              <w:p w14:paraId="7125DA73" w14:textId="77777777" w:rsidR="003D37FC" w:rsidRPr="00293608" w:rsidRDefault="003D37FC" w:rsidP="007A7F5F">
                                <w:pPr>
                                  <w:pStyle w:val="PDocSubtitle"/>
                                  <w:rPr>
                                    <w:szCs w:val="48"/>
                                  </w:rPr>
                                </w:pPr>
                              </w:p>
                              <w:p w14:paraId="77091808" w14:textId="5749E3F9" w:rsidR="00742160" w:rsidRPr="00293608" w:rsidRDefault="00566A1A" w:rsidP="00566A1A">
                                <w:pPr>
                                  <w:pStyle w:val="PDocSubtitle"/>
                                  <w:rPr>
                                    <w:sz w:val="36"/>
                                    <w:szCs w:val="36"/>
                                  </w:rPr>
                                </w:pPr>
                                <w:r w:rsidRPr="00293608">
                                  <w:rPr>
                                    <w:sz w:val="36"/>
                                    <w:szCs w:val="36"/>
                                  </w:rPr>
                                  <w:t>Status:</w:t>
                                </w:r>
                                <w:r w:rsidR="00335E2E">
                                  <w:rPr>
                                    <w:sz w:val="36"/>
                                    <w:szCs w:val="36"/>
                                  </w:rPr>
                                  <w:t xml:space="preserve"> </w:t>
                                </w:r>
                                <w:r w:rsidR="00B13212">
                                  <w:rPr>
                                    <w:sz w:val="36"/>
                                    <w:szCs w:val="36"/>
                                  </w:rPr>
                                  <w:t>In use</w:t>
                                </w:r>
                                <w:r w:rsidR="00742160" w:rsidRPr="00293608">
                                  <w:rPr>
                                    <w:sz w:val="36"/>
                                    <w:szCs w:val="36"/>
                                  </w:rPr>
                                  <w:t xml:space="preserve"> - Version: </w:t>
                                </w:r>
                                <w:r w:rsidR="00DD588A">
                                  <w:rPr>
                                    <w:sz w:val="36"/>
                                    <w:szCs w:val="36"/>
                                  </w:rPr>
                                  <w:t>1</w:t>
                                </w:r>
                                <w:r w:rsidR="00B13212">
                                  <w:rPr>
                                    <w:sz w:val="36"/>
                                    <w:szCs w:val="36"/>
                                  </w:rPr>
                                  <w:t>.3.0</w:t>
                                </w:r>
                                <w:r w:rsidR="00DD588A">
                                  <w:rPr>
                                    <w:sz w:val="36"/>
                                    <w:szCs w:val="36"/>
                                  </w:rPr>
                                  <w:t>-DRAFT</w:t>
                                </w:r>
                              </w:p>
                              <w:p w14:paraId="78EF9452" w14:textId="020D7612" w:rsidR="003D6B6C" w:rsidRPr="003D37FC" w:rsidRDefault="003D6B6C" w:rsidP="00566A1A">
                                <w:pPr>
                                  <w:pStyle w:val="PDocSubtitle"/>
                                  <w:rPr>
                                    <w:sz w:val="36"/>
                                    <w:szCs w:val="36"/>
                                  </w:rPr>
                                </w:pPr>
                                <w:r w:rsidRPr="00293608">
                                  <w:rPr>
                                    <w:sz w:val="36"/>
                                    <w:szCs w:val="36"/>
                                  </w:rPr>
                                  <w:t xml:space="preserve">Last updated: </w:t>
                                </w:r>
                                <w:r w:rsidR="00410C5C" w:rsidRPr="00AC3F33">
                                  <w:rPr>
                                    <w:sz w:val="36"/>
                                    <w:szCs w:val="36"/>
                                  </w:rPr>
                                  <w:t>20</w:t>
                                </w:r>
                                <w:r w:rsidR="003627F1" w:rsidRPr="00AC3F33">
                                  <w:rPr>
                                    <w:sz w:val="36"/>
                                    <w:szCs w:val="36"/>
                                  </w:rPr>
                                  <w:t>24</w:t>
                                </w:r>
                                <w:r w:rsidR="00B13212">
                                  <w:rPr>
                                    <w:sz w:val="36"/>
                                    <w:szCs w:val="36"/>
                                  </w:rPr>
                                  <w:t>-</w:t>
                                </w:r>
                                <w:r w:rsidR="00E951F2">
                                  <w:rPr>
                                    <w:sz w:val="36"/>
                                    <w:szCs w:val="36"/>
                                  </w:rPr>
                                  <w:t>1</w:t>
                                </w:r>
                                <w:r w:rsidR="00DD588A">
                                  <w:rPr>
                                    <w:sz w:val="36"/>
                                    <w:szCs w:val="36"/>
                                  </w:rPr>
                                  <w:t>1</w:t>
                                </w:r>
                                <w:r w:rsidR="00B13212">
                                  <w:rPr>
                                    <w:sz w:val="36"/>
                                    <w:szCs w:val="36"/>
                                  </w:rPr>
                                  <w:t>-</w:t>
                                </w:r>
                                <w:r w:rsidR="00DD588A">
                                  <w:rPr>
                                    <w:sz w:val="36"/>
                                    <w:szCs w:val="3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DADF3" id="_x0000_t202" coordsize="21600,21600" o:spt="202" path="m,l,21600r21600,l21600,xe">
                    <v:stroke joinstyle="miter"/>
                    <v:path gradientshapeok="t" o:connecttype="rect"/>
                  </v:shapetype>
                  <v:shape id="Text Box 2" o:spid="_x0000_s1026" type="#_x0000_t202" style="position:absolute;margin-left:13.1pt;margin-top:196.6pt;width:434pt;height:29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" filled="f" stroked="f" strokeweight=".5pt">
                    <v:textbox>
                      <w:txbxContent>
                        <w:p w14:paraId="68526633" w14:textId="789CD1C5" w:rsidR="005F6B0C" w:rsidRPr="00293608" w:rsidRDefault="00DD588A" w:rsidP="006B0826">
                          <w:pPr>
                            <w:pStyle w:val="PDocTitle"/>
                            <w:rPr>
                              <w:szCs w:val="64"/>
                            </w:rPr>
                          </w:pPr>
                          <w:r w:rsidRPr="00DD588A">
                            <w:rPr>
                              <w:szCs w:val="64"/>
                            </w:rPr>
                            <w:t>Service Metadata Locator (SML)</w:t>
                          </w:r>
                        </w:p>
                        <w:p w14:paraId="6E262CB6" w14:textId="77777777" w:rsidR="003D37FC" w:rsidRPr="00293608" w:rsidRDefault="003D37FC" w:rsidP="007A7F5F">
                          <w:pPr>
                            <w:pStyle w:val="PDocSubtitle"/>
                            <w:rPr>
                              <w:szCs w:val="48"/>
                            </w:rPr>
                          </w:pPr>
                        </w:p>
                        <w:p w14:paraId="7125DA73" w14:textId="77777777" w:rsidR="003D37FC" w:rsidRPr="00293608" w:rsidRDefault="003D37FC" w:rsidP="007A7F5F">
                          <w:pPr>
                            <w:pStyle w:val="PDocSubtitle"/>
                            <w:rPr>
                              <w:szCs w:val="48"/>
                            </w:rPr>
                          </w:pPr>
                        </w:p>
                        <w:p w14:paraId="77091808" w14:textId="5749E3F9" w:rsidR="00742160" w:rsidRPr="00293608" w:rsidRDefault="00566A1A" w:rsidP="00566A1A">
                          <w:pPr>
                            <w:pStyle w:val="PDocSubtitle"/>
                            <w:rPr>
                              <w:sz w:val="36"/>
                              <w:szCs w:val="36"/>
                            </w:rPr>
                          </w:pPr>
                          <w:r w:rsidRPr="00293608">
                            <w:rPr>
                              <w:sz w:val="36"/>
                              <w:szCs w:val="36"/>
                            </w:rPr>
                            <w:t>Status:</w:t>
                          </w:r>
                          <w:r w:rsidR="00335E2E">
                            <w:rPr>
                              <w:sz w:val="36"/>
                              <w:szCs w:val="36"/>
                            </w:rPr>
                            <w:t xml:space="preserve"> </w:t>
                          </w:r>
                          <w:r w:rsidR="00B13212">
                            <w:rPr>
                              <w:sz w:val="36"/>
                              <w:szCs w:val="36"/>
                            </w:rPr>
                            <w:t>In use</w:t>
                          </w:r>
                          <w:r w:rsidR="00742160" w:rsidRPr="00293608">
                            <w:rPr>
                              <w:sz w:val="36"/>
                              <w:szCs w:val="36"/>
                            </w:rPr>
                            <w:t xml:space="preserve"> - Version: </w:t>
                          </w:r>
                          <w:r w:rsidR="00DD588A">
                            <w:rPr>
                              <w:sz w:val="36"/>
                              <w:szCs w:val="36"/>
                            </w:rPr>
                            <w:t>1</w:t>
                          </w:r>
                          <w:r w:rsidR="00B13212">
                            <w:rPr>
                              <w:sz w:val="36"/>
                              <w:szCs w:val="36"/>
                            </w:rPr>
                            <w:t>.3.0</w:t>
                          </w:r>
                          <w:r w:rsidR="00DD588A">
                            <w:rPr>
                              <w:sz w:val="36"/>
                              <w:szCs w:val="36"/>
                            </w:rPr>
                            <w:t>-DRAFT</w:t>
                          </w:r>
                        </w:p>
                        <w:p w14:paraId="78EF9452" w14:textId="020D7612" w:rsidR="003D6B6C" w:rsidRPr="003D37FC" w:rsidRDefault="003D6B6C" w:rsidP="00566A1A">
                          <w:pPr>
                            <w:pStyle w:val="PDocSubtitle"/>
                            <w:rPr>
                              <w:sz w:val="36"/>
                              <w:szCs w:val="36"/>
                            </w:rPr>
                          </w:pPr>
                          <w:r w:rsidRPr="00293608">
                            <w:rPr>
                              <w:sz w:val="36"/>
                              <w:szCs w:val="36"/>
                            </w:rPr>
                            <w:t xml:space="preserve">Last updated: </w:t>
                          </w:r>
                          <w:r w:rsidR="00410C5C" w:rsidRPr="00AC3F33">
                            <w:rPr>
                              <w:sz w:val="36"/>
                              <w:szCs w:val="36"/>
                            </w:rPr>
                            <w:t>20</w:t>
                          </w:r>
                          <w:r w:rsidR="003627F1" w:rsidRPr="00AC3F33">
                            <w:rPr>
                              <w:sz w:val="36"/>
                              <w:szCs w:val="36"/>
                            </w:rPr>
                            <w:t>24</w:t>
                          </w:r>
                          <w:r w:rsidR="00B13212">
                            <w:rPr>
                              <w:sz w:val="36"/>
                              <w:szCs w:val="36"/>
                            </w:rPr>
                            <w:t>-</w:t>
                          </w:r>
                          <w:r w:rsidR="00E951F2">
                            <w:rPr>
                              <w:sz w:val="36"/>
                              <w:szCs w:val="36"/>
                            </w:rPr>
                            <w:t>1</w:t>
                          </w:r>
                          <w:r w:rsidR="00DD588A">
                            <w:rPr>
                              <w:sz w:val="36"/>
                              <w:szCs w:val="36"/>
                            </w:rPr>
                            <w:t>1</w:t>
                          </w:r>
                          <w:r w:rsidR="00B13212">
                            <w:rPr>
                              <w:sz w:val="36"/>
                              <w:szCs w:val="36"/>
                            </w:rPr>
                            <w:t>-</w:t>
                          </w:r>
                          <w:r w:rsidR="00DD588A">
                            <w:rPr>
                              <w:sz w:val="36"/>
                              <w:szCs w:val="36"/>
                            </w:rPr>
                            <w:t>11</w:t>
                          </w:r>
                        </w:p>
                      </w:txbxContent>
                    </v:textbox>
                  </v:shape>
                </w:pict>
              </mc:Fallback>
            </mc:AlternateContent>
          </w:r>
          <w:r w:rsidR="008833B4" w:rsidRPr="001227CD">
            <w:rPr>
              <w:noProof/>
              <w:lang w:val="el-GR" w:eastAsia="el-GR"/>
            </w:rPr>
            <mc:AlternateContent>
              <mc:Choice Requires="wpg">
                <w:drawing>
                  <wp:anchor distT="0" distB="0" distL="114300" distR="114300" simplePos="0" relativeHeight="251669504" behindDoc="0" locked="0" layoutInCell="1" allowOverlap="1" wp14:anchorId="4990A782" wp14:editId="7F2D1BA7">
                    <wp:simplePos x="0" y="0"/>
                    <wp:positionH relativeFrom="column">
                      <wp:posOffset>165735</wp:posOffset>
                    </wp:positionH>
                    <wp:positionV relativeFrom="paragraph">
                      <wp:posOffset>7496419</wp:posOffset>
                    </wp:positionV>
                    <wp:extent cx="3307590" cy="586265"/>
                    <wp:effectExtent l="0" t="0" r="0" b="0"/>
                    <wp:wrapNone/>
                    <wp:docPr id="6" name="Group 6"/>
                    <wp:cNvGraphicFramePr/>
                    <a:graphic xmlns:a="http://schemas.openxmlformats.org/drawingml/2006/main">
                      <a:graphicData uri="http://schemas.microsoft.com/office/word/2010/wordprocessingGroup">
                        <wpg:wgp>
                          <wpg:cNvGrpSpPr/>
                          <wpg:grpSpPr>
                            <a:xfrm>
                              <a:off x="0" y="0"/>
                              <a:ext cx="3307590" cy="586265"/>
                              <a:chOff x="0" y="0"/>
                              <a:chExt cx="3307590" cy="586265"/>
                            </a:xfrm>
                          </wpg:grpSpPr>
                          <wps:wsp>
                            <wps:cNvPr id="3" name="Text Box 3"/>
                            <wps:cNvSpPr txBox="1"/>
                            <wps:spPr>
                              <a:xfrm>
                                <a:off x="0" y="0"/>
                                <a:ext cx="1470040" cy="560015"/>
                              </a:xfrm>
                              <a:prstGeom prst="rect">
                                <a:avLst/>
                              </a:prstGeom>
                              <a:noFill/>
                              <a:ln w="6350">
                                <a:noFill/>
                              </a:ln>
                            </wps:spPr>
                            <wps:txbx>
                              <w:txbxContent>
                                <w:p w14:paraId="33301095" w14:textId="384AE95A" w:rsidR="005F6B0C" w:rsidRPr="003F4F79" w:rsidRDefault="005F6B0C" w:rsidP="008833B4">
                                  <w:pPr>
                                    <w:spacing w:line="240" w:lineRule="exact"/>
                                    <w:rPr>
                                      <w:b/>
                                      <w:bCs/>
                                      <w:color w:val="007AD7"/>
                                      <w:sz w:val="15"/>
                                      <w:szCs w:val="15"/>
                                    </w:rPr>
                                  </w:pPr>
                                  <w:r w:rsidRPr="003F4F79">
                                    <w:rPr>
                                      <w:b/>
                                      <w:bCs/>
                                      <w:color w:val="007AD7"/>
                                      <w:sz w:val="15"/>
                                      <w:szCs w:val="15"/>
                                    </w:rPr>
                                    <w:t>OpenPeppol AISBL</w:t>
                                  </w:r>
                                </w:p>
                                <w:p w14:paraId="55F8E58A" w14:textId="77777777" w:rsidR="005F6B0C" w:rsidRPr="003F4F79" w:rsidRDefault="005F6B0C" w:rsidP="008833B4">
                                  <w:pPr>
                                    <w:spacing w:line="240" w:lineRule="exact"/>
                                    <w:rPr>
                                      <w:color w:val="007AD7"/>
                                      <w:sz w:val="15"/>
                                      <w:szCs w:val="15"/>
                                    </w:rPr>
                                  </w:pPr>
                                  <w:r w:rsidRPr="003F4F79">
                                    <w:rPr>
                                      <w:color w:val="007AD7"/>
                                      <w:sz w:val="15"/>
                                      <w:szCs w:val="15"/>
                                    </w:rPr>
                                    <w:t>Rond-point Schuman 6, box 5</w:t>
                                  </w:r>
                                </w:p>
                                <w:p w14:paraId="605AD848" w14:textId="488ACEED" w:rsidR="005F6B0C" w:rsidRPr="003F4F79" w:rsidRDefault="005F6B0C" w:rsidP="008833B4">
                                  <w:pPr>
                                    <w:spacing w:line="240" w:lineRule="exact"/>
                                    <w:rPr>
                                      <w:color w:val="007AD7"/>
                                      <w:sz w:val="15"/>
                                      <w:szCs w:val="15"/>
                                    </w:rPr>
                                  </w:pPr>
                                  <w:r w:rsidRPr="003F4F79">
                                    <w:rPr>
                                      <w:color w:val="007AD7"/>
                                      <w:sz w:val="15"/>
                                      <w:szCs w:val="15"/>
                                    </w:rPr>
                                    <w:t>1040 Brussels Belgium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837550" y="26250"/>
                                <a:ext cx="1470040" cy="560015"/>
                              </a:xfrm>
                              <a:prstGeom prst="rect">
                                <a:avLst/>
                              </a:prstGeom>
                              <a:noFill/>
                              <a:ln w="6350">
                                <a:noFill/>
                              </a:ln>
                            </wps:spPr>
                            <wps:txbx>
                              <w:txbxContent>
                                <w:p w14:paraId="73813006" w14:textId="77777777" w:rsidR="005F6B0C" w:rsidRPr="003F4F79" w:rsidRDefault="005F6B0C" w:rsidP="008833B4">
                                  <w:pPr>
                                    <w:spacing w:line="240" w:lineRule="exact"/>
                                    <w:rPr>
                                      <w:color w:val="007AD7"/>
                                      <w:sz w:val="15"/>
                                      <w:szCs w:val="15"/>
                                    </w:rPr>
                                  </w:pPr>
                                  <w:r w:rsidRPr="003F4F79">
                                    <w:rPr>
                                      <w:color w:val="007AD7"/>
                                      <w:sz w:val="15"/>
                                      <w:szCs w:val="15"/>
                                    </w:rPr>
                                    <w:t>info@peppol.eu</w:t>
                                  </w:r>
                                </w:p>
                                <w:p w14:paraId="3E1C3D6E" w14:textId="46B629C0" w:rsidR="005F6B0C" w:rsidRPr="003F4F79" w:rsidRDefault="005F6B0C" w:rsidP="008833B4">
                                  <w:pPr>
                                    <w:spacing w:line="240" w:lineRule="exact"/>
                                    <w:rPr>
                                      <w:color w:val="007AD7"/>
                                      <w:sz w:val="15"/>
                                      <w:szCs w:val="15"/>
                                    </w:rPr>
                                  </w:pPr>
                                  <w:r w:rsidRPr="003F4F79">
                                    <w:rPr>
                                      <w:color w:val="007AD7"/>
                                      <w:sz w:val="15"/>
                                      <w:szCs w:val="15"/>
                                    </w:rPr>
                                    <w:t>www.peppol.</w:t>
                                  </w:r>
                                  <w:r w:rsidR="00F035FA">
                                    <w:rPr>
                                      <w:color w:val="007AD7"/>
                                      <w:sz w:val="15"/>
                                      <w:szCs w:val="15"/>
                                    </w:rPr>
                                    <w:t>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Straight Connector 5"/>
                            <wps:cNvCnPr/>
                            <wps:spPr>
                              <a:xfrm>
                                <a:off x="1610044" y="91877"/>
                                <a:ext cx="0" cy="428762"/>
                              </a:xfrm>
                              <a:prstGeom prst="line">
                                <a:avLst/>
                              </a:prstGeom>
                              <a:ln>
                                <a:solidFill>
                                  <a:srgbClr val="3274BA"/>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990A782" id="Group 6" o:spid="_x0000_s1027" style="position:absolute;margin-left:13.05pt;margin-top:590.25pt;width:260.45pt;height:46.15pt;z-index:251669504" coordsize="33075,5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">
                    <v:shape id="Text Box 3" o:spid="_x0000_s1028" type="#_x0000_t202" style="position:absolute;width:14700;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3301095" w14:textId="384AE95A" w:rsidR="005F6B0C" w:rsidRPr="003F4F79" w:rsidRDefault="005F6B0C" w:rsidP="008833B4">
                            <w:pPr>
                              <w:spacing w:line="240" w:lineRule="exact"/>
                              <w:rPr>
                                <w:b/>
                                <w:bCs/>
                                <w:color w:val="007AD7"/>
                                <w:sz w:val="15"/>
                                <w:szCs w:val="15"/>
                              </w:rPr>
                            </w:pPr>
                            <w:r w:rsidRPr="003F4F79">
                              <w:rPr>
                                <w:b/>
                                <w:bCs/>
                                <w:color w:val="007AD7"/>
                                <w:sz w:val="15"/>
                                <w:szCs w:val="15"/>
                              </w:rPr>
                              <w:t>OpenPeppol AISBL</w:t>
                            </w:r>
                          </w:p>
                          <w:p w14:paraId="55F8E58A" w14:textId="77777777" w:rsidR="005F6B0C" w:rsidRPr="003F4F79" w:rsidRDefault="005F6B0C" w:rsidP="008833B4">
                            <w:pPr>
                              <w:spacing w:line="240" w:lineRule="exact"/>
                              <w:rPr>
                                <w:color w:val="007AD7"/>
                                <w:sz w:val="15"/>
                                <w:szCs w:val="15"/>
                              </w:rPr>
                            </w:pPr>
                            <w:r w:rsidRPr="003F4F79">
                              <w:rPr>
                                <w:color w:val="007AD7"/>
                                <w:sz w:val="15"/>
                                <w:szCs w:val="15"/>
                              </w:rPr>
                              <w:t>Rond-point Schuman 6, box 5</w:t>
                            </w:r>
                          </w:p>
                          <w:p w14:paraId="605AD848" w14:textId="488ACEED" w:rsidR="005F6B0C" w:rsidRPr="003F4F79" w:rsidRDefault="005F6B0C" w:rsidP="008833B4">
                            <w:pPr>
                              <w:spacing w:line="240" w:lineRule="exact"/>
                              <w:rPr>
                                <w:color w:val="007AD7"/>
                                <w:sz w:val="15"/>
                                <w:szCs w:val="15"/>
                              </w:rPr>
                            </w:pPr>
                            <w:r w:rsidRPr="003F4F79">
                              <w:rPr>
                                <w:color w:val="007AD7"/>
                                <w:sz w:val="15"/>
                                <w:szCs w:val="15"/>
                              </w:rPr>
                              <w:t>1040 Brussels Belgium</w:t>
                            </w:r>
                          </w:p>
                        </w:txbxContent>
                      </v:textbox>
                    </v:shape>
                    <v:shape id="Text Box 4" o:spid="_x0000_s1029" type="#_x0000_t202" style="position:absolute;left:18375;top:262;width:14700;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73813006" w14:textId="77777777" w:rsidR="005F6B0C" w:rsidRPr="003F4F79" w:rsidRDefault="005F6B0C" w:rsidP="008833B4">
                            <w:pPr>
                              <w:spacing w:line="240" w:lineRule="exact"/>
                              <w:rPr>
                                <w:color w:val="007AD7"/>
                                <w:sz w:val="15"/>
                                <w:szCs w:val="15"/>
                              </w:rPr>
                            </w:pPr>
                            <w:r w:rsidRPr="003F4F79">
                              <w:rPr>
                                <w:color w:val="007AD7"/>
                                <w:sz w:val="15"/>
                                <w:szCs w:val="15"/>
                              </w:rPr>
                              <w:t>info@peppol.eu</w:t>
                            </w:r>
                          </w:p>
                          <w:p w14:paraId="3E1C3D6E" w14:textId="46B629C0" w:rsidR="005F6B0C" w:rsidRPr="003F4F79" w:rsidRDefault="005F6B0C" w:rsidP="008833B4">
                            <w:pPr>
                              <w:spacing w:line="240" w:lineRule="exact"/>
                              <w:rPr>
                                <w:color w:val="007AD7"/>
                                <w:sz w:val="15"/>
                                <w:szCs w:val="15"/>
                              </w:rPr>
                            </w:pPr>
                            <w:r w:rsidRPr="003F4F79">
                              <w:rPr>
                                <w:color w:val="007AD7"/>
                                <w:sz w:val="15"/>
                                <w:szCs w:val="15"/>
                              </w:rPr>
                              <w:t>www.peppol.</w:t>
                            </w:r>
                            <w:r w:rsidR="00F035FA">
                              <w:rPr>
                                <w:color w:val="007AD7"/>
                                <w:sz w:val="15"/>
                                <w:szCs w:val="15"/>
                              </w:rPr>
                              <w:t>org</w:t>
                            </w:r>
                          </w:p>
                        </w:txbxContent>
                      </v:textbox>
                    </v:shape>
                    <v:line id="Straight Connector 5" o:spid="_x0000_s1030" style="position:absolute;visibility:visible;mso-wrap-style:square" from="16100,918" to="16100,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" strokecolor="#3274ba" strokeweight=".5pt">
                      <v:stroke joinstyle="miter"/>
                    </v:line>
                  </v:group>
                </w:pict>
              </mc:Fallback>
            </mc:AlternateContent>
          </w:r>
          <w:r w:rsidR="008833B4" w:rsidRPr="001227CD">
            <w:br w:type="page"/>
          </w:r>
        </w:p>
      </w:sdtContent>
    </w:sdt>
    <w:sdt>
      <w:sdtPr>
        <w:rPr>
          <w:rFonts w:asciiTheme="minorHAnsi" w:eastAsiaTheme="minorEastAsia" w:hAnsiTheme="minorHAnsi" w:cstheme="minorBidi"/>
          <w:b w:val="0"/>
          <w:color w:val="auto"/>
          <w:sz w:val="24"/>
          <w:szCs w:val="24"/>
          <w:lang w:val="en-GB"/>
        </w:rPr>
        <w:id w:val="-2143799084"/>
        <w:docPartObj>
          <w:docPartGallery w:val="Table of Contents"/>
          <w:docPartUnique/>
        </w:docPartObj>
      </w:sdtPr>
      <w:sdtEndPr>
        <w:rPr>
          <w:color w:val="00326D"/>
        </w:rPr>
      </w:sdtEndPr>
      <w:sdtContent>
        <w:p w14:paraId="37427159" w14:textId="77777777" w:rsidR="009E4AD5" w:rsidRPr="001227CD" w:rsidRDefault="009E4AD5" w:rsidP="009E4AD5">
          <w:pPr>
            <w:pStyle w:val="PTOCHeading"/>
            <w:rPr>
              <w:lang w:val="en-GB"/>
            </w:rPr>
          </w:pPr>
          <w:r w:rsidRPr="001227CD">
            <w:rPr>
              <w:lang w:val="en-GB"/>
            </w:rPr>
            <w:t>Table of Contents</w:t>
          </w:r>
        </w:p>
        <w:p w14:paraId="621FFECE" w14:textId="3CA8B410" w:rsidR="00D112DD" w:rsidRDefault="009E4AD5">
          <w:pPr>
            <w:pStyle w:val="Verzeichnis1"/>
            <w:tabs>
              <w:tab w:val="right" w:leader="dot" w:pos="9010"/>
            </w:tabs>
            <w:rPr>
              <w:ins w:id="0" w:author="PH" w:date="2024-11-11T22:13:00Z" w16du:dateUtc="2024-11-11T21:13:00Z"/>
              <w:rFonts w:asciiTheme="minorHAnsi" w:eastAsiaTheme="minorEastAsia" w:hAnsiTheme="minorHAnsi"/>
              <w:b w:val="0"/>
              <w:noProof/>
              <w:color w:val="auto"/>
              <w:kern w:val="2"/>
              <w:lang w:eastAsia="en-GB"/>
              <w14:ligatures w14:val="standardContextual"/>
            </w:rPr>
          </w:pPr>
          <w:r>
            <w:rPr>
              <w:bCs/>
            </w:rPr>
            <w:fldChar w:fldCharType="begin"/>
          </w:r>
          <w:r>
            <w:rPr>
              <w:bCs/>
            </w:rPr>
            <w:instrText xml:space="preserve"> TOC \o "1-5" \h \z \u </w:instrText>
          </w:r>
          <w:r>
            <w:rPr>
              <w:bCs/>
            </w:rPr>
            <w:fldChar w:fldCharType="separate"/>
          </w:r>
          <w:ins w:id="1" w:author="PH" w:date="2024-11-11T22:13:00Z" w16du:dateUtc="2024-11-11T21:13:00Z">
            <w:r w:rsidR="00D112DD" w:rsidRPr="00492AAC">
              <w:rPr>
                <w:rStyle w:val="Hyperlink"/>
                <w:noProof/>
              </w:rPr>
              <w:fldChar w:fldCharType="begin"/>
            </w:r>
            <w:r w:rsidR="00D112DD" w:rsidRPr="00492AAC">
              <w:rPr>
                <w:rStyle w:val="Hyperlink"/>
                <w:noProof/>
              </w:rPr>
              <w:instrText xml:space="preserve"> </w:instrText>
            </w:r>
            <w:r w:rsidR="00D112DD">
              <w:rPr>
                <w:noProof/>
              </w:rPr>
              <w:instrText>HYPERLINK \l "_Toc182255623"</w:instrText>
            </w:r>
            <w:r w:rsidR="00D112DD" w:rsidRPr="00492AAC">
              <w:rPr>
                <w:rStyle w:val="Hyperlink"/>
                <w:noProof/>
              </w:rPr>
              <w:instrText xml:space="preserve"> </w:instrText>
            </w:r>
            <w:r w:rsidR="00D112DD" w:rsidRPr="00492AAC">
              <w:rPr>
                <w:rStyle w:val="Hyperlink"/>
                <w:noProof/>
              </w:rPr>
            </w:r>
            <w:r w:rsidR="00D112DD" w:rsidRPr="00492AAC">
              <w:rPr>
                <w:rStyle w:val="Hyperlink"/>
                <w:noProof/>
              </w:rPr>
              <w:fldChar w:fldCharType="separate"/>
            </w:r>
            <w:r w:rsidR="00D112DD" w:rsidRPr="00492AAC">
              <w:rPr>
                <w:rStyle w:val="Hyperlink"/>
                <w:noProof/>
              </w:rPr>
              <w:t>Revision History</w:t>
            </w:r>
            <w:r w:rsidR="00D112DD">
              <w:rPr>
                <w:noProof/>
                <w:webHidden/>
              </w:rPr>
              <w:tab/>
            </w:r>
            <w:r w:rsidR="00D112DD">
              <w:rPr>
                <w:noProof/>
                <w:webHidden/>
              </w:rPr>
              <w:fldChar w:fldCharType="begin"/>
            </w:r>
            <w:r w:rsidR="00D112DD">
              <w:rPr>
                <w:noProof/>
                <w:webHidden/>
              </w:rPr>
              <w:instrText xml:space="preserve"> PAGEREF _Toc182255623 \h </w:instrText>
            </w:r>
            <w:r w:rsidR="00D112DD">
              <w:rPr>
                <w:noProof/>
                <w:webHidden/>
              </w:rPr>
            </w:r>
          </w:ins>
          <w:r w:rsidR="00D112DD">
            <w:rPr>
              <w:noProof/>
              <w:webHidden/>
            </w:rPr>
            <w:fldChar w:fldCharType="separate"/>
          </w:r>
          <w:ins w:id="2" w:author="PH" w:date="2024-11-11T22:13:00Z" w16du:dateUtc="2024-11-11T21:13:00Z">
            <w:r w:rsidR="00D112DD">
              <w:rPr>
                <w:noProof/>
                <w:webHidden/>
              </w:rPr>
              <w:t>7</w:t>
            </w:r>
            <w:r w:rsidR="00D112DD">
              <w:rPr>
                <w:noProof/>
                <w:webHidden/>
              </w:rPr>
              <w:fldChar w:fldCharType="end"/>
            </w:r>
            <w:r w:rsidR="00D112DD" w:rsidRPr="00492AAC">
              <w:rPr>
                <w:rStyle w:val="Hyperlink"/>
                <w:noProof/>
              </w:rPr>
              <w:fldChar w:fldCharType="end"/>
            </w:r>
          </w:ins>
        </w:p>
        <w:p w14:paraId="007F06FF" w14:textId="77A694E4" w:rsidR="00D112DD" w:rsidRDefault="00D112DD">
          <w:pPr>
            <w:pStyle w:val="Verzeichnis1"/>
            <w:tabs>
              <w:tab w:val="right" w:leader="dot" w:pos="9010"/>
            </w:tabs>
            <w:rPr>
              <w:ins w:id="3" w:author="PH" w:date="2024-11-11T22:13:00Z" w16du:dateUtc="2024-11-11T21:13:00Z"/>
              <w:rFonts w:asciiTheme="minorHAnsi" w:eastAsiaTheme="minorEastAsia" w:hAnsiTheme="minorHAnsi"/>
              <w:b w:val="0"/>
              <w:noProof/>
              <w:color w:val="auto"/>
              <w:kern w:val="2"/>
              <w:lang w:eastAsia="en-GB"/>
              <w14:ligatures w14:val="standardContextual"/>
            </w:rPr>
          </w:pPr>
          <w:ins w:id="4"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"_Toc182255624"</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val="sv-SE"/>
              </w:rPr>
              <w:t>Contributors</w:t>
            </w:r>
            <w:r>
              <w:rPr>
                <w:noProof/>
                <w:webHidden/>
              </w:rPr>
              <w:tab/>
            </w:r>
            <w:r>
              <w:rPr>
                <w:noProof/>
                <w:webHidden/>
              </w:rPr>
              <w:fldChar w:fldCharType="begin"/>
            </w:r>
            <w:r>
              <w:rPr>
                <w:noProof/>
                <w:webHidden/>
              </w:rPr>
              <w:instrText xml:space="preserve"> PAGEREF _Toc182255624 \h </w:instrText>
            </w:r>
            <w:r>
              <w:rPr>
                <w:noProof/>
                <w:webHidden/>
              </w:rPr>
            </w:r>
          </w:ins>
          <w:r>
            <w:rPr>
              <w:noProof/>
              <w:webHidden/>
            </w:rPr>
            <w:fldChar w:fldCharType="separate"/>
          </w:r>
          <w:ins w:id="5" w:author="PH" w:date="2024-11-11T22:13:00Z" w16du:dateUtc="2024-11-11T21:13:00Z">
            <w:r>
              <w:rPr>
                <w:noProof/>
                <w:webHidden/>
              </w:rPr>
              <w:t>7</w:t>
            </w:r>
            <w:r>
              <w:rPr>
                <w:noProof/>
                <w:webHidden/>
              </w:rPr>
              <w:fldChar w:fldCharType="end"/>
            </w:r>
            <w:r w:rsidRPr="00492AAC">
              <w:rPr>
                <w:rStyle w:val="Hyperlink"/>
                <w:noProof/>
              </w:rPr>
              <w:fldChar w:fldCharType="end"/>
            </w:r>
          </w:ins>
        </w:p>
        <w:p w14:paraId="243C162B" w14:textId="38358F5E" w:rsidR="00D112DD" w:rsidRDefault="00D112DD">
          <w:pPr>
            <w:pStyle w:val="Verzeichnis2"/>
            <w:tabs>
              <w:tab w:val="right" w:leader="dot" w:pos="9010"/>
            </w:tabs>
            <w:rPr>
              <w:ins w:id="6" w:author="PH" w:date="2024-11-11T22:13:00Z" w16du:dateUtc="2024-11-11T21:13:00Z"/>
              <w:rFonts w:asciiTheme="minorHAnsi" w:eastAsiaTheme="minorEastAsia" w:hAnsiTheme="minorHAnsi"/>
              <w:noProof/>
              <w:color w:val="auto"/>
              <w:kern w:val="2"/>
              <w:lang w:eastAsia="en-GB"/>
              <w14:ligatures w14:val="standardContextual"/>
            </w:rPr>
          </w:pPr>
          <w:ins w:id="7"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"_Toc182255625"</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val="sv-SE"/>
              </w:rPr>
              <w:t>Organisations</w:t>
            </w:r>
            <w:r>
              <w:rPr>
                <w:noProof/>
                <w:webHidden/>
              </w:rPr>
              <w:tab/>
            </w:r>
            <w:r>
              <w:rPr>
                <w:noProof/>
                <w:webHidden/>
              </w:rPr>
              <w:fldChar w:fldCharType="begin"/>
            </w:r>
            <w:r>
              <w:rPr>
                <w:noProof/>
                <w:webHidden/>
              </w:rPr>
              <w:instrText xml:space="preserve"> PAGEREF _Toc182255625 \h </w:instrText>
            </w:r>
            <w:r>
              <w:rPr>
                <w:noProof/>
                <w:webHidden/>
              </w:rPr>
            </w:r>
          </w:ins>
          <w:r>
            <w:rPr>
              <w:noProof/>
              <w:webHidden/>
            </w:rPr>
            <w:fldChar w:fldCharType="separate"/>
          </w:r>
          <w:ins w:id="8" w:author="PH" w:date="2024-11-11T22:13:00Z" w16du:dateUtc="2024-11-11T21:13:00Z">
            <w:r>
              <w:rPr>
                <w:noProof/>
                <w:webHidden/>
              </w:rPr>
              <w:t>7</w:t>
            </w:r>
            <w:r>
              <w:rPr>
                <w:noProof/>
                <w:webHidden/>
              </w:rPr>
              <w:fldChar w:fldCharType="end"/>
            </w:r>
            <w:r w:rsidRPr="00492AAC">
              <w:rPr>
                <w:rStyle w:val="Hyperlink"/>
                <w:noProof/>
              </w:rPr>
              <w:fldChar w:fldCharType="end"/>
            </w:r>
          </w:ins>
        </w:p>
        <w:p w14:paraId="302B2592" w14:textId="53A274EC" w:rsidR="00D112DD" w:rsidRDefault="00D112DD">
          <w:pPr>
            <w:pStyle w:val="Verzeichnis2"/>
            <w:tabs>
              <w:tab w:val="right" w:leader="dot" w:pos="9010"/>
            </w:tabs>
            <w:rPr>
              <w:ins w:id="9" w:author="PH" w:date="2024-11-11T22:13:00Z" w16du:dateUtc="2024-11-11T21:13:00Z"/>
              <w:rFonts w:asciiTheme="minorHAnsi" w:eastAsiaTheme="minorEastAsia" w:hAnsiTheme="minorHAnsi"/>
              <w:noProof/>
              <w:color w:val="auto"/>
              <w:kern w:val="2"/>
              <w:lang w:eastAsia="en-GB"/>
              <w14:ligatures w14:val="standardContextual"/>
            </w:rPr>
          </w:pPr>
          <w:ins w:id="10"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"_Toc182255626"</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Persons</w:t>
            </w:r>
            <w:r>
              <w:rPr>
                <w:noProof/>
                <w:webHidden/>
              </w:rPr>
              <w:tab/>
            </w:r>
            <w:r>
              <w:rPr>
                <w:noProof/>
                <w:webHidden/>
              </w:rPr>
              <w:fldChar w:fldCharType="begin"/>
            </w:r>
            <w:r>
              <w:rPr>
                <w:noProof/>
                <w:webHidden/>
              </w:rPr>
              <w:instrText xml:space="preserve"> PAGEREF _Toc182255626 \h </w:instrText>
            </w:r>
            <w:r>
              <w:rPr>
                <w:noProof/>
                <w:webHidden/>
              </w:rPr>
            </w:r>
          </w:ins>
          <w:r>
            <w:rPr>
              <w:noProof/>
              <w:webHidden/>
            </w:rPr>
            <w:fldChar w:fldCharType="separate"/>
          </w:r>
          <w:ins w:id="11" w:author="PH" w:date="2024-11-11T22:13:00Z" w16du:dateUtc="2024-11-11T21:13:00Z">
            <w:r>
              <w:rPr>
                <w:noProof/>
                <w:webHidden/>
              </w:rPr>
              <w:t>8</w:t>
            </w:r>
            <w:r>
              <w:rPr>
                <w:noProof/>
                <w:webHidden/>
              </w:rPr>
              <w:fldChar w:fldCharType="end"/>
            </w:r>
            <w:r w:rsidRPr="00492AAC">
              <w:rPr>
                <w:rStyle w:val="Hyperlink"/>
                <w:noProof/>
              </w:rPr>
              <w:fldChar w:fldCharType="end"/>
            </w:r>
          </w:ins>
        </w:p>
        <w:p w14:paraId="024D2EFE" w14:textId="2C21254A" w:rsidR="00D112DD" w:rsidRDefault="00D112DD">
          <w:pPr>
            <w:pStyle w:val="Verzeichnis1"/>
            <w:tabs>
              <w:tab w:val="left" w:pos="482"/>
              <w:tab w:val="right" w:leader="dot" w:pos="9010"/>
            </w:tabs>
            <w:rPr>
              <w:ins w:id="12" w:author="PH" w:date="2024-11-11T22:13:00Z" w16du:dateUtc="2024-11-11T21:13:00Z"/>
              <w:rFonts w:asciiTheme="minorHAnsi" w:eastAsiaTheme="minorEastAsia" w:hAnsiTheme="minorHAnsi"/>
              <w:b w:val="0"/>
              <w:noProof/>
              <w:color w:val="auto"/>
              <w:kern w:val="2"/>
              <w:lang w:eastAsia="en-GB"/>
              <w14:ligatures w14:val="standardContextual"/>
            </w:rPr>
          </w:pPr>
          <w:ins w:id="13"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"_Toc182255627"</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w:t>
            </w:r>
            <w:r>
              <w:rPr>
                <w:rFonts w:asciiTheme="minorHAnsi" w:eastAsiaTheme="minorEastAsia" w:hAnsiTheme="minorHAnsi"/>
                <w:b w:val="0"/>
                <w:noProof/>
                <w:color w:val="auto"/>
                <w:kern w:val="2"/>
                <w:lang w:eastAsia="en-GB"/>
                <w14:ligatures w14:val="standardContextual"/>
              </w:rPr>
              <w:tab/>
            </w:r>
            <w:r w:rsidRPr="00492AAC">
              <w:rPr>
                <w:rStyle w:val="Hyperlink"/>
                <w:noProof/>
              </w:rPr>
              <w:t>Introduction</w:t>
            </w:r>
            <w:r>
              <w:rPr>
                <w:noProof/>
                <w:webHidden/>
              </w:rPr>
              <w:tab/>
            </w:r>
            <w:r>
              <w:rPr>
                <w:noProof/>
                <w:webHidden/>
              </w:rPr>
              <w:fldChar w:fldCharType="begin"/>
            </w:r>
            <w:r>
              <w:rPr>
                <w:noProof/>
                <w:webHidden/>
              </w:rPr>
              <w:instrText xml:space="preserve"> PAGEREF _Toc182255627 \h </w:instrText>
            </w:r>
            <w:r>
              <w:rPr>
                <w:noProof/>
                <w:webHidden/>
              </w:rPr>
            </w:r>
          </w:ins>
          <w:r>
            <w:rPr>
              <w:noProof/>
              <w:webHidden/>
            </w:rPr>
            <w:fldChar w:fldCharType="separate"/>
          </w:r>
          <w:ins w:id="14" w:author="PH" w:date="2024-11-11T22:13:00Z" w16du:dateUtc="2024-11-11T21:13:00Z">
            <w:r>
              <w:rPr>
                <w:noProof/>
                <w:webHidden/>
              </w:rPr>
              <w:t>9</w:t>
            </w:r>
            <w:r>
              <w:rPr>
                <w:noProof/>
                <w:webHidden/>
              </w:rPr>
              <w:fldChar w:fldCharType="end"/>
            </w:r>
            <w:r w:rsidRPr="00492AAC">
              <w:rPr>
                <w:rStyle w:val="Hyperlink"/>
                <w:noProof/>
              </w:rPr>
              <w:fldChar w:fldCharType="end"/>
            </w:r>
          </w:ins>
        </w:p>
        <w:p w14:paraId="6610730B" w14:textId="52813DFC" w:rsidR="00D112DD" w:rsidRDefault="00D112DD">
          <w:pPr>
            <w:pStyle w:val="Verzeichnis2"/>
            <w:tabs>
              <w:tab w:val="left" w:pos="960"/>
              <w:tab w:val="right" w:leader="dot" w:pos="9010"/>
            </w:tabs>
            <w:rPr>
              <w:ins w:id="15" w:author="PH" w:date="2024-11-11T22:13:00Z" w16du:dateUtc="2024-11-11T21:13:00Z"/>
              <w:rFonts w:asciiTheme="minorHAnsi" w:eastAsiaTheme="minorEastAsia" w:hAnsiTheme="minorHAnsi"/>
              <w:noProof/>
              <w:color w:val="auto"/>
              <w:kern w:val="2"/>
              <w:lang w:eastAsia="en-GB"/>
              <w14:ligatures w14:val="standardContextual"/>
            </w:rPr>
          </w:pPr>
          <w:ins w:id="16"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"_Toc182255628"</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1.1</w:t>
            </w:r>
            <w:r>
              <w:rPr>
                <w:rFonts w:asciiTheme="minorHAnsi" w:eastAsiaTheme="minorEastAsia" w:hAnsiTheme="minorHAnsi"/>
                <w:noProof/>
                <w:color w:val="auto"/>
                <w:kern w:val="2"/>
                <w:lang w:eastAsia="en-GB"/>
                <w14:ligatures w14:val="standardContextual"/>
              </w:rPr>
              <w:tab/>
            </w:r>
            <w:r w:rsidRPr="00492AAC">
              <w:rPr>
                <w:rStyle w:val="Hyperlink"/>
                <w:noProof/>
              </w:rPr>
              <w:t>Objective</w:t>
            </w:r>
            <w:r>
              <w:rPr>
                <w:noProof/>
                <w:webHidden/>
              </w:rPr>
              <w:tab/>
            </w:r>
            <w:r>
              <w:rPr>
                <w:noProof/>
                <w:webHidden/>
              </w:rPr>
              <w:fldChar w:fldCharType="begin"/>
            </w:r>
            <w:r>
              <w:rPr>
                <w:noProof/>
                <w:webHidden/>
              </w:rPr>
              <w:instrText xml:space="preserve"> PAGEREF _Toc182255628 \h </w:instrText>
            </w:r>
            <w:r>
              <w:rPr>
                <w:noProof/>
                <w:webHidden/>
              </w:rPr>
            </w:r>
          </w:ins>
          <w:r>
            <w:rPr>
              <w:noProof/>
              <w:webHidden/>
            </w:rPr>
            <w:fldChar w:fldCharType="separate"/>
          </w:r>
          <w:ins w:id="17" w:author="PH" w:date="2024-11-11T22:13:00Z" w16du:dateUtc="2024-11-11T21:13:00Z">
            <w:r>
              <w:rPr>
                <w:noProof/>
                <w:webHidden/>
              </w:rPr>
              <w:t>9</w:t>
            </w:r>
            <w:r>
              <w:rPr>
                <w:noProof/>
                <w:webHidden/>
              </w:rPr>
              <w:fldChar w:fldCharType="end"/>
            </w:r>
            <w:r w:rsidRPr="00492AAC">
              <w:rPr>
                <w:rStyle w:val="Hyperlink"/>
                <w:noProof/>
              </w:rPr>
              <w:fldChar w:fldCharType="end"/>
            </w:r>
          </w:ins>
        </w:p>
        <w:p w14:paraId="201A4800" w14:textId="1E311BF1" w:rsidR="00D112DD" w:rsidRDefault="00D112DD">
          <w:pPr>
            <w:pStyle w:val="Verzeichnis2"/>
            <w:tabs>
              <w:tab w:val="left" w:pos="960"/>
              <w:tab w:val="right" w:leader="dot" w:pos="9010"/>
            </w:tabs>
            <w:rPr>
              <w:ins w:id="18" w:author="PH" w:date="2024-11-11T22:13:00Z" w16du:dateUtc="2024-11-11T21:13:00Z"/>
              <w:rFonts w:asciiTheme="minorHAnsi" w:eastAsiaTheme="minorEastAsia" w:hAnsiTheme="minorHAnsi"/>
              <w:noProof/>
              <w:color w:val="auto"/>
              <w:kern w:val="2"/>
              <w:lang w:eastAsia="en-GB"/>
              <w14:ligatures w14:val="standardContextual"/>
            </w:rPr>
          </w:pPr>
          <w:ins w:id="19"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"_Toc182255629"</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1.2</w:t>
            </w:r>
            <w:r>
              <w:rPr>
                <w:rFonts w:asciiTheme="minorHAnsi" w:eastAsiaTheme="minorEastAsia" w:hAnsiTheme="minorHAnsi"/>
                <w:noProof/>
                <w:color w:val="auto"/>
                <w:kern w:val="2"/>
                <w:lang w:eastAsia="en-GB"/>
                <w14:ligatures w14:val="standardContextual"/>
              </w:rPr>
              <w:tab/>
            </w:r>
            <w:r w:rsidRPr="00492AAC">
              <w:rPr>
                <w:rStyle w:val="Hyperlink"/>
                <w:noProof/>
              </w:rPr>
              <w:t>Scope</w:t>
            </w:r>
            <w:r>
              <w:rPr>
                <w:noProof/>
                <w:webHidden/>
              </w:rPr>
              <w:tab/>
            </w:r>
            <w:r>
              <w:rPr>
                <w:noProof/>
                <w:webHidden/>
              </w:rPr>
              <w:fldChar w:fldCharType="begin"/>
            </w:r>
            <w:r>
              <w:rPr>
                <w:noProof/>
                <w:webHidden/>
              </w:rPr>
              <w:instrText xml:space="preserve"> PAGEREF _Toc182255629 \h </w:instrText>
            </w:r>
            <w:r>
              <w:rPr>
                <w:noProof/>
                <w:webHidden/>
              </w:rPr>
            </w:r>
          </w:ins>
          <w:r>
            <w:rPr>
              <w:noProof/>
              <w:webHidden/>
            </w:rPr>
            <w:fldChar w:fldCharType="separate"/>
          </w:r>
          <w:ins w:id="20" w:author="PH" w:date="2024-11-11T22:13:00Z" w16du:dateUtc="2024-11-11T21:13:00Z">
            <w:r>
              <w:rPr>
                <w:noProof/>
                <w:webHidden/>
              </w:rPr>
              <w:t>9</w:t>
            </w:r>
            <w:r>
              <w:rPr>
                <w:noProof/>
                <w:webHidden/>
              </w:rPr>
              <w:fldChar w:fldCharType="end"/>
            </w:r>
            <w:r w:rsidRPr="00492AAC">
              <w:rPr>
                <w:rStyle w:val="Hyperlink"/>
                <w:noProof/>
              </w:rPr>
              <w:fldChar w:fldCharType="end"/>
            </w:r>
          </w:ins>
        </w:p>
        <w:p w14:paraId="2B48F660" w14:textId="6E33FDF6" w:rsidR="00D112DD" w:rsidRDefault="00D112DD">
          <w:pPr>
            <w:pStyle w:val="Verzeichnis2"/>
            <w:tabs>
              <w:tab w:val="left" w:pos="960"/>
              <w:tab w:val="right" w:leader="dot" w:pos="9010"/>
            </w:tabs>
            <w:rPr>
              <w:ins w:id="21" w:author="PH" w:date="2024-11-11T22:13:00Z" w16du:dateUtc="2024-11-11T21:13:00Z"/>
              <w:rFonts w:asciiTheme="minorHAnsi" w:eastAsiaTheme="minorEastAsia" w:hAnsiTheme="minorHAnsi"/>
              <w:noProof/>
              <w:color w:val="auto"/>
              <w:kern w:val="2"/>
              <w:lang w:eastAsia="en-GB"/>
              <w14:ligatures w14:val="standardContextual"/>
            </w:rPr>
          </w:pPr>
          <w:ins w:id="22"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"_Toc182255630"</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1.3</w:t>
            </w:r>
            <w:r>
              <w:rPr>
                <w:rFonts w:asciiTheme="minorHAnsi" w:eastAsiaTheme="minorEastAsia" w:hAnsiTheme="minorHAnsi"/>
                <w:noProof/>
                <w:color w:val="auto"/>
                <w:kern w:val="2"/>
                <w:lang w:eastAsia="en-GB"/>
                <w14:ligatures w14:val="standardContextual"/>
              </w:rPr>
              <w:tab/>
            </w:r>
            <w:r w:rsidRPr="00492AAC">
              <w:rPr>
                <w:rStyle w:val="Hyperlink"/>
                <w:noProof/>
                <w:lang w:eastAsia="nb-NO"/>
              </w:rPr>
              <w:t>Goals and non-goals</w:t>
            </w:r>
            <w:r>
              <w:rPr>
                <w:noProof/>
                <w:webHidden/>
              </w:rPr>
              <w:tab/>
            </w:r>
            <w:r>
              <w:rPr>
                <w:noProof/>
                <w:webHidden/>
              </w:rPr>
              <w:fldChar w:fldCharType="begin"/>
            </w:r>
            <w:r>
              <w:rPr>
                <w:noProof/>
                <w:webHidden/>
              </w:rPr>
              <w:instrText xml:space="preserve"> PAGEREF _Toc182255630 \h </w:instrText>
            </w:r>
            <w:r>
              <w:rPr>
                <w:noProof/>
                <w:webHidden/>
              </w:rPr>
            </w:r>
          </w:ins>
          <w:r>
            <w:rPr>
              <w:noProof/>
              <w:webHidden/>
            </w:rPr>
            <w:fldChar w:fldCharType="separate"/>
          </w:r>
          <w:ins w:id="23" w:author="PH" w:date="2024-11-11T22:13:00Z" w16du:dateUtc="2024-11-11T21:13:00Z">
            <w:r>
              <w:rPr>
                <w:noProof/>
                <w:webHidden/>
              </w:rPr>
              <w:t>10</w:t>
            </w:r>
            <w:r>
              <w:rPr>
                <w:noProof/>
                <w:webHidden/>
              </w:rPr>
              <w:fldChar w:fldCharType="end"/>
            </w:r>
            <w:r w:rsidRPr="00492AAC">
              <w:rPr>
                <w:rStyle w:val="Hyperlink"/>
                <w:noProof/>
              </w:rPr>
              <w:fldChar w:fldCharType="end"/>
            </w:r>
          </w:ins>
        </w:p>
        <w:p w14:paraId="29209A91" w14:textId="3BCB0528" w:rsidR="00D112DD" w:rsidRDefault="00D112DD">
          <w:pPr>
            <w:pStyle w:val="Verzeichnis2"/>
            <w:tabs>
              <w:tab w:val="left" w:pos="960"/>
              <w:tab w:val="right" w:leader="dot" w:pos="9010"/>
            </w:tabs>
            <w:rPr>
              <w:ins w:id="24" w:author="PH" w:date="2024-11-11T22:13:00Z" w16du:dateUtc="2024-11-11T21:13:00Z"/>
              <w:rFonts w:asciiTheme="minorHAnsi" w:eastAsiaTheme="minorEastAsia" w:hAnsiTheme="minorHAnsi"/>
              <w:noProof/>
              <w:color w:val="auto"/>
              <w:kern w:val="2"/>
              <w:lang w:eastAsia="en-GB"/>
              <w14:ligatures w14:val="standardContextual"/>
            </w:rPr>
          </w:pPr>
          <w:ins w:id="25"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"_Toc182255631"</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1.4</w:t>
            </w:r>
            <w:r>
              <w:rPr>
                <w:rFonts w:asciiTheme="minorHAnsi" w:eastAsiaTheme="minorEastAsia" w:hAnsiTheme="minorHAnsi"/>
                <w:noProof/>
                <w:color w:val="auto"/>
                <w:kern w:val="2"/>
                <w:lang w:eastAsia="en-GB"/>
                <w14:ligatures w14:val="standardContextual"/>
              </w:rPr>
              <w:tab/>
            </w:r>
            <w:r w:rsidRPr="00492AAC">
              <w:rPr>
                <w:rStyle w:val="Hyperlink"/>
                <w:noProof/>
                <w:lang w:eastAsia="nb-NO"/>
              </w:rPr>
              <w:t>Terminology</w:t>
            </w:r>
            <w:r>
              <w:rPr>
                <w:noProof/>
                <w:webHidden/>
              </w:rPr>
              <w:tab/>
            </w:r>
            <w:r>
              <w:rPr>
                <w:noProof/>
                <w:webHidden/>
              </w:rPr>
              <w:fldChar w:fldCharType="begin"/>
            </w:r>
            <w:r>
              <w:rPr>
                <w:noProof/>
                <w:webHidden/>
              </w:rPr>
              <w:instrText xml:space="preserve"> PAGEREF _Toc182255631 \h </w:instrText>
            </w:r>
            <w:r>
              <w:rPr>
                <w:noProof/>
                <w:webHidden/>
              </w:rPr>
            </w:r>
          </w:ins>
          <w:r>
            <w:rPr>
              <w:noProof/>
              <w:webHidden/>
            </w:rPr>
            <w:fldChar w:fldCharType="separate"/>
          </w:r>
          <w:ins w:id="26" w:author="PH" w:date="2024-11-11T22:13:00Z" w16du:dateUtc="2024-11-11T21:13:00Z">
            <w:r>
              <w:rPr>
                <w:noProof/>
                <w:webHidden/>
              </w:rPr>
              <w:t>10</w:t>
            </w:r>
            <w:r>
              <w:rPr>
                <w:noProof/>
                <w:webHidden/>
              </w:rPr>
              <w:fldChar w:fldCharType="end"/>
            </w:r>
            <w:r w:rsidRPr="00492AAC">
              <w:rPr>
                <w:rStyle w:val="Hyperlink"/>
                <w:noProof/>
              </w:rPr>
              <w:fldChar w:fldCharType="end"/>
            </w:r>
          </w:ins>
        </w:p>
        <w:p w14:paraId="62D67069" w14:textId="19914C0F" w:rsidR="00D112DD" w:rsidRDefault="00D112DD">
          <w:pPr>
            <w:pStyle w:val="Verzeichnis3"/>
            <w:tabs>
              <w:tab w:val="left" w:pos="1440"/>
              <w:tab w:val="right" w:leader="dot" w:pos="9010"/>
            </w:tabs>
            <w:rPr>
              <w:ins w:id="27" w:author="PH" w:date="2024-11-11T22:13:00Z" w16du:dateUtc="2024-11-11T21:13:00Z"/>
              <w:rFonts w:asciiTheme="minorHAnsi" w:eastAsiaTheme="minorEastAsia" w:hAnsiTheme="minorHAnsi"/>
              <w:noProof/>
              <w:color w:val="auto"/>
              <w:kern w:val="2"/>
              <w:lang w:eastAsia="en-GB"/>
              <w14:ligatures w14:val="standardContextual"/>
            </w:rPr>
          </w:pPr>
          <w:ins w:id="28"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"_Toc182255632"</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1.4.1</w:t>
            </w:r>
            <w:r>
              <w:rPr>
                <w:rFonts w:asciiTheme="minorHAnsi" w:eastAsiaTheme="minorEastAsia" w:hAnsiTheme="minorHAnsi"/>
                <w:noProof/>
                <w:color w:val="auto"/>
                <w:kern w:val="2"/>
                <w:lang w:eastAsia="en-GB"/>
                <w14:ligatures w14:val="standardContextual"/>
              </w:rPr>
              <w:tab/>
            </w:r>
            <w:r w:rsidRPr="00492AAC">
              <w:rPr>
                <w:rStyle w:val="Hyperlink"/>
                <w:noProof/>
              </w:rPr>
              <w:t>Notational conventions</w:t>
            </w:r>
            <w:r>
              <w:rPr>
                <w:noProof/>
                <w:webHidden/>
              </w:rPr>
              <w:tab/>
            </w:r>
            <w:r>
              <w:rPr>
                <w:noProof/>
                <w:webHidden/>
              </w:rPr>
              <w:fldChar w:fldCharType="begin"/>
            </w:r>
            <w:r>
              <w:rPr>
                <w:noProof/>
                <w:webHidden/>
              </w:rPr>
              <w:instrText xml:space="preserve"> PAGEREF _Toc182255632 \h </w:instrText>
            </w:r>
            <w:r>
              <w:rPr>
                <w:noProof/>
                <w:webHidden/>
              </w:rPr>
            </w:r>
          </w:ins>
          <w:r>
            <w:rPr>
              <w:noProof/>
              <w:webHidden/>
            </w:rPr>
            <w:fldChar w:fldCharType="separate"/>
          </w:r>
          <w:ins w:id="29" w:author="PH" w:date="2024-11-11T22:13:00Z" w16du:dateUtc="2024-11-11T21:13:00Z">
            <w:r>
              <w:rPr>
                <w:noProof/>
                <w:webHidden/>
              </w:rPr>
              <w:t>10</w:t>
            </w:r>
            <w:r>
              <w:rPr>
                <w:noProof/>
                <w:webHidden/>
              </w:rPr>
              <w:fldChar w:fldCharType="end"/>
            </w:r>
            <w:r w:rsidRPr="00492AAC">
              <w:rPr>
                <w:rStyle w:val="Hyperlink"/>
                <w:noProof/>
              </w:rPr>
              <w:fldChar w:fldCharType="end"/>
            </w:r>
          </w:ins>
        </w:p>
        <w:p w14:paraId="57A34DC6" w14:textId="77628BF5" w:rsidR="00D112DD" w:rsidRDefault="00D112DD">
          <w:pPr>
            <w:pStyle w:val="Verzeichnis3"/>
            <w:tabs>
              <w:tab w:val="left" w:pos="1440"/>
              <w:tab w:val="right" w:leader="dot" w:pos="9010"/>
            </w:tabs>
            <w:rPr>
              <w:ins w:id="30" w:author="PH" w:date="2024-11-11T22:13:00Z" w16du:dateUtc="2024-11-11T21:13:00Z"/>
              <w:rFonts w:asciiTheme="minorHAnsi" w:eastAsiaTheme="minorEastAsia" w:hAnsiTheme="minorHAnsi"/>
              <w:noProof/>
              <w:color w:val="auto"/>
              <w:kern w:val="2"/>
              <w:lang w:eastAsia="en-GB"/>
              <w14:ligatures w14:val="standardContextual"/>
            </w:rPr>
          </w:pPr>
          <w:ins w:id="31"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"_Toc182255633"</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1.4.2</w:t>
            </w:r>
            <w:r>
              <w:rPr>
                <w:rFonts w:asciiTheme="minorHAnsi" w:eastAsiaTheme="minorEastAsia" w:hAnsiTheme="minorHAnsi"/>
                <w:noProof/>
                <w:color w:val="auto"/>
                <w:kern w:val="2"/>
                <w:lang w:eastAsia="en-GB"/>
                <w14:ligatures w14:val="standardContextual"/>
              </w:rPr>
              <w:tab/>
            </w:r>
            <w:r w:rsidRPr="00492AAC">
              <w:rPr>
                <w:rStyle w:val="Hyperlink"/>
                <w:noProof/>
              </w:rPr>
              <w:t>Normative references</w:t>
            </w:r>
            <w:r>
              <w:rPr>
                <w:noProof/>
                <w:webHidden/>
              </w:rPr>
              <w:tab/>
            </w:r>
            <w:r>
              <w:rPr>
                <w:noProof/>
                <w:webHidden/>
              </w:rPr>
              <w:fldChar w:fldCharType="begin"/>
            </w:r>
            <w:r>
              <w:rPr>
                <w:noProof/>
                <w:webHidden/>
              </w:rPr>
              <w:instrText xml:space="preserve"> PAGEREF _Toc182255633 \h </w:instrText>
            </w:r>
            <w:r>
              <w:rPr>
                <w:noProof/>
                <w:webHidden/>
              </w:rPr>
            </w:r>
          </w:ins>
          <w:r>
            <w:rPr>
              <w:noProof/>
              <w:webHidden/>
            </w:rPr>
            <w:fldChar w:fldCharType="separate"/>
          </w:r>
          <w:ins w:id="32" w:author="PH" w:date="2024-11-11T22:13:00Z" w16du:dateUtc="2024-11-11T21:13:00Z">
            <w:r>
              <w:rPr>
                <w:noProof/>
                <w:webHidden/>
              </w:rPr>
              <w:t>11</w:t>
            </w:r>
            <w:r>
              <w:rPr>
                <w:noProof/>
                <w:webHidden/>
              </w:rPr>
              <w:fldChar w:fldCharType="end"/>
            </w:r>
            <w:r w:rsidRPr="00492AAC">
              <w:rPr>
                <w:rStyle w:val="Hyperlink"/>
                <w:noProof/>
              </w:rPr>
              <w:fldChar w:fldCharType="end"/>
            </w:r>
          </w:ins>
        </w:p>
        <w:p w14:paraId="2EEB98C5" w14:textId="4DA40DDD" w:rsidR="00D112DD" w:rsidRDefault="00D112DD">
          <w:pPr>
            <w:pStyle w:val="Verzeichnis3"/>
            <w:tabs>
              <w:tab w:val="left" w:pos="1440"/>
              <w:tab w:val="right" w:leader="dot" w:pos="9010"/>
            </w:tabs>
            <w:rPr>
              <w:ins w:id="33" w:author="PH" w:date="2024-11-11T22:13:00Z" w16du:dateUtc="2024-11-11T21:13:00Z"/>
              <w:rFonts w:asciiTheme="minorHAnsi" w:eastAsiaTheme="minorEastAsia" w:hAnsiTheme="minorHAnsi"/>
              <w:noProof/>
              <w:color w:val="auto"/>
              <w:kern w:val="2"/>
              <w:lang w:eastAsia="en-GB"/>
              <w14:ligatures w14:val="standardContextual"/>
            </w:rPr>
          </w:pPr>
          <w:ins w:id="34"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"_Toc182255634"</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1.4.3</w:t>
            </w:r>
            <w:r>
              <w:rPr>
                <w:rFonts w:asciiTheme="minorHAnsi" w:eastAsiaTheme="minorEastAsia" w:hAnsiTheme="minorHAnsi"/>
                <w:noProof/>
                <w:color w:val="auto"/>
                <w:kern w:val="2"/>
                <w:lang w:eastAsia="en-GB"/>
                <w14:ligatures w14:val="standardContextual"/>
              </w:rPr>
              <w:tab/>
            </w:r>
            <w:r w:rsidRPr="00492AAC">
              <w:rPr>
                <w:rStyle w:val="Hyperlink"/>
                <w:noProof/>
              </w:rPr>
              <w:t>Non-normative references</w:t>
            </w:r>
            <w:r>
              <w:rPr>
                <w:noProof/>
                <w:webHidden/>
              </w:rPr>
              <w:tab/>
            </w:r>
            <w:r>
              <w:rPr>
                <w:noProof/>
                <w:webHidden/>
              </w:rPr>
              <w:fldChar w:fldCharType="begin"/>
            </w:r>
            <w:r>
              <w:rPr>
                <w:noProof/>
                <w:webHidden/>
              </w:rPr>
              <w:instrText xml:space="preserve"> PAGEREF _Toc182255634 \h </w:instrText>
            </w:r>
            <w:r>
              <w:rPr>
                <w:noProof/>
                <w:webHidden/>
              </w:rPr>
            </w:r>
          </w:ins>
          <w:r>
            <w:rPr>
              <w:noProof/>
              <w:webHidden/>
            </w:rPr>
            <w:fldChar w:fldCharType="separate"/>
          </w:r>
          <w:ins w:id="35" w:author="PH" w:date="2024-11-11T22:13:00Z" w16du:dateUtc="2024-11-11T21:13:00Z">
            <w:r>
              <w:rPr>
                <w:noProof/>
                <w:webHidden/>
              </w:rPr>
              <w:t>11</w:t>
            </w:r>
            <w:r>
              <w:rPr>
                <w:noProof/>
                <w:webHidden/>
              </w:rPr>
              <w:fldChar w:fldCharType="end"/>
            </w:r>
            <w:r w:rsidRPr="00492AAC">
              <w:rPr>
                <w:rStyle w:val="Hyperlink"/>
                <w:noProof/>
              </w:rPr>
              <w:fldChar w:fldCharType="end"/>
            </w:r>
          </w:ins>
        </w:p>
        <w:p w14:paraId="1F50905D" w14:textId="344D53E9" w:rsidR="00D112DD" w:rsidRDefault="00D112DD">
          <w:pPr>
            <w:pStyle w:val="Verzeichnis2"/>
            <w:tabs>
              <w:tab w:val="left" w:pos="960"/>
              <w:tab w:val="right" w:leader="dot" w:pos="9010"/>
            </w:tabs>
            <w:rPr>
              <w:ins w:id="36" w:author="PH" w:date="2024-11-11T22:13:00Z" w16du:dateUtc="2024-11-11T21:13:00Z"/>
              <w:rFonts w:asciiTheme="minorHAnsi" w:eastAsiaTheme="minorEastAsia" w:hAnsiTheme="minorHAnsi"/>
              <w:noProof/>
              <w:color w:val="auto"/>
              <w:kern w:val="2"/>
              <w:lang w:eastAsia="en-GB"/>
              <w14:ligatures w14:val="standardContextual"/>
            </w:rPr>
          </w:pPr>
          <w:ins w:id="37"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"_Toc182255635"</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1.5</w:t>
            </w:r>
            <w:r>
              <w:rPr>
                <w:rFonts w:asciiTheme="minorHAnsi" w:eastAsiaTheme="minorEastAsia" w:hAnsiTheme="minorHAnsi"/>
                <w:noProof/>
                <w:color w:val="auto"/>
                <w:kern w:val="2"/>
                <w:lang w:eastAsia="en-GB"/>
                <w14:ligatures w14:val="standardContextual"/>
              </w:rPr>
              <w:tab/>
            </w:r>
            <w:r w:rsidRPr="00492AAC">
              <w:rPr>
                <w:rStyle w:val="Hyperlink"/>
                <w:noProof/>
              </w:rPr>
              <w:t>Namespaces</w:t>
            </w:r>
            <w:r>
              <w:rPr>
                <w:noProof/>
                <w:webHidden/>
              </w:rPr>
              <w:tab/>
            </w:r>
            <w:r>
              <w:rPr>
                <w:noProof/>
                <w:webHidden/>
              </w:rPr>
              <w:fldChar w:fldCharType="begin"/>
            </w:r>
            <w:r>
              <w:rPr>
                <w:noProof/>
                <w:webHidden/>
              </w:rPr>
              <w:instrText xml:space="preserve"> PAGEREF _Toc182255635 \h </w:instrText>
            </w:r>
            <w:r>
              <w:rPr>
                <w:noProof/>
                <w:webHidden/>
              </w:rPr>
            </w:r>
          </w:ins>
          <w:r>
            <w:rPr>
              <w:noProof/>
              <w:webHidden/>
            </w:rPr>
            <w:fldChar w:fldCharType="separate"/>
          </w:r>
          <w:ins w:id="38" w:author="PH" w:date="2024-11-11T22:13:00Z" w16du:dateUtc="2024-11-11T21:13:00Z">
            <w:r>
              <w:rPr>
                <w:noProof/>
                <w:webHidden/>
              </w:rPr>
              <w:t>12</w:t>
            </w:r>
            <w:r>
              <w:rPr>
                <w:noProof/>
                <w:webHidden/>
              </w:rPr>
              <w:fldChar w:fldCharType="end"/>
            </w:r>
            <w:r w:rsidRPr="00492AAC">
              <w:rPr>
                <w:rStyle w:val="Hyperlink"/>
                <w:noProof/>
              </w:rPr>
              <w:fldChar w:fldCharType="end"/>
            </w:r>
          </w:ins>
        </w:p>
        <w:p w14:paraId="70BF0E9B" w14:textId="369780B8" w:rsidR="00D112DD" w:rsidRDefault="00D112DD">
          <w:pPr>
            <w:pStyle w:val="Verzeichnis1"/>
            <w:tabs>
              <w:tab w:val="left" w:pos="482"/>
              <w:tab w:val="right" w:leader="dot" w:pos="9010"/>
            </w:tabs>
            <w:rPr>
              <w:ins w:id="39" w:author="PH" w:date="2024-11-11T22:13:00Z" w16du:dateUtc="2024-11-11T21:13:00Z"/>
              <w:rFonts w:asciiTheme="minorHAnsi" w:eastAsiaTheme="minorEastAsia" w:hAnsiTheme="minorHAnsi"/>
              <w:b w:val="0"/>
              <w:noProof/>
              <w:color w:val="auto"/>
              <w:kern w:val="2"/>
              <w:lang w:eastAsia="en-GB"/>
              <w14:ligatures w14:val="standardContextual"/>
            </w:rPr>
          </w:pPr>
          <w:ins w:id="40"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"_Toc182255636"</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2</w:t>
            </w:r>
            <w:r>
              <w:rPr>
                <w:rFonts w:asciiTheme="minorHAnsi" w:eastAsiaTheme="minorEastAsia" w:hAnsiTheme="minorHAnsi"/>
                <w:b w:val="0"/>
                <w:noProof/>
                <w:color w:val="auto"/>
                <w:kern w:val="2"/>
                <w:lang w:eastAsia="en-GB"/>
                <w14:ligatures w14:val="standardContextual"/>
              </w:rPr>
              <w:tab/>
            </w:r>
            <w:r w:rsidRPr="00492AAC">
              <w:rPr>
                <w:rStyle w:val="Hyperlink"/>
                <w:noProof/>
                <w:lang w:eastAsia="nb-NO"/>
              </w:rPr>
              <w:t>The Service Discovery Process</w:t>
            </w:r>
            <w:r>
              <w:rPr>
                <w:noProof/>
                <w:webHidden/>
              </w:rPr>
              <w:tab/>
            </w:r>
            <w:r>
              <w:rPr>
                <w:noProof/>
                <w:webHidden/>
              </w:rPr>
              <w:fldChar w:fldCharType="begin"/>
            </w:r>
            <w:r>
              <w:rPr>
                <w:noProof/>
                <w:webHidden/>
              </w:rPr>
              <w:instrText xml:space="preserve"> PAGEREF _Toc182255636 \h </w:instrText>
            </w:r>
            <w:r>
              <w:rPr>
                <w:noProof/>
                <w:webHidden/>
              </w:rPr>
            </w:r>
          </w:ins>
          <w:r>
            <w:rPr>
              <w:noProof/>
              <w:webHidden/>
            </w:rPr>
            <w:fldChar w:fldCharType="separate"/>
          </w:r>
          <w:ins w:id="41" w:author="PH" w:date="2024-11-11T22:13:00Z" w16du:dateUtc="2024-11-11T21:13:00Z">
            <w:r>
              <w:rPr>
                <w:noProof/>
                <w:webHidden/>
              </w:rPr>
              <w:t>12</w:t>
            </w:r>
            <w:r>
              <w:rPr>
                <w:noProof/>
                <w:webHidden/>
              </w:rPr>
              <w:fldChar w:fldCharType="end"/>
            </w:r>
            <w:r w:rsidRPr="00492AAC">
              <w:rPr>
                <w:rStyle w:val="Hyperlink"/>
                <w:noProof/>
              </w:rPr>
              <w:fldChar w:fldCharType="end"/>
            </w:r>
          </w:ins>
        </w:p>
        <w:p w14:paraId="6CA053CE" w14:textId="345509CD" w:rsidR="00D112DD" w:rsidRDefault="00D112DD">
          <w:pPr>
            <w:pStyle w:val="Verzeichnis2"/>
            <w:tabs>
              <w:tab w:val="left" w:pos="960"/>
              <w:tab w:val="right" w:leader="dot" w:pos="9010"/>
            </w:tabs>
            <w:rPr>
              <w:ins w:id="42" w:author="PH" w:date="2024-11-11T22:13:00Z" w16du:dateUtc="2024-11-11T21:13:00Z"/>
              <w:rFonts w:asciiTheme="minorHAnsi" w:eastAsiaTheme="minorEastAsia" w:hAnsiTheme="minorHAnsi"/>
              <w:noProof/>
              <w:color w:val="auto"/>
              <w:kern w:val="2"/>
              <w:lang w:eastAsia="en-GB"/>
              <w14:ligatures w14:val="standardContextual"/>
            </w:rPr>
          </w:pPr>
          <w:ins w:id="43"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"_Toc182255637"</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2.1</w:t>
            </w:r>
            <w:r>
              <w:rPr>
                <w:rFonts w:asciiTheme="minorHAnsi" w:eastAsiaTheme="minorEastAsia" w:hAnsiTheme="minorHAnsi"/>
                <w:noProof/>
                <w:color w:val="auto"/>
                <w:kern w:val="2"/>
                <w:lang w:eastAsia="en-GB"/>
                <w14:ligatures w14:val="standardContextual"/>
              </w:rPr>
              <w:tab/>
            </w:r>
            <w:r w:rsidRPr="00492AAC">
              <w:rPr>
                <w:rStyle w:val="Hyperlink"/>
                <w:noProof/>
              </w:rPr>
              <w:t>Discovery flow</w:t>
            </w:r>
            <w:r>
              <w:rPr>
                <w:noProof/>
                <w:webHidden/>
              </w:rPr>
              <w:tab/>
            </w:r>
            <w:r>
              <w:rPr>
                <w:noProof/>
                <w:webHidden/>
              </w:rPr>
              <w:fldChar w:fldCharType="begin"/>
            </w:r>
            <w:r>
              <w:rPr>
                <w:noProof/>
                <w:webHidden/>
              </w:rPr>
              <w:instrText xml:space="preserve"> PAGEREF _Toc182255637 \h </w:instrText>
            </w:r>
            <w:r>
              <w:rPr>
                <w:noProof/>
                <w:webHidden/>
              </w:rPr>
            </w:r>
          </w:ins>
          <w:r>
            <w:rPr>
              <w:noProof/>
              <w:webHidden/>
            </w:rPr>
            <w:fldChar w:fldCharType="separate"/>
          </w:r>
          <w:ins w:id="44" w:author="PH" w:date="2024-11-11T22:13:00Z" w16du:dateUtc="2024-11-11T21:13:00Z">
            <w:r>
              <w:rPr>
                <w:noProof/>
                <w:webHidden/>
              </w:rPr>
              <w:t>13</w:t>
            </w:r>
            <w:r>
              <w:rPr>
                <w:noProof/>
                <w:webHidden/>
              </w:rPr>
              <w:fldChar w:fldCharType="end"/>
            </w:r>
            <w:r w:rsidRPr="00492AAC">
              <w:rPr>
                <w:rStyle w:val="Hyperlink"/>
                <w:noProof/>
              </w:rPr>
              <w:fldChar w:fldCharType="end"/>
            </w:r>
          </w:ins>
        </w:p>
        <w:p w14:paraId="5DBBFDA5" w14:textId="22F4C32B" w:rsidR="00D112DD" w:rsidRDefault="00D112DD">
          <w:pPr>
            <w:pStyle w:val="Verzeichnis3"/>
            <w:tabs>
              <w:tab w:val="left" w:pos="1440"/>
              <w:tab w:val="right" w:leader="dot" w:pos="9010"/>
            </w:tabs>
            <w:rPr>
              <w:ins w:id="45" w:author="PH" w:date="2024-11-11T22:13:00Z" w16du:dateUtc="2024-11-11T21:13:00Z"/>
              <w:rFonts w:asciiTheme="minorHAnsi" w:eastAsiaTheme="minorEastAsia" w:hAnsiTheme="minorHAnsi"/>
              <w:noProof/>
              <w:color w:val="auto"/>
              <w:kern w:val="2"/>
              <w:lang w:eastAsia="en-GB"/>
              <w14:ligatures w14:val="standardContextual"/>
            </w:rPr>
          </w:pPr>
          <w:ins w:id="46"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"_Toc182255638"</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2.1.1</w:t>
            </w:r>
            <w:r>
              <w:rPr>
                <w:rFonts w:asciiTheme="minorHAnsi" w:eastAsiaTheme="minorEastAsia" w:hAnsiTheme="minorHAnsi"/>
                <w:noProof/>
                <w:color w:val="auto"/>
                <w:kern w:val="2"/>
                <w:lang w:eastAsia="en-GB"/>
                <w14:ligatures w14:val="standardContextual"/>
              </w:rPr>
              <w:tab/>
            </w:r>
            <w:r w:rsidRPr="00492AAC">
              <w:rPr>
                <w:rStyle w:val="Hyperlink"/>
                <w:noProof/>
              </w:rPr>
              <w:t>U-NAPTR Resource Records</w:t>
            </w:r>
            <w:r>
              <w:rPr>
                <w:noProof/>
                <w:webHidden/>
              </w:rPr>
              <w:tab/>
            </w:r>
            <w:r>
              <w:rPr>
                <w:noProof/>
                <w:webHidden/>
              </w:rPr>
              <w:fldChar w:fldCharType="begin"/>
            </w:r>
            <w:r>
              <w:rPr>
                <w:noProof/>
                <w:webHidden/>
              </w:rPr>
              <w:instrText xml:space="preserve"> PAGEREF _Toc182255638 \h </w:instrText>
            </w:r>
            <w:r>
              <w:rPr>
                <w:noProof/>
                <w:webHidden/>
              </w:rPr>
            </w:r>
          </w:ins>
          <w:r>
            <w:rPr>
              <w:noProof/>
              <w:webHidden/>
            </w:rPr>
            <w:fldChar w:fldCharType="separate"/>
          </w:r>
          <w:ins w:id="47" w:author="PH" w:date="2024-11-11T22:13:00Z" w16du:dateUtc="2024-11-11T21:13:00Z">
            <w:r>
              <w:rPr>
                <w:noProof/>
                <w:webHidden/>
              </w:rPr>
              <w:t>14</w:t>
            </w:r>
            <w:r>
              <w:rPr>
                <w:noProof/>
                <w:webHidden/>
              </w:rPr>
              <w:fldChar w:fldCharType="end"/>
            </w:r>
            <w:r w:rsidRPr="00492AAC">
              <w:rPr>
                <w:rStyle w:val="Hyperlink"/>
                <w:noProof/>
              </w:rPr>
              <w:fldChar w:fldCharType="end"/>
            </w:r>
          </w:ins>
        </w:p>
        <w:p w14:paraId="0FFE8DDE" w14:textId="5BA0DEE1" w:rsidR="00D112DD" w:rsidRDefault="00D112DD">
          <w:pPr>
            <w:pStyle w:val="Verzeichnis2"/>
            <w:tabs>
              <w:tab w:val="left" w:pos="960"/>
              <w:tab w:val="right" w:leader="dot" w:pos="9010"/>
            </w:tabs>
            <w:rPr>
              <w:ins w:id="48" w:author="PH" w:date="2024-11-11T22:13:00Z" w16du:dateUtc="2024-11-11T21:13:00Z"/>
              <w:rFonts w:asciiTheme="minorHAnsi" w:eastAsiaTheme="minorEastAsia" w:hAnsiTheme="minorHAnsi"/>
              <w:noProof/>
              <w:color w:val="auto"/>
              <w:kern w:val="2"/>
              <w:lang w:eastAsia="en-GB"/>
              <w14:ligatures w14:val="standardContextual"/>
            </w:rPr>
          </w:pPr>
          <w:ins w:id="49"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"_Toc182255639"</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2.2</w:t>
            </w:r>
            <w:r>
              <w:rPr>
                <w:rFonts w:asciiTheme="minorHAnsi" w:eastAsiaTheme="minorEastAsia" w:hAnsiTheme="minorHAnsi"/>
                <w:noProof/>
                <w:color w:val="auto"/>
                <w:kern w:val="2"/>
                <w:lang w:eastAsia="en-GB"/>
                <w14:ligatures w14:val="standardContextual"/>
              </w:rPr>
              <w:tab/>
            </w:r>
            <w:r w:rsidRPr="00492AAC">
              <w:rPr>
                <w:rStyle w:val="Hyperlink"/>
                <w:noProof/>
              </w:rPr>
              <w:t>Flows Relating to Service Metadata Publishers</w:t>
            </w:r>
            <w:r>
              <w:rPr>
                <w:noProof/>
                <w:webHidden/>
              </w:rPr>
              <w:tab/>
            </w:r>
            <w:r>
              <w:rPr>
                <w:noProof/>
                <w:webHidden/>
              </w:rPr>
              <w:fldChar w:fldCharType="begin"/>
            </w:r>
            <w:r>
              <w:rPr>
                <w:noProof/>
                <w:webHidden/>
              </w:rPr>
              <w:instrText xml:space="preserve"> PAGEREF _Toc182255639 \h </w:instrText>
            </w:r>
            <w:r>
              <w:rPr>
                <w:noProof/>
                <w:webHidden/>
              </w:rPr>
            </w:r>
          </w:ins>
          <w:r>
            <w:rPr>
              <w:noProof/>
              <w:webHidden/>
            </w:rPr>
            <w:fldChar w:fldCharType="separate"/>
          </w:r>
          <w:ins w:id="50" w:author="PH" w:date="2024-11-11T22:13:00Z" w16du:dateUtc="2024-11-11T21:13:00Z">
            <w:r>
              <w:rPr>
                <w:noProof/>
                <w:webHidden/>
              </w:rPr>
              <w:t>15</w:t>
            </w:r>
            <w:r>
              <w:rPr>
                <w:noProof/>
                <w:webHidden/>
              </w:rPr>
              <w:fldChar w:fldCharType="end"/>
            </w:r>
            <w:r w:rsidRPr="00492AAC">
              <w:rPr>
                <w:rStyle w:val="Hyperlink"/>
                <w:noProof/>
              </w:rPr>
              <w:fldChar w:fldCharType="end"/>
            </w:r>
          </w:ins>
        </w:p>
        <w:p w14:paraId="339538D8" w14:textId="5C8563CB" w:rsidR="00D112DD" w:rsidRDefault="00D112DD">
          <w:pPr>
            <w:pStyle w:val="Verzeichnis1"/>
            <w:tabs>
              <w:tab w:val="left" w:pos="482"/>
              <w:tab w:val="right" w:leader="dot" w:pos="9010"/>
            </w:tabs>
            <w:rPr>
              <w:ins w:id="51" w:author="PH" w:date="2024-11-11T22:13:00Z" w16du:dateUtc="2024-11-11T21:13:00Z"/>
              <w:rFonts w:asciiTheme="minorHAnsi" w:eastAsiaTheme="minorEastAsia" w:hAnsiTheme="minorHAnsi"/>
              <w:b w:val="0"/>
              <w:noProof/>
              <w:color w:val="auto"/>
              <w:kern w:val="2"/>
              <w:lang w:eastAsia="en-GB"/>
              <w14:ligatures w14:val="standardContextual"/>
            </w:rPr>
          </w:pPr>
          <w:ins w:id="52"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"_Toc182255640"</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3</w:t>
            </w:r>
            <w:r>
              <w:rPr>
                <w:rFonts w:asciiTheme="minorHAnsi" w:eastAsiaTheme="minorEastAsia" w:hAnsiTheme="minorHAnsi"/>
                <w:b w:val="0"/>
                <w:noProof/>
                <w:color w:val="auto"/>
                <w:kern w:val="2"/>
                <w:lang w:eastAsia="en-GB"/>
                <w14:ligatures w14:val="standardContextual"/>
              </w:rPr>
              <w:tab/>
            </w:r>
            <w:r w:rsidRPr="00492AAC">
              <w:rPr>
                <w:rStyle w:val="Hyperlink"/>
                <w:noProof/>
                <w:lang w:eastAsia="nb-NO"/>
              </w:rPr>
              <w:t>Interfaces and Data Model</w:t>
            </w:r>
            <w:r>
              <w:rPr>
                <w:noProof/>
                <w:webHidden/>
              </w:rPr>
              <w:tab/>
            </w:r>
            <w:r>
              <w:rPr>
                <w:noProof/>
                <w:webHidden/>
              </w:rPr>
              <w:fldChar w:fldCharType="begin"/>
            </w:r>
            <w:r>
              <w:rPr>
                <w:noProof/>
                <w:webHidden/>
              </w:rPr>
              <w:instrText xml:space="preserve"> PAGEREF _Toc182255640 \h </w:instrText>
            </w:r>
            <w:r>
              <w:rPr>
                <w:noProof/>
                <w:webHidden/>
              </w:rPr>
            </w:r>
          </w:ins>
          <w:r>
            <w:rPr>
              <w:noProof/>
              <w:webHidden/>
            </w:rPr>
            <w:fldChar w:fldCharType="separate"/>
          </w:r>
          <w:ins w:id="53" w:author="PH" w:date="2024-11-11T22:13:00Z" w16du:dateUtc="2024-11-11T21:13:00Z">
            <w:r>
              <w:rPr>
                <w:noProof/>
                <w:webHidden/>
              </w:rPr>
              <w:t>19</w:t>
            </w:r>
            <w:r>
              <w:rPr>
                <w:noProof/>
                <w:webHidden/>
              </w:rPr>
              <w:fldChar w:fldCharType="end"/>
            </w:r>
            <w:r w:rsidRPr="00492AAC">
              <w:rPr>
                <w:rStyle w:val="Hyperlink"/>
                <w:noProof/>
              </w:rPr>
              <w:fldChar w:fldCharType="end"/>
            </w:r>
          </w:ins>
        </w:p>
        <w:p w14:paraId="7EB27CF9" w14:textId="207A3634" w:rsidR="00D112DD" w:rsidRDefault="00D112DD">
          <w:pPr>
            <w:pStyle w:val="Verzeichnis2"/>
            <w:tabs>
              <w:tab w:val="left" w:pos="960"/>
              <w:tab w:val="right" w:leader="dot" w:pos="9010"/>
            </w:tabs>
            <w:rPr>
              <w:ins w:id="54" w:author="PH" w:date="2024-11-11T22:13:00Z" w16du:dateUtc="2024-11-11T21:13:00Z"/>
              <w:rFonts w:asciiTheme="minorHAnsi" w:eastAsiaTheme="minorEastAsia" w:hAnsiTheme="minorHAnsi"/>
              <w:noProof/>
              <w:color w:val="auto"/>
              <w:kern w:val="2"/>
              <w:lang w:eastAsia="en-GB"/>
              <w14:ligatures w14:val="standardContextual"/>
            </w:rPr>
          </w:pPr>
          <w:ins w:id="55"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"_Toc182255641"</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3.1</w:t>
            </w:r>
            <w:r>
              <w:rPr>
                <w:rFonts w:asciiTheme="minorHAnsi" w:eastAsiaTheme="minorEastAsia" w:hAnsiTheme="minorHAnsi"/>
                <w:noProof/>
                <w:color w:val="auto"/>
                <w:kern w:val="2"/>
                <w:lang w:eastAsia="en-GB"/>
                <w14:ligatures w14:val="standardContextual"/>
              </w:rPr>
              <w:tab/>
            </w:r>
            <w:r w:rsidRPr="00492AAC">
              <w:rPr>
                <w:rStyle w:val="Hyperlink"/>
                <w:noProof/>
                <w:lang w:eastAsia="nb-NO"/>
              </w:rPr>
              <w:t>Service Metadata Locator Service, logical interface</w:t>
            </w:r>
            <w:r>
              <w:rPr>
                <w:noProof/>
                <w:webHidden/>
              </w:rPr>
              <w:tab/>
            </w:r>
            <w:r>
              <w:rPr>
                <w:noProof/>
                <w:webHidden/>
              </w:rPr>
              <w:fldChar w:fldCharType="begin"/>
            </w:r>
            <w:r>
              <w:rPr>
                <w:noProof/>
                <w:webHidden/>
              </w:rPr>
              <w:instrText xml:space="preserve"> PAGEREF _Toc182255641 \h </w:instrText>
            </w:r>
            <w:r>
              <w:rPr>
                <w:noProof/>
                <w:webHidden/>
              </w:rPr>
            </w:r>
          </w:ins>
          <w:r>
            <w:rPr>
              <w:noProof/>
              <w:webHidden/>
            </w:rPr>
            <w:fldChar w:fldCharType="separate"/>
          </w:r>
          <w:ins w:id="56" w:author="PH" w:date="2024-11-11T22:13:00Z" w16du:dateUtc="2024-11-11T21:13:00Z">
            <w:r>
              <w:rPr>
                <w:noProof/>
                <w:webHidden/>
              </w:rPr>
              <w:t>19</w:t>
            </w:r>
            <w:r>
              <w:rPr>
                <w:noProof/>
                <w:webHidden/>
              </w:rPr>
              <w:fldChar w:fldCharType="end"/>
            </w:r>
            <w:r w:rsidRPr="00492AAC">
              <w:rPr>
                <w:rStyle w:val="Hyperlink"/>
                <w:noProof/>
              </w:rPr>
              <w:fldChar w:fldCharType="end"/>
            </w:r>
          </w:ins>
        </w:p>
        <w:p w14:paraId="207159BD" w14:textId="68A31360" w:rsidR="00D112DD" w:rsidRDefault="00D112DD">
          <w:pPr>
            <w:pStyle w:val="Verzeichnis3"/>
            <w:tabs>
              <w:tab w:val="left" w:pos="1440"/>
              <w:tab w:val="right" w:leader="dot" w:pos="9010"/>
            </w:tabs>
            <w:rPr>
              <w:ins w:id="57" w:author="PH" w:date="2024-11-11T22:13:00Z" w16du:dateUtc="2024-11-11T21:13:00Z"/>
              <w:rFonts w:asciiTheme="minorHAnsi" w:eastAsiaTheme="minorEastAsia" w:hAnsiTheme="minorHAnsi"/>
              <w:noProof/>
              <w:color w:val="auto"/>
              <w:kern w:val="2"/>
              <w:lang w:eastAsia="en-GB"/>
              <w14:ligatures w14:val="standardContextual"/>
            </w:rPr>
          </w:pPr>
          <w:ins w:id="58"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"_Toc182255642"</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3.1.1</w:t>
            </w:r>
            <w:r>
              <w:rPr>
                <w:rFonts w:asciiTheme="minorHAnsi" w:eastAsiaTheme="minorEastAsia" w:hAnsiTheme="minorHAnsi"/>
                <w:noProof/>
                <w:color w:val="auto"/>
                <w:kern w:val="2"/>
                <w:lang w:eastAsia="en-GB"/>
                <w14:ligatures w14:val="standardContextual"/>
              </w:rPr>
              <w:tab/>
            </w:r>
            <w:r w:rsidRPr="00492AAC">
              <w:rPr>
                <w:rStyle w:val="Hyperlink"/>
                <w:noProof/>
                <w:lang w:eastAsia="nb-NO"/>
              </w:rPr>
              <w:t>Format of Participant Identifiers</w:t>
            </w:r>
            <w:r>
              <w:rPr>
                <w:noProof/>
                <w:webHidden/>
              </w:rPr>
              <w:tab/>
            </w:r>
            <w:r>
              <w:rPr>
                <w:noProof/>
                <w:webHidden/>
              </w:rPr>
              <w:fldChar w:fldCharType="begin"/>
            </w:r>
            <w:r>
              <w:rPr>
                <w:noProof/>
                <w:webHidden/>
              </w:rPr>
              <w:instrText xml:space="preserve"> PAGEREF _Toc182255642 \h </w:instrText>
            </w:r>
            <w:r>
              <w:rPr>
                <w:noProof/>
                <w:webHidden/>
              </w:rPr>
            </w:r>
          </w:ins>
          <w:r>
            <w:rPr>
              <w:noProof/>
              <w:webHidden/>
            </w:rPr>
            <w:fldChar w:fldCharType="separate"/>
          </w:r>
          <w:ins w:id="59" w:author="PH" w:date="2024-11-11T22:13:00Z" w16du:dateUtc="2024-11-11T21:13:00Z">
            <w:r>
              <w:rPr>
                <w:noProof/>
                <w:webHidden/>
              </w:rPr>
              <w:t>20</w:t>
            </w:r>
            <w:r>
              <w:rPr>
                <w:noProof/>
                <w:webHidden/>
              </w:rPr>
              <w:fldChar w:fldCharType="end"/>
            </w:r>
            <w:r w:rsidRPr="00492AAC">
              <w:rPr>
                <w:rStyle w:val="Hyperlink"/>
                <w:noProof/>
              </w:rPr>
              <w:fldChar w:fldCharType="end"/>
            </w:r>
          </w:ins>
        </w:p>
        <w:p w14:paraId="378C761C" w14:textId="1255C341" w:rsidR="00D112DD" w:rsidRDefault="00D112DD">
          <w:pPr>
            <w:pStyle w:val="Verzeichnis3"/>
            <w:tabs>
              <w:tab w:val="left" w:pos="1440"/>
              <w:tab w:val="right" w:leader="dot" w:pos="9010"/>
            </w:tabs>
            <w:rPr>
              <w:ins w:id="60" w:author="PH" w:date="2024-11-11T22:13:00Z" w16du:dateUtc="2024-11-11T21:13:00Z"/>
              <w:rFonts w:asciiTheme="minorHAnsi" w:eastAsiaTheme="minorEastAsia" w:hAnsiTheme="minorHAnsi"/>
              <w:noProof/>
              <w:color w:val="auto"/>
              <w:kern w:val="2"/>
              <w:lang w:eastAsia="en-GB"/>
              <w14:ligatures w14:val="standardContextual"/>
            </w:rPr>
          </w:pPr>
          <w:ins w:id="61"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"_Toc182255643"</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w:t>
            </w:r>
            <w:r>
              <w:rPr>
                <w:rFonts w:asciiTheme="minorHAnsi" w:eastAsiaTheme="minorEastAsia" w:hAnsiTheme="minorHAnsi"/>
                <w:noProof/>
                <w:color w:val="auto"/>
                <w:kern w:val="2"/>
                <w:lang w:eastAsia="en-GB"/>
                <w14:ligatures w14:val="standardContextual"/>
              </w:rPr>
              <w:tab/>
            </w:r>
            <w:r w:rsidRPr="00492AAC">
              <w:rPr>
                <w:rStyle w:val="Hyperlink"/>
                <w:noProof/>
              </w:rPr>
              <w:t>ManageBusinessIdentifier interface</w:t>
            </w:r>
            <w:r>
              <w:rPr>
                <w:noProof/>
                <w:webHidden/>
              </w:rPr>
              <w:tab/>
            </w:r>
            <w:r>
              <w:rPr>
                <w:noProof/>
                <w:webHidden/>
              </w:rPr>
              <w:fldChar w:fldCharType="begin"/>
            </w:r>
            <w:r>
              <w:rPr>
                <w:noProof/>
                <w:webHidden/>
              </w:rPr>
              <w:instrText xml:space="preserve"> PAGEREF _Toc182255643 \h </w:instrText>
            </w:r>
            <w:r>
              <w:rPr>
                <w:noProof/>
                <w:webHidden/>
              </w:rPr>
            </w:r>
          </w:ins>
          <w:r>
            <w:rPr>
              <w:noProof/>
              <w:webHidden/>
            </w:rPr>
            <w:fldChar w:fldCharType="separate"/>
          </w:r>
          <w:ins w:id="62" w:author="PH" w:date="2024-11-11T22:13:00Z" w16du:dateUtc="2024-11-11T21:13:00Z">
            <w:r>
              <w:rPr>
                <w:noProof/>
                <w:webHidden/>
              </w:rPr>
              <w:t>20</w:t>
            </w:r>
            <w:r>
              <w:rPr>
                <w:noProof/>
                <w:webHidden/>
              </w:rPr>
              <w:fldChar w:fldCharType="end"/>
            </w:r>
            <w:r w:rsidRPr="00492AAC">
              <w:rPr>
                <w:rStyle w:val="Hyperlink"/>
                <w:noProof/>
              </w:rPr>
              <w:fldChar w:fldCharType="end"/>
            </w:r>
          </w:ins>
        </w:p>
        <w:p w14:paraId="229BF0D5" w14:textId="431AC3B7" w:rsidR="00D112DD" w:rsidRDefault="00D112DD">
          <w:pPr>
            <w:pStyle w:val="Verzeichnis4"/>
            <w:tabs>
              <w:tab w:val="left" w:pos="1920"/>
              <w:tab w:val="right" w:leader="dot" w:pos="9010"/>
            </w:tabs>
            <w:rPr>
              <w:ins w:id="63" w:author="PH" w:date="2024-11-11T22:13:00Z" w16du:dateUtc="2024-11-11T21:13:00Z"/>
              <w:rFonts w:asciiTheme="minorHAnsi" w:eastAsiaTheme="minorEastAsia" w:hAnsiTheme="minorHAnsi"/>
              <w:noProof/>
              <w:color w:val="auto"/>
              <w:kern w:val="2"/>
              <w:lang w:eastAsia="en-GB"/>
              <w14:ligatures w14:val="standardContextual"/>
            </w:rPr>
          </w:pPr>
          <w:ins w:id="64"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"_Toc182255644"</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3.1.2.1</w:t>
            </w:r>
            <w:r>
              <w:rPr>
                <w:rFonts w:asciiTheme="minorHAnsi" w:eastAsiaTheme="minorEastAsia" w:hAnsiTheme="minorHAnsi"/>
                <w:noProof/>
                <w:color w:val="auto"/>
                <w:kern w:val="2"/>
                <w:lang w:eastAsia="en-GB"/>
                <w14:ligatures w14:val="standardContextual"/>
              </w:rPr>
              <w:tab/>
            </w:r>
            <w:r w:rsidRPr="00492AAC">
              <w:rPr>
                <w:rStyle w:val="Hyperlink"/>
                <w:noProof/>
              </w:rPr>
              <w:t>Create()</w:t>
            </w:r>
            <w:r>
              <w:rPr>
                <w:noProof/>
                <w:webHidden/>
              </w:rPr>
              <w:tab/>
            </w:r>
            <w:r>
              <w:rPr>
                <w:noProof/>
                <w:webHidden/>
              </w:rPr>
              <w:fldChar w:fldCharType="begin"/>
            </w:r>
            <w:r>
              <w:rPr>
                <w:noProof/>
                <w:webHidden/>
              </w:rPr>
              <w:instrText xml:space="preserve"> PAGEREF _Toc182255644 \h </w:instrText>
            </w:r>
            <w:r>
              <w:rPr>
                <w:noProof/>
                <w:webHidden/>
              </w:rPr>
            </w:r>
          </w:ins>
          <w:r>
            <w:rPr>
              <w:noProof/>
              <w:webHidden/>
            </w:rPr>
            <w:fldChar w:fldCharType="separate"/>
          </w:r>
          <w:ins w:id="65" w:author="PH" w:date="2024-11-11T22:13:00Z" w16du:dateUtc="2024-11-11T21:13:00Z">
            <w:r>
              <w:rPr>
                <w:noProof/>
                <w:webHidden/>
              </w:rPr>
              <w:t>21</w:t>
            </w:r>
            <w:r>
              <w:rPr>
                <w:noProof/>
                <w:webHidden/>
              </w:rPr>
              <w:fldChar w:fldCharType="end"/>
            </w:r>
            <w:r w:rsidRPr="00492AAC">
              <w:rPr>
                <w:rStyle w:val="Hyperlink"/>
                <w:noProof/>
              </w:rPr>
              <w:fldChar w:fldCharType="end"/>
            </w:r>
          </w:ins>
        </w:p>
        <w:p w14:paraId="5372DAFE" w14:textId="7DB94199" w:rsidR="00D112DD" w:rsidRDefault="00D112DD">
          <w:pPr>
            <w:pStyle w:val="Verzeichnis4"/>
            <w:tabs>
              <w:tab w:val="left" w:pos="1920"/>
              <w:tab w:val="right" w:leader="dot" w:pos="9010"/>
            </w:tabs>
            <w:rPr>
              <w:ins w:id="66" w:author="PH" w:date="2024-11-11T22:13:00Z" w16du:dateUtc="2024-11-11T21:13:00Z"/>
              <w:rFonts w:asciiTheme="minorHAnsi" w:eastAsiaTheme="minorEastAsia" w:hAnsiTheme="minorHAnsi"/>
              <w:noProof/>
              <w:color w:val="auto"/>
              <w:kern w:val="2"/>
              <w:lang w:eastAsia="en-GB"/>
              <w14:ligatures w14:val="standardContextual"/>
            </w:rPr>
          </w:pPr>
          <w:ins w:id="67"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"_Toc182255645"</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3.1.2.2</w:t>
            </w:r>
            <w:r>
              <w:rPr>
                <w:rFonts w:asciiTheme="minorHAnsi" w:eastAsiaTheme="minorEastAsia" w:hAnsiTheme="minorHAnsi"/>
                <w:noProof/>
                <w:color w:val="auto"/>
                <w:kern w:val="2"/>
                <w:lang w:eastAsia="en-GB"/>
                <w14:ligatures w14:val="standardContextual"/>
              </w:rPr>
              <w:tab/>
            </w:r>
            <w:r w:rsidRPr="00492AAC">
              <w:rPr>
                <w:rStyle w:val="Hyperlink"/>
                <w:noProof/>
              </w:rPr>
              <w:t>CreateList()</w:t>
            </w:r>
            <w:r>
              <w:rPr>
                <w:noProof/>
                <w:webHidden/>
              </w:rPr>
              <w:tab/>
            </w:r>
            <w:r>
              <w:rPr>
                <w:noProof/>
                <w:webHidden/>
              </w:rPr>
              <w:fldChar w:fldCharType="begin"/>
            </w:r>
            <w:r>
              <w:rPr>
                <w:noProof/>
                <w:webHidden/>
              </w:rPr>
              <w:instrText xml:space="preserve"> PAGEREF _Toc182255645 \h </w:instrText>
            </w:r>
            <w:r>
              <w:rPr>
                <w:noProof/>
                <w:webHidden/>
              </w:rPr>
            </w:r>
          </w:ins>
          <w:r>
            <w:rPr>
              <w:noProof/>
              <w:webHidden/>
            </w:rPr>
            <w:fldChar w:fldCharType="separate"/>
          </w:r>
          <w:ins w:id="68" w:author="PH" w:date="2024-11-11T22:13:00Z" w16du:dateUtc="2024-11-11T21:13:00Z">
            <w:r>
              <w:rPr>
                <w:noProof/>
                <w:webHidden/>
              </w:rPr>
              <w:t>22</w:t>
            </w:r>
            <w:r>
              <w:rPr>
                <w:noProof/>
                <w:webHidden/>
              </w:rPr>
              <w:fldChar w:fldCharType="end"/>
            </w:r>
            <w:r w:rsidRPr="00492AAC">
              <w:rPr>
                <w:rStyle w:val="Hyperlink"/>
                <w:noProof/>
              </w:rPr>
              <w:fldChar w:fldCharType="end"/>
            </w:r>
          </w:ins>
        </w:p>
        <w:p w14:paraId="78482447" w14:textId="7965A5F8" w:rsidR="00D112DD" w:rsidRDefault="00D112DD">
          <w:pPr>
            <w:pStyle w:val="Verzeichnis4"/>
            <w:tabs>
              <w:tab w:val="left" w:pos="1920"/>
              <w:tab w:val="right" w:leader="dot" w:pos="9010"/>
            </w:tabs>
            <w:rPr>
              <w:ins w:id="69" w:author="PH" w:date="2024-11-11T22:13:00Z" w16du:dateUtc="2024-11-11T21:13:00Z"/>
              <w:rFonts w:asciiTheme="minorHAnsi" w:eastAsiaTheme="minorEastAsia" w:hAnsiTheme="minorHAnsi"/>
              <w:noProof/>
              <w:color w:val="auto"/>
              <w:kern w:val="2"/>
              <w:lang w:eastAsia="en-GB"/>
              <w14:ligatures w14:val="standardContextual"/>
            </w:rPr>
          </w:pPr>
          <w:ins w:id="70"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"_Toc182255646"</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3.1.2.3</w:t>
            </w:r>
            <w:r>
              <w:rPr>
                <w:rFonts w:asciiTheme="minorHAnsi" w:eastAsiaTheme="minorEastAsia" w:hAnsiTheme="minorHAnsi"/>
                <w:noProof/>
                <w:color w:val="auto"/>
                <w:kern w:val="2"/>
                <w:lang w:eastAsia="en-GB"/>
                <w14:ligatures w14:val="standardContextual"/>
              </w:rPr>
              <w:tab/>
            </w:r>
            <w:r w:rsidRPr="00492AAC">
              <w:rPr>
                <w:rStyle w:val="Hyperlink"/>
                <w:noProof/>
              </w:rPr>
              <w:t>Delete()</w:t>
            </w:r>
            <w:r>
              <w:rPr>
                <w:noProof/>
                <w:webHidden/>
              </w:rPr>
              <w:tab/>
            </w:r>
            <w:r>
              <w:rPr>
                <w:noProof/>
                <w:webHidden/>
              </w:rPr>
              <w:fldChar w:fldCharType="begin"/>
            </w:r>
            <w:r>
              <w:rPr>
                <w:noProof/>
                <w:webHidden/>
              </w:rPr>
              <w:instrText xml:space="preserve"> PAGEREF _Toc182255646 \h </w:instrText>
            </w:r>
            <w:r>
              <w:rPr>
                <w:noProof/>
                <w:webHidden/>
              </w:rPr>
            </w:r>
          </w:ins>
          <w:r>
            <w:rPr>
              <w:noProof/>
              <w:webHidden/>
            </w:rPr>
            <w:fldChar w:fldCharType="separate"/>
          </w:r>
          <w:ins w:id="71" w:author="PH" w:date="2024-11-11T22:13:00Z" w16du:dateUtc="2024-11-11T21:13:00Z">
            <w:r>
              <w:rPr>
                <w:noProof/>
                <w:webHidden/>
              </w:rPr>
              <w:t>22</w:t>
            </w:r>
            <w:r>
              <w:rPr>
                <w:noProof/>
                <w:webHidden/>
              </w:rPr>
              <w:fldChar w:fldCharType="end"/>
            </w:r>
            <w:r w:rsidRPr="00492AAC">
              <w:rPr>
                <w:rStyle w:val="Hyperlink"/>
                <w:noProof/>
              </w:rPr>
              <w:fldChar w:fldCharType="end"/>
            </w:r>
          </w:ins>
        </w:p>
        <w:p w14:paraId="02A4A81D" w14:textId="08E7D924" w:rsidR="00D112DD" w:rsidRDefault="00D112DD">
          <w:pPr>
            <w:pStyle w:val="Verzeichnis4"/>
            <w:tabs>
              <w:tab w:val="left" w:pos="1920"/>
              <w:tab w:val="right" w:leader="dot" w:pos="9010"/>
            </w:tabs>
            <w:rPr>
              <w:ins w:id="72" w:author="PH" w:date="2024-11-11T22:13:00Z" w16du:dateUtc="2024-11-11T21:13:00Z"/>
              <w:rFonts w:asciiTheme="minorHAnsi" w:eastAsiaTheme="minorEastAsia" w:hAnsiTheme="minorHAnsi"/>
              <w:noProof/>
              <w:color w:val="auto"/>
              <w:kern w:val="2"/>
              <w:lang w:eastAsia="en-GB"/>
              <w14:ligatures w14:val="standardContextual"/>
            </w:rPr>
          </w:pPr>
          <w:ins w:id="73"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"_Toc182255647"</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3.1.2.4</w:t>
            </w:r>
            <w:r>
              <w:rPr>
                <w:rFonts w:asciiTheme="minorHAnsi" w:eastAsiaTheme="minorEastAsia" w:hAnsiTheme="minorHAnsi"/>
                <w:noProof/>
                <w:color w:val="auto"/>
                <w:kern w:val="2"/>
                <w:lang w:eastAsia="en-GB"/>
                <w14:ligatures w14:val="standardContextual"/>
              </w:rPr>
              <w:tab/>
            </w:r>
            <w:r w:rsidRPr="00492AAC">
              <w:rPr>
                <w:rStyle w:val="Hyperlink"/>
                <w:noProof/>
              </w:rPr>
              <w:t>DeleteList()</w:t>
            </w:r>
            <w:r>
              <w:rPr>
                <w:noProof/>
                <w:webHidden/>
              </w:rPr>
              <w:tab/>
            </w:r>
            <w:r>
              <w:rPr>
                <w:noProof/>
                <w:webHidden/>
              </w:rPr>
              <w:fldChar w:fldCharType="begin"/>
            </w:r>
            <w:r>
              <w:rPr>
                <w:noProof/>
                <w:webHidden/>
              </w:rPr>
              <w:instrText xml:space="preserve"> PAGEREF _Toc182255647 \h </w:instrText>
            </w:r>
            <w:r>
              <w:rPr>
                <w:noProof/>
                <w:webHidden/>
              </w:rPr>
            </w:r>
          </w:ins>
          <w:r>
            <w:rPr>
              <w:noProof/>
              <w:webHidden/>
            </w:rPr>
            <w:fldChar w:fldCharType="separate"/>
          </w:r>
          <w:ins w:id="74" w:author="PH" w:date="2024-11-11T22:13:00Z" w16du:dateUtc="2024-11-11T21:13:00Z">
            <w:r>
              <w:rPr>
                <w:noProof/>
                <w:webHidden/>
              </w:rPr>
              <w:t>23</w:t>
            </w:r>
            <w:r>
              <w:rPr>
                <w:noProof/>
                <w:webHidden/>
              </w:rPr>
              <w:fldChar w:fldCharType="end"/>
            </w:r>
            <w:r w:rsidRPr="00492AAC">
              <w:rPr>
                <w:rStyle w:val="Hyperlink"/>
                <w:noProof/>
              </w:rPr>
              <w:fldChar w:fldCharType="end"/>
            </w:r>
          </w:ins>
        </w:p>
        <w:p w14:paraId="01D21ECE" w14:textId="33AF72F1" w:rsidR="00D112DD" w:rsidRDefault="00D112DD">
          <w:pPr>
            <w:pStyle w:val="Verzeichnis4"/>
            <w:tabs>
              <w:tab w:val="left" w:pos="1920"/>
              <w:tab w:val="right" w:leader="dot" w:pos="9010"/>
            </w:tabs>
            <w:rPr>
              <w:ins w:id="75" w:author="PH" w:date="2024-11-11T22:13:00Z" w16du:dateUtc="2024-11-11T21:13:00Z"/>
              <w:rFonts w:asciiTheme="minorHAnsi" w:eastAsiaTheme="minorEastAsia" w:hAnsiTheme="minorHAnsi"/>
              <w:noProof/>
              <w:color w:val="auto"/>
              <w:kern w:val="2"/>
              <w:lang w:eastAsia="en-GB"/>
              <w14:ligatures w14:val="standardContextual"/>
            </w:rPr>
          </w:pPr>
          <w:ins w:id="76"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"_Toc182255648"</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3.1.2.5</w:t>
            </w:r>
            <w:r>
              <w:rPr>
                <w:rFonts w:asciiTheme="minorHAnsi" w:eastAsiaTheme="minorEastAsia" w:hAnsiTheme="minorHAnsi"/>
                <w:noProof/>
                <w:color w:val="auto"/>
                <w:kern w:val="2"/>
                <w:lang w:eastAsia="en-GB"/>
                <w14:ligatures w14:val="standardContextual"/>
              </w:rPr>
              <w:tab/>
            </w:r>
            <w:r w:rsidRPr="00492AAC">
              <w:rPr>
                <w:rStyle w:val="Hyperlink"/>
                <w:noProof/>
              </w:rPr>
              <w:t>PrepareToMigrate()</w:t>
            </w:r>
            <w:r>
              <w:rPr>
                <w:noProof/>
                <w:webHidden/>
              </w:rPr>
              <w:tab/>
            </w:r>
            <w:r>
              <w:rPr>
                <w:noProof/>
                <w:webHidden/>
              </w:rPr>
              <w:fldChar w:fldCharType="begin"/>
            </w:r>
            <w:r>
              <w:rPr>
                <w:noProof/>
                <w:webHidden/>
              </w:rPr>
              <w:instrText xml:space="preserve"> PAGEREF _Toc182255648 \h </w:instrText>
            </w:r>
            <w:r>
              <w:rPr>
                <w:noProof/>
                <w:webHidden/>
              </w:rPr>
            </w:r>
          </w:ins>
          <w:r>
            <w:rPr>
              <w:noProof/>
              <w:webHidden/>
            </w:rPr>
            <w:fldChar w:fldCharType="separate"/>
          </w:r>
          <w:ins w:id="77" w:author="PH" w:date="2024-11-11T22:13:00Z" w16du:dateUtc="2024-11-11T21:13:00Z">
            <w:r>
              <w:rPr>
                <w:noProof/>
                <w:webHidden/>
              </w:rPr>
              <w:t>23</w:t>
            </w:r>
            <w:r>
              <w:rPr>
                <w:noProof/>
                <w:webHidden/>
              </w:rPr>
              <w:fldChar w:fldCharType="end"/>
            </w:r>
            <w:r w:rsidRPr="00492AAC">
              <w:rPr>
                <w:rStyle w:val="Hyperlink"/>
                <w:noProof/>
              </w:rPr>
              <w:fldChar w:fldCharType="end"/>
            </w:r>
          </w:ins>
        </w:p>
        <w:p w14:paraId="74F47623" w14:textId="79791D36" w:rsidR="00D112DD" w:rsidRDefault="00D112DD">
          <w:pPr>
            <w:pStyle w:val="Verzeichnis4"/>
            <w:tabs>
              <w:tab w:val="left" w:pos="1920"/>
              <w:tab w:val="right" w:leader="dot" w:pos="9010"/>
            </w:tabs>
            <w:rPr>
              <w:ins w:id="78" w:author="PH" w:date="2024-11-11T22:13:00Z" w16du:dateUtc="2024-11-11T21:13:00Z"/>
              <w:rFonts w:asciiTheme="minorHAnsi" w:eastAsiaTheme="minorEastAsia" w:hAnsiTheme="minorHAnsi"/>
              <w:noProof/>
              <w:color w:val="auto"/>
              <w:kern w:val="2"/>
              <w:lang w:eastAsia="en-GB"/>
              <w14:ligatures w14:val="standardContextual"/>
            </w:rPr>
          </w:pPr>
          <w:ins w:id="79"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"_Toc182255649"</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3.1.2.6</w:t>
            </w:r>
            <w:r>
              <w:rPr>
                <w:rFonts w:asciiTheme="minorHAnsi" w:eastAsiaTheme="minorEastAsia" w:hAnsiTheme="minorHAnsi"/>
                <w:noProof/>
                <w:color w:val="auto"/>
                <w:kern w:val="2"/>
                <w:lang w:eastAsia="en-GB"/>
                <w14:ligatures w14:val="standardContextual"/>
              </w:rPr>
              <w:tab/>
            </w:r>
            <w:r w:rsidRPr="00492AAC">
              <w:rPr>
                <w:rStyle w:val="Hyperlink"/>
                <w:noProof/>
              </w:rPr>
              <w:t>Migrate()</w:t>
            </w:r>
            <w:r>
              <w:rPr>
                <w:noProof/>
                <w:webHidden/>
              </w:rPr>
              <w:tab/>
            </w:r>
            <w:r>
              <w:rPr>
                <w:noProof/>
                <w:webHidden/>
              </w:rPr>
              <w:fldChar w:fldCharType="begin"/>
            </w:r>
            <w:r>
              <w:rPr>
                <w:noProof/>
                <w:webHidden/>
              </w:rPr>
              <w:instrText xml:space="preserve"> PAGEREF _Toc182255649 \h </w:instrText>
            </w:r>
            <w:r>
              <w:rPr>
                <w:noProof/>
                <w:webHidden/>
              </w:rPr>
            </w:r>
          </w:ins>
          <w:r>
            <w:rPr>
              <w:noProof/>
              <w:webHidden/>
            </w:rPr>
            <w:fldChar w:fldCharType="separate"/>
          </w:r>
          <w:ins w:id="80" w:author="PH" w:date="2024-11-11T22:13:00Z" w16du:dateUtc="2024-11-11T21:13:00Z">
            <w:r>
              <w:rPr>
                <w:noProof/>
                <w:webHidden/>
              </w:rPr>
              <w:t>24</w:t>
            </w:r>
            <w:r>
              <w:rPr>
                <w:noProof/>
                <w:webHidden/>
              </w:rPr>
              <w:fldChar w:fldCharType="end"/>
            </w:r>
            <w:r w:rsidRPr="00492AAC">
              <w:rPr>
                <w:rStyle w:val="Hyperlink"/>
                <w:noProof/>
              </w:rPr>
              <w:fldChar w:fldCharType="end"/>
            </w:r>
          </w:ins>
        </w:p>
        <w:p w14:paraId="6165217B" w14:textId="4B3A6E1C" w:rsidR="00D112DD" w:rsidRDefault="00D112DD">
          <w:pPr>
            <w:pStyle w:val="Verzeichnis4"/>
            <w:tabs>
              <w:tab w:val="left" w:pos="1920"/>
              <w:tab w:val="right" w:leader="dot" w:pos="9010"/>
            </w:tabs>
            <w:rPr>
              <w:ins w:id="81" w:author="PH" w:date="2024-11-11T22:13:00Z" w16du:dateUtc="2024-11-11T21:13:00Z"/>
              <w:rFonts w:asciiTheme="minorHAnsi" w:eastAsiaTheme="minorEastAsia" w:hAnsiTheme="minorHAnsi"/>
              <w:noProof/>
              <w:color w:val="auto"/>
              <w:kern w:val="2"/>
              <w:lang w:eastAsia="en-GB"/>
              <w14:ligatures w14:val="standardContextual"/>
            </w:rPr>
          </w:pPr>
          <w:ins w:id="82"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"_Toc182255650"</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3.1.2.7</w:t>
            </w:r>
            <w:r>
              <w:rPr>
                <w:rFonts w:asciiTheme="minorHAnsi" w:eastAsiaTheme="minorEastAsia" w:hAnsiTheme="minorHAnsi"/>
                <w:noProof/>
                <w:color w:val="auto"/>
                <w:kern w:val="2"/>
                <w:lang w:eastAsia="en-GB"/>
                <w14:ligatures w14:val="standardContextual"/>
              </w:rPr>
              <w:tab/>
            </w:r>
            <w:r w:rsidRPr="00492AAC">
              <w:rPr>
                <w:rStyle w:val="Hyperlink"/>
                <w:noProof/>
              </w:rPr>
              <w:t>List()</w:t>
            </w:r>
            <w:r>
              <w:rPr>
                <w:noProof/>
                <w:webHidden/>
              </w:rPr>
              <w:tab/>
            </w:r>
            <w:r>
              <w:rPr>
                <w:noProof/>
                <w:webHidden/>
              </w:rPr>
              <w:fldChar w:fldCharType="begin"/>
            </w:r>
            <w:r>
              <w:rPr>
                <w:noProof/>
                <w:webHidden/>
              </w:rPr>
              <w:instrText xml:space="preserve"> PAGEREF _Toc182255650 \h </w:instrText>
            </w:r>
            <w:r>
              <w:rPr>
                <w:noProof/>
                <w:webHidden/>
              </w:rPr>
            </w:r>
          </w:ins>
          <w:r>
            <w:rPr>
              <w:noProof/>
              <w:webHidden/>
            </w:rPr>
            <w:fldChar w:fldCharType="separate"/>
          </w:r>
          <w:ins w:id="83" w:author="PH" w:date="2024-11-11T22:13:00Z" w16du:dateUtc="2024-11-11T21:13:00Z">
            <w:r>
              <w:rPr>
                <w:noProof/>
                <w:webHidden/>
              </w:rPr>
              <w:t>25</w:t>
            </w:r>
            <w:r>
              <w:rPr>
                <w:noProof/>
                <w:webHidden/>
              </w:rPr>
              <w:fldChar w:fldCharType="end"/>
            </w:r>
            <w:r w:rsidRPr="00492AAC">
              <w:rPr>
                <w:rStyle w:val="Hyperlink"/>
                <w:noProof/>
              </w:rPr>
              <w:fldChar w:fldCharType="end"/>
            </w:r>
          </w:ins>
        </w:p>
        <w:p w14:paraId="7FC25F4B" w14:textId="18DCA479" w:rsidR="00D112DD" w:rsidRDefault="00D112DD">
          <w:pPr>
            <w:pStyle w:val="Verzeichnis3"/>
            <w:tabs>
              <w:tab w:val="left" w:pos="1440"/>
              <w:tab w:val="right" w:leader="dot" w:pos="9010"/>
            </w:tabs>
            <w:rPr>
              <w:ins w:id="84" w:author="PH" w:date="2024-11-11T22:13:00Z" w16du:dateUtc="2024-11-11T21:13:00Z"/>
              <w:rFonts w:asciiTheme="minorHAnsi" w:eastAsiaTheme="minorEastAsia" w:hAnsiTheme="minorHAnsi"/>
              <w:noProof/>
              <w:color w:val="auto"/>
              <w:kern w:val="2"/>
              <w:lang w:eastAsia="en-GB"/>
              <w14:ligatures w14:val="standardContextual"/>
            </w:rPr>
          </w:pPr>
          <w:ins w:id="85"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"_Toc182255651"</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3.1.3</w:t>
            </w:r>
            <w:r>
              <w:rPr>
                <w:rFonts w:asciiTheme="minorHAnsi" w:eastAsiaTheme="minorEastAsia" w:hAnsiTheme="minorHAnsi"/>
                <w:noProof/>
                <w:color w:val="auto"/>
                <w:kern w:val="2"/>
                <w:lang w:eastAsia="en-GB"/>
                <w14:ligatures w14:val="standardContextual"/>
              </w:rPr>
              <w:tab/>
            </w:r>
            <w:r w:rsidRPr="00492AAC">
              <w:rPr>
                <w:rStyle w:val="Hyperlink"/>
                <w:noProof/>
              </w:rPr>
              <w:t>ManageServiceMetadata interface</w:t>
            </w:r>
            <w:r>
              <w:rPr>
                <w:noProof/>
                <w:webHidden/>
              </w:rPr>
              <w:tab/>
            </w:r>
            <w:r>
              <w:rPr>
                <w:noProof/>
                <w:webHidden/>
              </w:rPr>
              <w:fldChar w:fldCharType="begin"/>
            </w:r>
            <w:r>
              <w:rPr>
                <w:noProof/>
                <w:webHidden/>
              </w:rPr>
              <w:instrText xml:space="preserve"> PAGEREF _Toc182255651 \h </w:instrText>
            </w:r>
            <w:r>
              <w:rPr>
                <w:noProof/>
                <w:webHidden/>
              </w:rPr>
            </w:r>
          </w:ins>
          <w:r>
            <w:rPr>
              <w:noProof/>
              <w:webHidden/>
            </w:rPr>
            <w:fldChar w:fldCharType="separate"/>
          </w:r>
          <w:ins w:id="86" w:author="PH" w:date="2024-11-11T22:13:00Z" w16du:dateUtc="2024-11-11T21:13:00Z">
            <w:r>
              <w:rPr>
                <w:noProof/>
                <w:webHidden/>
              </w:rPr>
              <w:t>25</w:t>
            </w:r>
            <w:r>
              <w:rPr>
                <w:noProof/>
                <w:webHidden/>
              </w:rPr>
              <w:fldChar w:fldCharType="end"/>
            </w:r>
            <w:r w:rsidRPr="00492AAC">
              <w:rPr>
                <w:rStyle w:val="Hyperlink"/>
                <w:noProof/>
              </w:rPr>
              <w:fldChar w:fldCharType="end"/>
            </w:r>
          </w:ins>
        </w:p>
        <w:p w14:paraId="5ECECADD" w14:textId="3044FD88" w:rsidR="00D112DD" w:rsidRDefault="00D112DD">
          <w:pPr>
            <w:pStyle w:val="Verzeichnis4"/>
            <w:tabs>
              <w:tab w:val="left" w:pos="1920"/>
              <w:tab w:val="right" w:leader="dot" w:pos="9010"/>
            </w:tabs>
            <w:rPr>
              <w:ins w:id="87" w:author="PH" w:date="2024-11-11T22:13:00Z" w16du:dateUtc="2024-11-11T21:13:00Z"/>
              <w:rFonts w:asciiTheme="minorHAnsi" w:eastAsiaTheme="minorEastAsia" w:hAnsiTheme="minorHAnsi"/>
              <w:noProof/>
              <w:color w:val="auto"/>
              <w:kern w:val="2"/>
              <w:lang w:eastAsia="en-GB"/>
              <w14:ligatures w14:val="standardContextual"/>
            </w:rPr>
          </w:pPr>
          <w:ins w:id="88"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"_Toc182255652"</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3.1.3.1</w:t>
            </w:r>
            <w:r>
              <w:rPr>
                <w:rFonts w:asciiTheme="minorHAnsi" w:eastAsiaTheme="minorEastAsia" w:hAnsiTheme="minorHAnsi"/>
                <w:noProof/>
                <w:color w:val="auto"/>
                <w:kern w:val="2"/>
                <w:lang w:eastAsia="en-GB"/>
                <w14:ligatures w14:val="standardContextual"/>
              </w:rPr>
              <w:tab/>
            </w:r>
            <w:r w:rsidRPr="00492AAC">
              <w:rPr>
                <w:rStyle w:val="Hyperlink"/>
                <w:noProof/>
              </w:rPr>
              <w:t>Create()</w:t>
            </w:r>
            <w:r>
              <w:rPr>
                <w:noProof/>
                <w:webHidden/>
              </w:rPr>
              <w:tab/>
            </w:r>
            <w:r>
              <w:rPr>
                <w:noProof/>
                <w:webHidden/>
              </w:rPr>
              <w:fldChar w:fldCharType="begin"/>
            </w:r>
            <w:r>
              <w:rPr>
                <w:noProof/>
                <w:webHidden/>
              </w:rPr>
              <w:instrText xml:space="preserve"> PAGEREF _Toc182255652 \h </w:instrText>
            </w:r>
            <w:r>
              <w:rPr>
                <w:noProof/>
                <w:webHidden/>
              </w:rPr>
            </w:r>
          </w:ins>
          <w:r>
            <w:rPr>
              <w:noProof/>
              <w:webHidden/>
            </w:rPr>
            <w:fldChar w:fldCharType="separate"/>
          </w:r>
          <w:ins w:id="89" w:author="PH" w:date="2024-11-11T22:13:00Z" w16du:dateUtc="2024-11-11T21:13:00Z">
            <w:r>
              <w:rPr>
                <w:noProof/>
                <w:webHidden/>
              </w:rPr>
              <w:t>26</w:t>
            </w:r>
            <w:r>
              <w:rPr>
                <w:noProof/>
                <w:webHidden/>
              </w:rPr>
              <w:fldChar w:fldCharType="end"/>
            </w:r>
            <w:r w:rsidRPr="00492AAC">
              <w:rPr>
                <w:rStyle w:val="Hyperlink"/>
                <w:noProof/>
              </w:rPr>
              <w:fldChar w:fldCharType="end"/>
            </w:r>
          </w:ins>
        </w:p>
        <w:p w14:paraId="3E495BA0" w14:textId="6B3C2BC8" w:rsidR="00D112DD" w:rsidRDefault="00D112DD">
          <w:pPr>
            <w:pStyle w:val="Verzeichnis4"/>
            <w:tabs>
              <w:tab w:val="left" w:pos="1920"/>
              <w:tab w:val="right" w:leader="dot" w:pos="9010"/>
            </w:tabs>
            <w:rPr>
              <w:ins w:id="90" w:author="PH" w:date="2024-11-11T22:13:00Z" w16du:dateUtc="2024-11-11T21:13:00Z"/>
              <w:rFonts w:asciiTheme="minorHAnsi" w:eastAsiaTheme="minorEastAsia" w:hAnsiTheme="minorHAnsi"/>
              <w:noProof/>
              <w:color w:val="auto"/>
              <w:kern w:val="2"/>
              <w:lang w:eastAsia="en-GB"/>
              <w14:ligatures w14:val="standardContextual"/>
            </w:rPr>
          </w:pPr>
          <w:ins w:id="91" w:author="PH" w:date="2024-11-11T22:13:00Z" w16du:dateUtc="2024-11-11T21:13:00Z">
            <w:r w:rsidRPr="00492AAC">
              <w:rPr>
                <w:rStyle w:val="Hyperlink"/>
                <w:noProof/>
              </w:rPr>
              <w:lastRenderedPageBreak/>
              <w:fldChar w:fldCharType="begin"/>
            </w:r>
            <w:r w:rsidRPr="00492AAC">
              <w:rPr>
                <w:rStyle w:val="Hyperlink"/>
                <w:noProof/>
              </w:rPr>
              <w:instrText xml:space="preserve"> </w:instrText>
            </w:r>
            <w:r>
              <w:rPr>
                <w:noProof/>
              </w:rPr>
              <w:instrText>HYPERLINK \l "_Toc182255653"</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3.1.3.2</w:t>
            </w:r>
            <w:r>
              <w:rPr>
                <w:rFonts w:asciiTheme="minorHAnsi" w:eastAsiaTheme="minorEastAsia" w:hAnsiTheme="minorHAnsi"/>
                <w:noProof/>
                <w:color w:val="auto"/>
                <w:kern w:val="2"/>
                <w:lang w:eastAsia="en-GB"/>
                <w14:ligatures w14:val="standardContextual"/>
              </w:rPr>
              <w:tab/>
            </w:r>
            <w:r w:rsidRPr="00492AAC">
              <w:rPr>
                <w:rStyle w:val="Hyperlink"/>
                <w:noProof/>
              </w:rPr>
              <w:t>Read()</w:t>
            </w:r>
            <w:r>
              <w:rPr>
                <w:noProof/>
                <w:webHidden/>
              </w:rPr>
              <w:tab/>
            </w:r>
            <w:r>
              <w:rPr>
                <w:noProof/>
                <w:webHidden/>
              </w:rPr>
              <w:fldChar w:fldCharType="begin"/>
            </w:r>
            <w:r>
              <w:rPr>
                <w:noProof/>
                <w:webHidden/>
              </w:rPr>
              <w:instrText xml:space="preserve"> PAGEREF _Toc182255653 \h </w:instrText>
            </w:r>
            <w:r>
              <w:rPr>
                <w:noProof/>
                <w:webHidden/>
              </w:rPr>
            </w:r>
          </w:ins>
          <w:r>
            <w:rPr>
              <w:noProof/>
              <w:webHidden/>
            </w:rPr>
            <w:fldChar w:fldCharType="separate"/>
          </w:r>
          <w:ins w:id="92" w:author="PH" w:date="2024-11-11T22:13:00Z" w16du:dateUtc="2024-11-11T21:13:00Z">
            <w:r>
              <w:rPr>
                <w:noProof/>
                <w:webHidden/>
              </w:rPr>
              <w:t>26</w:t>
            </w:r>
            <w:r>
              <w:rPr>
                <w:noProof/>
                <w:webHidden/>
              </w:rPr>
              <w:fldChar w:fldCharType="end"/>
            </w:r>
            <w:r w:rsidRPr="00492AAC">
              <w:rPr>
                <w:rStyle w:val="Hyperlink"/>
                <w:noProof/>
              </w:rPr>
              <w:fldChar w:fldCharType="end"/>
            </w:r>
          </w:ins>
        </w:p>
        <w:p w14:paraId="1F4CCCB6" w14:textId="559D9B8D" w:rsidR="00D112DD" w:rsidRDefault="00D112DD">
          <w:pPr>
            <w:pStyle w:val="Verzeichnis4"/>
            <w:tabs>
              <w:tab w:val="left" w:pos="1920"/>
              <w:tab w:val="right" w:leader="dot" w:pos="9010"/>
            </w:tabs>
            <w:rPr>
              <w:ins w:id="93" w:author="PH" w:date="2024-11-11T22:13:00Z" w16du:dateUtc="2024-11-11T21:13:00Z"/>
              <w:rFonts w:asciiTheme="minorHAnsi" w:eastAsiaTheme="minorEastAsia" w:hAnsiTheme="minorHAnsi"/>
              <w:noProof/>
              <w:color w:val="auto"/>
              <w:kern w:val="2"/>
              <w:lang w:eastAsia="en-GB"/>
              <w14:ligatures w14:val="standardContextual"/>
            </w:rPr>
          </w:pPr>
          <w:ins w:id="94"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"_Toc182255654"</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3.1.3.3</w:t>
            </w:r>
            <w:r>
              <w:rPr>
                <w:rFonts w:asciiTheme="minorHAnsi" w:eastAsiaTheme="minorEastAsia" w:hAnsiTheme="minorHAnsi"/>
                <w:noProof/>
                <w:color w:val="auto"/>
                <w:kern w:val="2"/>
                <w:lang w:eastAsia="en-GB"/>
                <w14:ligatures w14:val="standardContextual"/>
              </w:rPr>
              <w:tab/>
            </w:r>
            <w:r w:rsidRPr="00492AAC">
              <w:rPr>
                <w:rStyle w:val="Hyperlink"/>
                <w:noProof/>
              </w:rPr>
              <w:t>Update()</w:t>
            </w:r>
            <w:r>
              <w:rPr>
                <w:noProof/>
                <w:webHidden/>
              </w:rPr>
              <w:tab/>
            </w:r>
            <w:r>
              <w:rPr>
                <w:noProof/>
                <w:webHidden/>
              </w:rPr>
              <w:fldChar w:fldCharType="begin"/>
            </w:r>
            <w:r>
              <w:rPr>
                <w:noProof/>
                <w:webHidden/>
              </w:rPr>
              <w:instrText xml:space="preserve"> PAGEREF _Toc182255654 \h </w:instrText>
            </w:r>
            <w:r>
              <w:rPr>
                <w:noProof/>
                <w:webHidden/>
              </w:rPr>
            </w:r>
          </w:ins>
          <w:r>
            <w:rPr>
              <w:noProof/>
              <w:webHidden/>
            </w:rPr>
            <w:fldChar w:fldCharType="separate"/>
          </w:r>
          <w:ins w:id="95" w:author="PH" w:date="2024-11-11T22:13:00Z" w16du:dateUtc="2024-11-11T21:13:00Z">
            <w:r>
              <w:rPr>
                <w:noProof/>
                <w:webHidden/>
              </w:rPr>
              <w:t>27</w:t>
            </w:r>
            <w:r>
              <w:rPr>
                <w:noProof/>
                <w:webHidden/>
              </w:rPr>
              <w:fldChar w:fldCharType="end"/>
            </w:r>
            <w:r w:rsidRPr="00492AAC">
              <w:rPr>
                <w:rStyle w:val="Hyperlink"/>
                <w:noProof/>
              </w:rPr>
              <w:fldChar w:fldCharType="end"/>
            </w:r>
          </w:ins>
        </w:p>
        <w:p w14:paraId="605635CF" w14:textId="379A893D" w:rsidR="00D112DD" w:rsidRDefault="00D112DD">
          <w:pPr>
            <w:pStyle w:val="Verzeichnis4"/>
            <w:tabs>
              <w:tab w:val="left" w:pos="1920"/>
              <w:tab w:val="right" w:leader="dot" w:pos="9010"/>
            </w:tabs>
            <w:rPr>
              <w:ins w:id="96" w:author="PH" w:date="2024-11-11T22:13:00Z" w16du:dateUtc="2024-11-11T21:13:00Z"/>
              <w:rFonts w:asciiTheme="minorHAnsi" w:eastAsiaTheme="minorEastAsia" w:hAnsiTheme="minorHAnsi"/>
              <w:noProof/>
              <w:color w:val="auto"/>
              <w:kern w:val="2"/>
              <w:lang w:eastAsia="en-GB"/>
              <w14:ligatures w14:val="standardContextual"/>
            </w:rPr>
          </w:pPr>
          <w:ins w:id="97"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"_Toc182255655"</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3.1.3.4</w:t>
            </w:r>
            <w:r>
              <w:rPr>
                <w:rFonts w:asciiTheme="minorHAnsi" w:eastAsiaTheme="minorEastAsia" w:hAnsiTheme="minorHAnsi"/>
                <w:noProof/>
                <w:color w:val="auto"/>
                <w:kern w:val="2"/>
                <w:lang w:eastAsia="en-GB"/>
                <w14:ligatures w14:val="standardContextual"/>
              </w:rPr>
              <w:tab/>
            </w:r>
            <w:r w:rsidRPr="00492AAC">
              <w:rPr>
                <w:rStyle w:val="Hyperlink"/>
                <w:noProof/>
              </w:rPr>
              <w:t>Delete()</w:t>
            </w:r>
            <w:r>
              <w:rPr>
                <w:noProof/>
                <w:webHidden/>
              </w:rPr>
              <w:tab/>
            </w:r>
            <w:r>
              <w:rPr>
                <w:noProof/>
                <w:webHidden/>
              </w:rPr>
              <w:fldChar w:fldCharType="begin"/>
            </w:r>
            <w:r>
              <w:rPr>
                <w:noProof/>
                <w:webHidden/>
              </w:rPr>
              <w:instrText xml:space="preserve"> PAGEREF _Toc182255655 \h </w:instrText>
            </w:r>
            <w:r>
              <w:rPr>
                <w:noProof/>
                <w:webHidden/>
              </w:rPr>
            </w:r>
          </w:ins>
          <w:r>
            <w:rPr>
              <w:noProof/>
              <w:webHidden/>
            </w:rPr>
            <w:fldChar w:fldCharType="separate"/>
          </w:r>
          <w:ins w:id="98" w:author="PH" w:date="2024-11-11T22:13:00Z" w16du:dateUtc="2024-11-11T21:13:00Z">
            <w:r>
              <w:rPr>
                <w:noProof/>
                <w:webHidden/>
              </w:rPr>
              <w:t>27</w:t>
            </w:r>
            <w:r>
              <w:rPr>
                <w:noProof/>
                <w:webHidden/>
              </w:rPr>
              <w:fldChar w:fldCharType="end"/>
            </w:r>
            <w:r w:rsidRPr="00492AAC">
              <w:rPr>
                <w:rStyle w:val="Hyperlink"/>
                <w:noProof/>
              </w:rPr>
              <w:fldChar w:fldCharType="end"/>
            </w:r>
          </w:ins>
        </w:p>
        <w:p w14:paraId="665B4247" w14:textId="4C5ADFCD" w:rsidR="00D112DD" w:rsidRDefault="00D112DD">
          <w:pPr>
            <w:pStyle w:val="Verzeichnis3"/>
            <w:tabs>
              <w:tab w:val="left" w:pos="1440"/>
              <w:tab w:val="right" w:leader="dot" w:pos="9010"/>
            </w:tabs>
            <w:rPr>
              <w:ins w:id="99" w:author="PH" w:date="2024-11-11T22:13:00Z" w16du:dateUtc="2024-11-11T21:13:00Z"/>
              <w:rFonts w:asciiTheme="minorHAnsi" w:eastAsiaTheme="minorEastAsia" w:hAnsiTheme="minorHAnsi"/>
              <w:noProof/>
              <w:color w:val="auto"/>
              <w:kern w:val="2"/>
              <w:lang w:eastAsia="en-GB"/>
              <w14:ligatures w14:val="standardContextual"/>
            </w:rPr>
          </w:pPr>
          <w:ins w:id="100"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"_Toc182255656"</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3.1.4</w:t>
            </w:r>
            <w:r>
              <w:rPr>
                <w:rFonts w:asciiTheme="minorHAnsi" w:eastAsiaTheme="minorEastAsia" w:hAnsiTheme="minorHAnsi"/>
                <w:noProof/>
                <w:color w:val="auto"/>
                <w:kern w:val="2"/>
                <w:lang w:eastAsia="en-GB"/>
                <w14:ligatures w14:val="standardContextual"/>
              </w:rPr>
              <w:tab/>
            </w:r>
            <w:r w:rsidRPr="00492AAC">
              <w:rPr>
                <w:rStyle w:val="Hyperlink"/>
                <w:noProof/>
              </w:rPr>
              <w:t>Fault Descriptions</w:t>
            </w:r>
            <w:r>
              <w:rPr>
                <w:noProof/>
                <w:webHidden/>
              </w:rPr>
              <w:tab/>
            </w:r>
            <w:r>
              <w:rPr>
                <w:noProof/>
                <w:webHidden/>
              </w:rPr>
              <w:fldChar w:fldCharType="begin"/>
            </w:r>
            <w:r>
              <w:rPr>
                <w:noProof/>
                <w:webHidden/>
              </w:rPr>
              <w:instrText xml:space="preserve"> PAGEREF _Toc182255656 \h </w:instrText>
            </w:r>
            <w:r>
              <w:rPr>
                <w:noProof/>
                <w:webHidden/>
              </w:rPr>
            </w:r>
          </w:ins>
          <w:r>
            <w:rPr>
              <w:noProof/>
              <w:webHidden/>
            </w:rPr>
            <w:fldChar w:fldCharType="separate"/>
          </w:r>
          <w:ins w:id="101" w:author="PH" w:date="2024-11-11T22:13:00Z" w16du:dateUtc="2024-11-11T21:13:00Z">
            <w:r>
              <w:rPr>
                <w:noProof/>
                <w:webHidden/>
              </w:rPr>
              <w:t>28</w:t>
            </w:r>
            <w:r>
              <w:rPr>
                <w:noProof/>
                <w:webHidden/>
              </w:rPr>
              <w:fldChar w:fldCharType="end"/>
            </w:r>
            <w:r w:rsidRPr="00492AAC">
              <w:rPr>
                <w:rStyle w:val="Hyperlink"/>
                <w:noProof/>
              </w:rPr>
              <w:fldChar w:fldCharType="end"/>
            </w:r>
          </w:ins>
        </w:p>
        <w:p w14:paraId="560A9634" w14:textId="51032B53" w:rsidR="00D112DD" w:rsidRDefault="00D112DD">
          <w:pPr>
            <w:pStyle w:val="Verzeichnis2"/>
            <w:tabs>
              <w:tab w:val="left" w:pos="960"/>
              <w:tab w:val="right" w:leader="dot" w:pos="9010"/>
            </w:tabs>
            <w:rPr>
              <w:ins w:id="102" w:author="PH" w:date="2024-11-11T22:13:00Z" w16du:dateUtc="2024-11-11T21:13:00Z"/>
              <w:rFonts w:asciiTheme="minorHAnsi" w:eastAsiaTheme="minorEastAsia" w:hAnsiTheme="minorHAnsi"/>
              <w:noProof/>
              <w:color w:val="auto"/>
              <w:kern w:val="2"/>
              <w:lang w:eastAsia="en-GB"/>
              <w14:ligatures w14:val="standardContextual"/>
            </w:rPr>
          </w:pPr>
          <w:ins w:id="103"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"_Toc182255657"</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w:t>
            </w:r>
            <w:r>
              <w:rPr>
                <w:rFonts w:asciiTheme="minorHAnsi" w:eastAsiaTheme="minorEastAsia" w:hAnsiTheme="minorHAnsi"/>
                <w:noProof/>
                <w:color w:val="auto"/>
                <w:kern w:val="2"/>
                <w:lang w:eastAsia="en-GB"/>
                <w14:ligatures w14:val="standardContextual"/>
              </w:rPr>
              <w:tab/>
            </w:r>
            <w:r w:rsidRPr="00492AAC">
              <w:rPr>
                <w:rStyle w:val="Hyperlink"/>
                <w:noProof/>
              </w:rPr>
              <w:t>Service Metadata Locator - data model</w:t>
            </w:r>
            <w:r>
              <w:rPr>
                <w:noProof/>
                <w:webHidden/>
              </w:rPr>
              <w:tab/>
            </w:r>
            <w:r>
              <w:rPr>
                <w:noProof/>
                <w:webHidden/>
              </w:rPr>
              <w:fldChar w:fldCharType="begin"/>
            </w:r>
            <w:r>
              <w:rPr>
                <w:noProof/>
                <w:webHidden/>
              </w:rPr>
              <w:instrText xml:space="preserve"> PAGEREF _Toc182255657 \h </w:instrText>
            </w:r>
            <w:r>
              <w:rPr>
                <w:noProof/>
                <w:webHidden/>
              </w:rPr>
            </w:r>
          </w:ins>
          <w:r>
            <w:rPr>
              <w:noProof/>
              <w:webHidden/>
            </w:rPr>
            <w:fldChar w:fldCharType="separate"/>
          </w:r>
          <w:ins w:id="104" w:author="PH" w:date="2024-11-11T22:13:00Z" w16du:dateUtc="2024-11-11T21:13:00Z">
            <w:r>
              <w:rPr>
                <w:noProof/>
                <w:webHidden/>
              </w:rPr>
              <w:t>29</w:t>
            </w:r>
            <w:r>
              <w:rPr>
                <w:noProof/>
                <w:webHidden/>
              </w:rPr>
              <w:fldChar w:fldCharType="end"/>
            </w:r>
            <w:r w:rsidRPr="00492AAC">
              <w:rPr>
                <w:rStyle w:val="Hyperlink"/>
                <w:noProof/>
              </w:rPr>
              <w:fldChar w:fldCharType="end"/>
            </w:r>
          </w:ins>
        </w:p>
        <w:p w14:paraId="6F311EC2" w14:textId="14064A76" w:rsidR="00D112DD" w:rsidRDefault="00D112DD">
          <w:pPr>
            <w:pStyle w:val="Verzeichnis3"/>
            <w:tabs>
              <w:tab w:val="left" w:pos="1440"/>
              <w:tab w:val="right" w:leader="dot" w:pos="9010"/>
            </w:tabs>
            <w:rPr>
              <w:ins w:id="105" w:author="PH" w:date="2024-11-11T22:13:00Z" w16du:dateUtc="2024-11-11T21:13:00Z"/>
              <w:rFonts w:asciiTheme="minorHAnsi" w:eastAsiaTheme="minorEastAsia" w:hAnsiTheme="minorHAnsi"/>
              <w:noProof/>
              <w:color w:val="auto"/>
              <w:kern w:val="2"/>
              <w:lang w:eastAsia="en-GB"/>
              <w14:ligatures w14:val="standardContextual"/>
            </w:rPr>
          </w:pPr>
          <w:ins w:id="106"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"_Toc182255658"</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3.2.1</w:t>
            </w:r>
            <w:r>
              <w:rPr>
                <w:rFonts w:asciiTheme="minorHAnsi" w:eastAsiaTheme="minorEastAsia" w:hAnsiTheme="minorHAnsi"/>
                <w:noProof/>
                <w:color w:val="auto"/>
                <w:kern w:val="2"/>
                <w:lang w:eastAsia="en-GB"/>
                <w14:ligatures w14:val="standardContextual"/>
              </w:rPr>
              <w:tab/>
            </w:r>
            <w:r w:rsidRPr="00492AAC">
              <w:rPr>
                <w:rStyle w:val="Hyperlink"/>
                <w:noProof/>
              </w:rPr>
              <w:t>ServiceMetadataPublisherService datatype</w:t>
            </w:r>
            <w:r>
              <w:rPr>
                <w:noProof/>
                <w:webHidden/>
              </w:rPr>
              <w:tab/>
            </w:r>
            <w:r>
              <w:rPr>
                <w:noProof/>
                <w:webHidden/>
              </w:rPr>
              <w:fldChar w:fldCharType="begin"/>
            </w:r>
            <w:r>
              <w:rPr>
                <w:noProof/>
                <w:webHidden/>
              </w:rPr>
              <w:instrText xml:space="preserve"> PAGEREF _Toc182255658 \h </w:instrText>
            </w:r>
            <w:r>
              <w:rPr>
                <w:noProof/>
                <w:webHidden/>
              </w:rPr>
            </w:r>
          </w:ins>
          <w:r>
            <w:rPr>
              <w:noProof/>
              <w:webHidden/>
            </w:rPr>
            <w:fldChar w:fldCharType="separate"/>
          </w:r>
          <w:ins w:id="107" w:author="PH" w:date="2024-11-11T22:13:00Z" w16du:dateUtc="2024-11-11T21:13:00Z">
            <w:r>
              <w:rPr>
                <w:noProof/>
                <w:webHidden/>
              </w:rPr>
              <w:t>29</w:t>
            </w:r>
            <w:r>
              <w:rPr>
                <w:noProof/>
                <w:webHidden/>
              </w:rPr>
              <w:fldChar w:fldCharType="end"/>
            </w:r>
            <w:r w:rsidRPr="00492AAC">
              <w:rPr>
                <w:rStyle w:val="Hyperlink"/>
                <w:noProof/>
              </w:rPr>
              <w:fldChar w:fldCharType="end"/>
            </w:r>
          </w:ins>
        </w:p>
        <w:p w14:paraId="4A75D876" w14:textId="4AE68AFB" w:rsidR="00D112DD" w:rsidRDefault="00D112DD">
          <w:pPr>
            <w:pStyle w:val="Verzeichnis3"/>
            <w:tabs>
              <w:tab w:val="left" w:pos="1440"/>
              <w:tab w:val="right" w:leader="dot" w:pos="9010"/>
            </w:tabs>
            <w:rPr>
              <w:ins w:id="108" w:author="PH" w:date="2024-11-11T22:13:00Z" w16du:dateUtc="2024-11-11T21:13:00Z"/>
              <w:rFonts w:asciiTheme="minorHAnsi" w:eastAsiaTheme="minorEastAsia" w:hAnsiTheme="minorHAnsi"/>
              <w:noProof/>
              <w:color w:val="auto"/>
              <w:kern w:val="2"/>
              <w:lang w:eastAsia="en-GB"/>
              <w14:ligatures w14:val="standardContextual"/>
            </w:rPr>
          </w:pPr>
          <w:ins w:id="109"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"_Toc182255659"</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3.2.2</w:t>
            </w:r>
            <w:r>
              <w:rPr>
                <w:rFonts w:asciiTheme="minorHAnsi" w:eastAsiaTheme="minorEastAsia" w:hAnsiTheme="minorHAnsi"/>
                <w:noProof/>
                <w:color w:val="auto"/>
                <w:kern w:val="2"/>
                <w:lang w:eastAsia="en-GB"/>
                <w14:ligatures w14:val="standardContextual"/>
              </w:rPr>
              <w:tab/>
            </w:r>
            <w:r w:rsidRPr="00492AAC">
              <w:rPr>
                <w:rStyle w:val="Hyperlink"/>
                <w:noProof/>
              </w:rPr>
              <w:t>ServiceMetadataPublisherServiceForParticipant datatype</w:t>
            </w:r>
            <w:r>
              <w:rPr>
                <w:noProof/>
                <w:webHidden/>
              </w:rPr>
              <w:tab/>
            </w:r>
            <w:r>
              <w:rPr>
                <w:noProof/>
                <w:webHidden/>
              </w:rPr>
              <w:fldChar w:fldCharType="begin"/>
            </w:r>
            <w:r>
              <w:rPr>
                <w:noProof/>
                <w:webHidden/>
              </w:rPr>
              <w:instrText xml:space="preserve"> PAGEREF _Toc182255659 \h </w:instrText>
            </w:r>
            <w:r>
              <w:rPr>
                <w:noProof/>
                <w:webHidden/>
              </w:rPr>
            </w:r>
          </w:ins>
          <w:r>
            <w:rPr>
              <w:noProof/>
              <w:webHidden/>
            </w:rPr>
            <w:fldChar w:fldCharType="separate"/>
          </w:r>
          <w:ins w:id="110" w:author="PH" w:date="2024-11-11T22:13:00Z" w16du:dateUtc="2024-11-11T21:13:00Z">
            <w:r>
              <w:rPr>
                <w:noProof/>
                <w:webHidden/>
              </w:rPr>
              <w:t>30</w:t>
            </w:r>
            <w:r>
              <w:rPr>
                <w:noProof/>
                <w:webHidden/>
              </w:rPr>
              <w:fldChar w:fldCharType="end"/>
            </w:r>
            <w:r w:rsidRPr="00492AAC">
              <w:rPr>
                <w:rStyle w:val="Hyperlink"/>
                <w:noProof/>
              </w:rPr>
              <w:fldChar w:fldCharType="end"/>
            </w:r>
          </w:ins>
        </w:p>
        <w:p w14:paraId="25FDF492" w14:textId="7B167C88" w:rsidR="00D112DD" w:rsidRDefault="00D112DD">
          <w:pPr>
            <w:pStyle w:val="Verzeichnis3"/>
            <w:tabs>
              <w:tab w:val="left" w:pos="1440"/>
              <w:tab w:val="right" w:leader="dot" w:pos="9010"/>
            </w:tabs>
            <w:rPr>
              <w:ins w:id="111" w:author="PH" w:date="2024-11-11T22:13:00Z" w16du:dateUtc="2024-11-11T21:13:00Z"/>
              <w:rFonts w:asciiTheme="minorHAnsi" w:eastAsiaTheme="minorEastAsia" w:hAnsiTheme="minorHAnsi"/>
              <w:noProof/>
              <w:color w:val="auto"/>
              <w:kern w:val="2"/>
              <w:lang w:eastAsia="en-GB"/>
              <w14:ligatures w14:val="standardContextual"/>
            </w:rPr>
          </w:pPr>
          <w:ins w:id="112"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"_Toc182255660"</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3.2.3</w:t>
            </w:r>
            <w:r>
              <w:rPr>
                <w:rFonts w:asciiTheme="minorHAnsi" w:eastAsiaTheme="minorEastAsia" w:hAnsiTheme="minorHAnsi"/>
                <w:noProof/>
                <w:color w:val="auto"/>
                <w:kern w:val="2"/>
                <w:lang w:eastAsia="en-GB"/>
                <w14:ligatures w14:val="standardContextual"/>
              </w:rPr>
              <w:tab/>
            </w:r>
            <w:r w:rsidRPr="00492AAC">
              <w:rPr>
                <w:rStyle w:val="Hyperlink"/>
                <w:noProof/>
              </w:rPr>
              <w:t>ParticipantIdentifier datatype</w:t>
            </w:r>
            <w:r>
              <w:rPr>
                <w:noProof/>
                <w:webHidden/>
              </w:rPr>
              <w:tab/>
            </w:r>
            <w:r>
              <w:rPr>
                <w:noProof/>
                <w:webHidden/>
              </w:rPr>
              <w:fldChar w:fldCharType="begin"/>
            </w:r>
            <w:r>
              <w:rPr>
                <w:noProof/>
                <w:webHidden/>
              </w:rPr>
              <w:instrText xml:space="preserve"> PAGEREF _Toc182255660 \h </w:instrText>
            </w:r>
            <w:r>
              <w:rPr>
                <w:noProof/>
                <w:webHidden/>
              </w:rPr>
            </w:r>
          </w:ins>
          <w:r>
            <w:rPr>
              <w:noProof/>
              <w:webHidden/>
            </w:rPr>
            <w:fldChar w:fldCharType="separate"/>
          </w:r>
          <w:ins w:id="113" w:author="PH" w:date="2024-11-11T22:13:00Z" w16du:dateUtc="2024-11-11T21:13:00Z">
            <w:r>
              <w:rPr>
                <w:noProof/>
                <w:webHidden/>
              </w:rPr>
              <w:t>30</w:t>
            </w:r>
            <w:r>
              <w:rPr>
                <w:noProof/>
                <w:webHidden/>
              </w:rPr>
              <w:fldChar w:fldCharType="end"/>
            </w:r>
            <w:r w:rsidRPr="00492AAC">
              <w:rPr>
                <w:rStyle w:val="Hyperlink"/>
                <w:noProof/>
              </w:rPr>
              <w:fldChar w:fldCharType="end"/>
            </w:r>
          </w:ins>
        </w:p>
        <w:p w14:paraId="1A9C4661" w14:textId="7969F2B9" w:rsidR="00D112DD" w:rsidRDefault="00D112DD">
          <w:pPr>
            <w:pStyle w:val="Verzeichnis3"/>
            <w:tabs>
              <w:tab w:val="left" w:pos="1440"/>
              <w:tab w:val="right" w:leader="dot" w:pos="9010"/>
            </w:tabs>
            <w:rPr>
              <w:ins w:id="114" w:author="PH" w:date="2024-11-11T22:13:00Z" w16du:dateUtc="2024-11-11T21:13:00Z"/>
              <w:rFonts w:asciiTheme="minorHAnsi" w:eastAsiaTheme="minorEastAsia" w:hAnsiTheme="minorHAnsi"/>
              <w:noProof/>
              <w:color w:val="auto"/>
              <w:kern w:val="2"/>
              <w:lang w:eastAsia="en-GB"/>
              <w14:ligatures w14:val="standardContextual"/>
            </w:rPr>
          </w:pPr>
          <w:ins w:id="115"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"_Toc182255661"</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3.2.4</w:t>
            </w:r>
            <w:r>
              <w:rPr>
                <w:rFonts w:asciiTheme="minorHAnsi" w:eastAsiaTheme="minorEastAsia" w:hAnsiTheme="minorHAnsi"/>
                <w:noProof/>
                <w:color w:val="auto"/>
                <w:kern w:val="2"/>
                <w:lang w:eastAsia="en-GB"/>
                <w14:ligatures w14:val="standardContextual"/>
              </w:rPr>
              <w:tab/>
            </w:r>
            <w:r w:rsidRPr="00492AAC">
              <w:rPr>
                <w:rStyle w:val="Hyperlink"/>
                <w:noProof/>
              </w:rPr>
              <w:t>ParticipantIdentifier format</w:t>
            </w:r>
            <w:r>
              <w:rPr>
                <w:noProof/>
                <w:webHidden/>
              </w:rPr>
              <w:tab/>
            </w:r>
            <w:r>
              <w:rPr>
                <w:noProof/>
                <w:webHidden/>
              </w:rPr>
              <w:fldChar w:fldCharType="begin"/>
            </w:r>
            <w:r>
              <w:rPr>
                <w:noProof/>
                <w:webHidden/>
              </w:rPr>
              <w:instrText xml:space="preserve"> PAGEREF _Toc182255661 \h </w:instrText>
            </w:r>
            <w:r>
              <w:rPr>
                <w:noProof/>
                <w:webHidden/>
              </w:rPr>
            </w:r>
          </w:ins>
          <w:r>
            <w:rPr>
              <w:noProof/>
              <w:webHidden/>
            </w:rPr>
            <w:fldChar w:fldCharType="separate"/>
          </w:r>
          <w:ins w:id="116" w:author="PH" w:date="2024-11-11T22:13:00Z" w16du:dateUtc="2024-11-11T21:13:00Z">
            <w:r>
              <w:rPr>
                <w:noProof/>
                <w:webHidden/>
              </w:rPr>
              <w:t>31</w:t>
            </w:r>
            <w:r>
              <w:rPr>
                <w:noProof/>
                <w:webHidden/>
              </w:rPr>
              <w:fldChar w:fldCharType="end"/>
            </w:r>
            <w:r w:rsidRPr="00492AAC">
              <w:rPr>
                <w:rStyle w:val="Hyperlink"/>
                <w:noProof/>
              </w:rPr>
              <w:fldChar w:fldCharType="end"/>
            </w:r>
          </w:ins>
        </w:p>
        <w:p w14:paraId="7844B9B2" w14:textId="09369EBA" w:rsidR="00D112DD" w:rsidRDefault="00D112DD">
          <w:pPr>
            <w:pStyle w:val="Verzeichnis3"/>
            <w:tabs>
              <w:tab w:val="left" w:pos="1440"/>
              <w:tab w:val="right" w:leader="dot" w:pos="9010"/>
            </w:tabs>
            <w:rPr>
              <w:ins w:id="117" w:author="PH" w:date="2024-11-11T22:13:00Z" w16du:dateUtc="2024-11-11T21:13:00Z"/>
              <w:rFonts w:asciiTheme="minorHAnsi" w:eastAsiaTheme="minorEastAsia" w:hAnsiTheme="minorHAnsi"/>
              <w:noProof/>
              <w:color w:val="auto"/>
              <w:kern w:val="2"/>
              <w:lang w:eastAsia="en-GB"/>
              <w14:ligatures w14:val="standardContextual"/>
            </w:rPr>
          </w:pPr>
          <w:ins w:id="118"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"_Toc182255662"</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3.2.5</w:t>
            </w:r>
            <w:r>
              <w:rPr>
                <w:rFonts w:asciiTheme="minorHAnsi" w:eastAsiaTheme="minorEastAsia" w:hAnsiTheme="minorHAnsi"/>
                <w:noProof/>
                <w:color w:val="auto"/>
                <w:kern w:val="2"/>
                <w:lang w:eastAsia="en-GB"/>
                <w14:ligatures w14:val="standardContextual"/>
              </w:rPr>
              <w:tab/>
            </w:r>
            <w:r w:rsidRPr="00492AAC">
              <w:rPr>
                <w:rStyle w:val="Hyperlink"/>
                <w:noProof/>
              </w:rPr>
              <w:t>ParticipantIdentifierPage datatype</w:t>
            </w:r>
            <w:r>
              <w:rPr>
                <w:noProof/>
                <w:webHidden/>
              </w:rPr>
              <w:tab/>
            </w:r>
            <w:r>
              <w:rPr>
                <w:noProof/>
                <w:webHidden/>
              </w:rPr>
              <w:fldChar w:fldCharType="begin"/>
            </w:r>
            <w:r>
              <w:rPr>
                <w:noProof/>
                <w:webHidden/>
              </w:rPr>
              <w:instrText xml:space="preserve"> PAGEREF _Toc182255662 \h </w:instrText>
            </w:r>
            <w:r>
              <w:rPr>
                <w:noProof/>
                <w:webHidden/>
              </w:rPr>
            </w:r>
          </w:ins>
          <w:r>
            <w:rPr>
              <w:noProof/>
              <w:webHidden/>
            </w:rPr>
            <w:fldChar w:fldCharType="separate"/>
          </w:r>
          <w:ins w:id="119" w:author="PH" w:date="2024-11-11T22:13:00Z" w16du:dateUtc="2024-11-11T21:13:00Z">
            <w:r>
              <w:rPr>
                <w:noProof/>
                <w:webHidden/>
              </w:rPr>
              <w:t>31</w:t>
            </w:r>
            <w:r>
              <w:rPr>
                <w:noProof/>
                <w:webHidden/>
              </w:rPr>
              <w:fldChar w:fldCharType="end"/>
            </w:r>
            <w:r w:rsidRPr="00492AAC">
              <w:rPr>
                <w:rStyle w:val="Hyperlink"/>
                <w:noProof/>
              </w:rPr>
              <w:fldChar w:fldCharType="end"/>
            </w:r>
          </w:ins>
        </w:p>
        <w:p w14:paraId="7F94E649" w14:textId="7561FB6F" w:rsidR="00D112DD" w:rsidRDefault="00D112DD">
          <w:pPr>
            <w:pStyle w:val="Verzeichnis3"/>
            <w:tabs>
              <w:tab w:val="left" w:pos="1440"/>
              <w:tab w:val="right" w:leader="dot" w:pos="9010"/>
            </w:tabs>
            <w:rPr>
              <w:ins w:id="120" w:author="PH" w:date="2024-11-11T22:13:00Z" w16du:dateUtc="2024-11-11T21:13:00Z"/>
              <w:rFonts w:asciiTheme="minorHAnsi" w:eastAsiaTheme="minorEastAsia" w:hAnsiTheme="minorHAnsi"/>
              <w:noProof/>
              <w:color w:val="auto"/>
              <w:kern w:val="2"/>
              <w:lang w:eastAsia="en-GB"/>
              <w14:ligatures w14:val="standardContextual"/>
            </w:rPr>
          </w:pPr>
          <w:ins w:id="121"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"_Toc182255663"</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3.2.6</w:t>
            </w:r>
            <w:r>
              <w:rPr>
                <w:rFonts w:asciiTheme="minorHAnsi" w:eastAsiaTheme="minorEastAsia" w:hAnsiTheme="minorHAnsi"/>
                <w:noProof/>
                <w:color w:val="auto"/>
                <w:kern w:val="2"/>
                <w:lang w:eastAsia="en-GB"/>
                <w14:ligatures w14:val="standardContextual"/>
              </w:rPr>
              <w:tab/>
            </w:r>
            <w:r w:rsidRPr="00492AAC">
              <w:rPr>
                <w:rStyle w:val="Hyperlink"/>
                <w:noProof/>
              </w:rPr>
              <w:t>MigrationRecord</w:t>
            </w:r>
            <w:r>
              <w:rPr>
                <w:noProof/>
                <w:webHidden/>
              </w:rPr>
              <w:tab/>
            </w:r>
            <w:r>
              <w:rPr>
                <w:noProof/>
                <w:webHidden/>
              </w:rPr>
              <w:fldChar w:fldCharType="begin"/>
            </w:r>
            <w:r>
              <w:rPr>
                <w:noProof/>
                <w:webHidden/>
              </w:rPr>
              <w:instrText xml:space="preserve"> PAGEREF _Toc182255663 \h </w:instrText>
            </w:r>
            <w:r>
              <w:rPr>
                <w:noProof/>
                <w:webHidden/>
              </w:rPr>
            </w:r>
          </w:ins>
          <w:r>
            <w:rPr>
              <w:noProof/>
              <w:webHidden/>
            </w:rPr>
            <w:fldChar w:fldCharType="separate"/>
          </w:r>
          <w:ins w:id="122" w:author="PH" w:date="2024-11-11T22:13:00Z" w16du:dateUtc="2024-11-11T21:13:00Z">
            <w:r>
              <w:rPr>
                <w:noProof/>
                <w:webHidden/>
              </w:rPr>
              <w:t>31</w:t>
            </w:r>
            <w:r>
              <w:rPr>
                <w:noProof/>
                <w:webHidden/>
              </w:rPr>
              <w:fldChar w:fldCharType="end"/>
            </w:r>
            <w:r w:rsidRPr="00492AAC">
              <w:rPr>
                <w:rStyle w:val="Hyperlink"/>
                <w:noProof/>
              </w:rPr>
              <w:fldChar w:fldCharType="end"/>
            </w:r>
          </w:ins>
        </w:p>
        <w:p w14:paraId="0E536BD8" w14:textId="54207A2D" w:rsidR="00D112DD" w:rsidRDefault="00D112DD">
          <w:pPr>
            <w:pStyle w:val="Verzeichnis1"/>
            <w:tabs>
              <w:tab w:val="left" w:pos="482"/>
              <w:tab w:val="right" w:leader="dot" w:pos="9010"/>
            </w:tabs>
            <w:rPr>
              <w:ins w:id="123" w:author="PH" w:date="2024-11-11T22:13:00Z" w16du:dateUtc="2024-11-11T21:13:00Z"/>
              <w:rFonts w:asciiTheme="minorHAnsi" w:eastAsiaTheme="minorEastAsia" w:hAnsiTheme="minorHAnsi"/>
              <w:b w:val="0"/>
              <w:noProof/>
              <w:color w:val="auto"/>
              <w:kern w:val="2"/>
              <w:lang w:eastAsia="en-GB"/>
              <w14:ligatures w14:val="standardContextual"/>
            </w:rPr>
          </w:pPr>
          <w:ins w:id="124"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"_Toc182255664"</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w:t>
            </w:r>
            <w:r>
              <w:rPr>
                <w:rFonts w:asciiTheme="minorHAnsi" w:eastAsiaTheme="minorEastAsia" w:hAnsiTheme="minorHAnsi"/>
                <w:b w:val="0"/>
                <w:noProof/>
                <w:color w:val="auto"/>
                <w:kern w:val="2"/>
                <w:lang w:eastAsia="en-GB"/>
                <w14:ligatures w14:val="standardContextual"/>
              </w:rPr>
              <w:tab/>
            </w:r>
            <w:r w:rsidRPr="00492AAC">
              <w:rPr>
                <w:rStyle w:val="Hyperlink"/>
                <w:noProof/>
              </w:rPr>
              <w:t>Service Bindings</w:t>
            </w:r>
            <w:r>
              <w:rPr>
                <w:noProof/>
                <w:webHidden/>
              </w:rPr>
              <w:tab/>
            </w:r>
            <w:r>
              <w:rPr>
                <w:noProof/>
                <w:webHidden/>
              </w:rPr>
              <w:fldChar w:fldCharType="begin"/>
            </w:r>
            <w:r>
              <w:rPr>
                <w:noProof/>
                <w:webHidden/>
              </w:rPr>
              <w:instrText xml:space="preserve"> PAGEREF _Toc182255664 \h </w:instrText>
            </w:r>
            <w:r>
              <w:rPr>
                <w:noProof/>
                <w:webHidden/>
              </w:rPr>
            </w:r>
          </w:ins>
          <w:r>
            <w:rPr>
              <w:noProof/>
              <w:webHidden/>
            </w:rPr>
            <w:fldChar w:fldCharType="separate"/>
          </w:r>
          <w:ins w:id="125" w:author="PH" w:date="2024-11-11T22:13:00Z" w16du:dateUtc="2024-11-11T21:13:00Z">
            <w:r>
              <w:rPr>
                <w:noProof/>
                <w:webHidden/>
              </w:rPr>
              <w:t>32</w:t>
            </w:r>
            <w:r>
              <w:rPr>
                <w:noProof/>
                <w:webHidden/>
              </w:rPr>
              <w:fldChar w:fldCharType="end"/>
            </w:r>
            <w:r w:rsidRPr="00492AAC">
              <w:rPr>
                <w:rStyle w:val="Hyperlink"/>
                <w:noProof/>
              </w:rPr>
              <w:fldChar w:fldCharType="end"/>
            </w:r>
          </w:ins>
        </w:p>
        <w:p w14:paraId="315CF18C" w14:textId="3EE124B7" w:rsidR="00D112DD" w:rsidRDefault="00D112DD">
          <w:pPr>
            <w:pStyle w:val="Verzeichnis2"/>
            <w:tabs>
              <w:tab w:val="left" w:pos="960"/>
              <w:tab w:val="right" w:leader="dot" w:pos="9010"/>
            </w:tabs>
            <w:rPr>
              <w:ins w:id="126" w:author="PH" w:date="2024-11-11T22:13:00Z" w16du:dateUtc="2024-11-11T21:13:00Z"/>
              <w:rFonts w:asciiTheme="minorHAnsi" w:eastAsiaTheme="minorEastAsia" w:hAnsiTheme="minorHAnsi"/>
              <w:noProof/>
              <w:color w:val="auto"/>
              <w:kern w:val="2"/>
              <w:lang w:eastAsia="en-GB"/>
              <w14:ligatures w14:val="standardContextual"/>
            </w:rPr>
          </w:pPr>
          <w:ins w:id="127"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"_Toc182255665"</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4.1</w:t>
            </w:r>
            <w:r>
              <w:rPr>
                <w:rFonts w:asciiTheme="minorHAnsi" w:eastAsiaTheme="minorEastAsia" w:hAnsiTheme="minorHAnsi"/>
                <w:noProof/>
                <w:color w:val="auto"/>
                <w:kern w:val="2"/>
                <w:lang w:eastAsia="en-GB"/>
                <w14:ligatures w14:val="standardContextual"/>
              </w:rPr>
              <w:tab/>
            </w:r>
            <w:r w:rsidRPr="00492AAC">
              <w:rPr>
                <w:rStyle w:val="Hyperlink"/>
                <w:noProof/>
              </w:rPr>
              <w:t>Services Provided as Web services - characteristics</w:t>
            </w:r>
            <w:r>
              <w:rPr>
                <w:noProof/>
                <w:webHidden/>
              </w:rPr>
              <w:tab/>
            </w:r>
            <w:r>
              <w:rPr>
                <w:noProof/>
                <w:webHidden/>
              </w:rPr>
              <w:fldChar w:fldCharType="begin"/>
            </w:r>
            <w:r>
              <w:rPr>
                <w:noProof/>
                <w:webHidden/>
              </w:rPr>
              <w:instrText xml:space="preserve"> PAGEREF _Toc182255665 \h </w:instrText>
            </w:r>
            <w:r>
              <w:rPr>
                <w:noProof/>
                <w:webHidden/>
              </w:rPr>
            </w:r>
          </w:ins>
          <w:r>
            <w:rPr>
              <w:noProof/>
              <w:webHidden/>
            </w:rPr>
            <w:fldChar w:fldCharType="separate"/>
          </w:r>
          <w:ins w:id="128" w:author="PH" w:date="2024-11-11T22:13:00Z" w16du:dateUtc="2024-11-11T21:13:00Z">
            <w:r>
              <w:rPr>
                <w:noProof/>
                <w:webHidden/>
              </w:rPr>
              <w:t>32</w:t>
            </w:r>
            <w:r>
              <w:rPr>
                <w:noProof/>
                <w:webHidden/>
              </w:rPr>
              <w:fldChar w:fldCharType="end"/>
            </w:r>
            <w:r w:rsidRPr="00492AAC">
              <w:rPr>
                <w:rStyle w:val="Hyperlink"/>
                <w:noProof/>
              </w:rPr>
              <w:fldChar w:fldCharType="end"/>
            </w:r>
          </w:ins>
        </w:p>
        <w:p w14:paraId="55AB448D" w14:textId="30011500" w:rsidR="00D112DD" w:rsidRDefault="00D112DD">
          <w:pPr>
            <w:pStyle w:val="Verzeichnis2"/>
            <w:tabs>
              <w:tab w:val="left" w:pos="960"/>
              <w:tab w:val="right" w:leader="dot" w:pos="9010"/>
            </w:tabs>
            <w:rPr>
              <w:ins w:id="129" w:author="PH" w:date="2024-11-11T22:13:00Z" w16du:dateUtc="2024-11-11T21:13:00Z"/>
              <w:rFonts w:asciiTheme="minorHAnsi" w:eastAsiaTheme="minorEastAsia" w:hAnsiTheme="minorHAnsi"/>
              <w:noProof/>
              <w:color w:val="auto"/>
              <w:kern w:val="2"/>
              <w:lang w:eastAsia="en-GB"/>
              <w14:ligatures w14:val="standardContextual"/>
            </w:rPr>
          </w:pPr>
          <w:ins w:id="130"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"_Toc182255666"</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4.2</w:t>
            </w:r>
            <w:r>
              <w:rPr>
                <w:rFonts w:asciiTheme="minorHAnsi" w:eastAsiaTheme="minorEastAsia" w:hAnsiTheme="minorHAnsi"/>
                <w:noProof/>
                <w:color w:val="auto"/>
                <w:kern w:val="2"/>
                <w:lang w:eastAsia="en-GB"/>
                <w14:ligatures w14:val="standardContextual"/>
              </w:rPr>
              <w:tab/>
            </w:r>
            <w:r w:rsidRPr="00492AAC">
              <w:rPr>
                <w:rStyle w:val="Hyperlink"/>
                <w:noProof/>
              </w:rPr>
              <w:t>ManageBusinessIdentifier service - binding</w:t>
            </w:r>
            <w:r>
              <w:rPr>
                <w:noProof/>
                <w:webHidden/>
              </w:rPr>
              <w:tab/>
            </w:r>
            <w:r>
              <w:rPr>
                <w:noProof/>
                <w:webHidden/>
              </w:rPr>
              <w:fldChar w:fldCharType="begin"/>
            </w:r>
            <w:r>
              <w:rPr>
                <w:noProof/>
                <w:webHidden/>
              </w:rPr>
              <w:instrText xml:space="preserve"> PAGEREF _Toc182255666 \h </w:instrText>
            </w:r>
            <w:r>
              <w:rPr>
                <w:noProof/>
                <w:webHidden/>
              </w:rPr>
            </w:r>
          </w:ins>
          <w:r>
            <w:rPr>
              <w:noProof/>
              <w:webHidden/>
            </w:rPr>
            <w:fldChar w:fldCharType="separate"/>
          </w:r>
          <w:ins w:id="131" w:author="PH" w:date="2024-11-11T22:13:00Z" w16du:dateUtc="2024-11-11T21:13:00Z">
            <w:r>
              <w:rPr>
                <w:noProof/>
                <w:webHidden/>
              </w:rPr>
              <w:t>32</w:t>
            </w:r>
            <w:r>
              <w:rPr>
                <w:noProof/>
                <w:webHidden/>
              </w:rPr>
              <w:fldChar w:fldCharType="end"/>
            </w:r>
            <w:r w:rsidRPr="00492AAC">
              <w:rPr>
                <w:rStyle w:val="Hyperlink"/>
                <w:noProof/>
              </w:rPr>
              <w:fldChar w:fldCharType="end"/>
            </w:r>
          </w:ins>
        </w:p>
        <w:p w14:paraId="2671B402" w14:textId="32F7704C" w:rsidR="00D112DD" w:rsidRDefault="00D112DD">
          <w:pPr>
            <w:pStyle w:val="Verzeichnis3"/>
            <w:tabs>
              <w:tab w:val="left" w:pos="1440"/>
              <w:tab w:val="right" w:leader="dot" w:pos="9010"/>
            </w:tabs>
            <w:rPr>
              <w:ins w:id="132" w:author="PH" w:date="2024-11-11T22:13:00Z" w16du:dateUtc="2024-11-11T21:13:00Z"/>
              <w:rFonts w:asciiTheme="minorHAnsi" w:eastAsiaTheme="minorEastAsia" w:hAnsiTheme="minorHAnsi"/>
              <w:noProof/>
              <w:color w:val="auto"/>
              <w:kern w:val="2"/>
              <w:lang w:eastAsia="en-GB"/>
              <w14:ligatures w14:val="standardContextual"/>
            </w:rPr>
          </w:pPr>
          <w:ins w:id="133"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"_Toc182255667"</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4.2.1</w:t>
            </w:r>
            <w:r>
              <w:rPr>
                <w:rFonts w:asciiTheme="minorHAnsi" w:eastAsiaTheme="minorEastAsia" w:hAnsiTheme="minorHAnsi"/>
                <w:noProof/>
                <w:color w:val="auto"/>
                <w:kern w:val="2"/>
                <w:lang w:eastAsia="en-GB"/>
                <w14:ligatures w14:val="standardContextual"/>
              </w:rPr>
              <w:tab/>
            </w:r>
            <w:r w:rsidRPr="00492AAC">
              <w:rPr>
                <w:rStyle w:val="Hyperlink"/>
                <w:noProof/>
              </w:rPr>
              <w:t>Transport binding</w:t>
            </w:r>
            <w:r>
              <w:rPr>
                <w:noProof/>
                <w:webHidden/>
              </w:rPr>
              <w:tab/>
            </w:r>
            <w:r>
              <w:rPr>
                <w:noProof/>
                <w:webHidden/>
              </w:rPr>
              <w:fldChar w:fldCharType="begin"/>
            </w:r>
            <w:r>
              <w:rPr>
                <w:noProof/>
                <w:webHidden/>
              </w:rPr>
              <w:instrText xml:space="preserve"> PAGEREF _Toc182255667 \h </w:instrText>
            </w:r>
            <w:r>
              <w:rPr>
                <w:noProof/>
                <w:webHidden/>
              </w:rPr>
            </w:r>
          </w:ins>
          <w:r>
            <w:rPr>
              <w:noProof/>
              <w:webHidden/>
            </w:rPr>
            <w:fldChar w:fldCharType="separate"/>
          </w:r>
          <w:ins w:id="134" w:author="PH" w:date="2024-11-11T22:13:00Z" w16du:dateUtc="2024-11-11T21:13:00Z">
            <w:r>
              <w:rPr>
                <w:noProof/>
                <w:webHidden/>
              </w:rPr>
              <w:t>32</w:t>
            </w:r>
            <w:r>
              <w:rPr>
                <w:noProof/>
                <w:webHidden/>
              </w:rPr>
              <w:fldChar w:fldCharType="end"/>
            </w:r>
            <w:r w:rsidRPr="00492AAC">
              <w:rPr>
                <w:rStyle w:val="Hyperlink"/>
                <w:noProof/>
              </w:rPr>
              <w:fldChar w:fldCharType="end"/>
            </w:r>
          </w:ins>
        </w:p>
        <w:p w14:paraId="731381F2" w14:textId="1E651420" w:rsidR="00D112DD" w:rsidRDefault="00D112DD">
          <w:pPr>
            <w:pStyle w:val="Verzeichnis3"/>
            <w:tabs>
              <w:tab w:val="left" w:pos="1440"/>
              <w:tab w:val="right" w:leader="dot" w:pos="9010"/>
            </w:tabs>
            <w:rPr>
              <w:ins w:id="135" w:author="PH" w:date="2024-11-11T22:13:00Z" w16du:dateUtc="2024-11-11T21:13:00Z"/>
              <w:rFonts w:asciiTheme="minorHAnsi" w:eastAsiaTheme="minorEastAsia" w:hAnsiTheme="minorHAnsi"/>
              <w:noProof/>
              <w:color w:val="auto"/>
              <w:kern w:val="2"/>
              <w:lang w:eastAsia="en-GB"/>
              <w14:ligatures w14:val="standardContextual"/>
            </w:rPr>
          </w:pPr>
          <w:ins w:id="136"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"_Toc182255668"</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4.2.2</w:t>
            </w:r>
            <w:r>
              <w:rPr>
                <w:rFonts w:asciiTheme="minorHAnsi" w:eastAsiaTheme="minorEastAsia" w:hAnsiTheme="minorHAnsi"/>
                <w:noProof/>
                <w:color w:val="auto"/>
                <w:kern w:val="2"/>
                <w:lang w:eastAsia="en-GB"/>
                <w14:ligatures w14:val="standardContextual"/>
              </w:rPr>
              <w:tab/>
            </w:r>
            <w:r w:rsidRPr="00492AAC">
              <w:rPr>
                <w:rStyle w:val="Hyperlink"/>
                <w:noProof/>
              </w:rPr>
              <w:t>Security</w:t>
            </w:r>
            <w:r>
              <w:rPr>
                <w:noProof/>
                <w:webHidden/>
              </w:rPr>
              <w:tab/>
            </w:r>
            <w:r>
              <w:rPr>
                <w:noProof/>
                <w:webHidden/>
              </w:rPr>
              <w:fldChar w:fldCharType="begin"/>
            </w:r>
            <w:r>
              <w:rPr>
                <w:noProof/>
                <w:webHidden/>
              </w:rPr>
              <w:instrText xml:space="preserve"> PAGEREF _Toc182255668 \h </w:instrText>
            </w:r>
            <w:r>
              <w:rPr>
                <w:noProof/>
                <w:webHidden/>
              </w:rPr>
            </w:r>
          </w:ins>
          <w:r>
            <w:rPr>
              <w:noProof/>
              <w:webHidden/>
            </w:rPr>
            <w:fldChar w:fldCharType="separate"/>
          </w:r>
          <w:ins w:id="137" w:author="PH" w:date="2024-11-11T22:13:00Z" w16du:dateUtc="2024-11-11T21:13:00Z">
            <w:r>
              <w:rPr>
                <w:noProof/>
                <w:webHidden/>
              </w:rPr>
              <w:t>32</w:t>
            </w:r>
            <w:r>
              <w:rPr>
                <w:noProof/>
                <w:webHidden/>
              </w:rPr>
              <w:fldChar w:fldCharType="end"/>
            </w:r>
            <w:r w:rsidRPr="00492AAC">
              <w:rPr>
                <w:rStyle w:val="Hyperlink"/>
                <w:noProof/>
              </w:rPr>
              <w:fldChar w:fldCharType="end"/>
            </w:r>
          </w:ins>
        </w:p>
        <w:p w14:paraId="4E6D1D38" w14:textId="553CE617" w:rsidR="00D112DD" w:rsidRDefault="00D112DD">
          <w:pPr>
            <w:pStyle w:val="Verzeichnis2"/>
            <w:tabs>
              <w:tab w:val="left" w:pos="960"/>
              <w:tab w:val="right" w:leader="dot" w:pos="9010"/>
            </w:tabs>
            <w:rPr>
              <w:ins w:id="138" w:author="PH" w:date="2024-11-11T22:13:00Z" w16du:dateUtc="2024-11-11T21:13:00Z"/>
              <w:rFonts w:asciiTheme="minorHAnsi" w:eastAsiaTheme="minorEastAsia" w:hAnsiTheme="minorHAnsi"/>
              <w:noProof/>
              <w:color w:val="auto"/>
              <w:kern w:val="2"/>
              <w:lang w:eastAsia="en-GB"/>
              <w14:ligatures w14:val="standardContextual"/>
            </w:rPr>
          </w:pPr>
          <w:ins w:id="139"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"_Toc182255669"</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4.3</w:t>
            </w:r>
            <w:r>
              <w:rPr>
                <w:rFonts w:asciiTheme="minorHAnsi" w:eastAsiaTheme="minorEastAsia" w:hAnsiTheme="minorHAnsi"/>
                <w:noProof/>
                <w:color w:val="auto"/>
                <w:kern w:val="2"/>
                <w:lang w:eastAsia="en-GB"/>
                <w14:ligatures w14:val="standardContextual"/>
              </w:rPr>
              <w:tab/>
            </w:r>
            <w:r w:rsidRPr="00492AAC">
              <w:rPr>
                <w:rStyle w:val="Hyperlink"/>
                <w:noProof/>
              </w:rPr>
              <w:t>ManageServiceMetadata service - binding</w:t>
            </w:r>
            <w:r>
              <w:rPr>
                <w:noProof/>
                <w:webHidden/>
              </w:rPr>
              <w:tab/>
            </w:r>
            <w:r>
              <w:rPr>
                <w:noProof/>
                <w:webHidden/>
              </w:rPr>
              <w:fldChar w:fldCharType="begin"/>
            </w:r>
            <w:r>
              <w:rPr>
                <w:noProof/>
                <w:webHidden/>
              </w:rPr>
              <w:instrText xml:space="preserve"> PAGEREF _Toc182255669 \h </w:instrText>
            </w:r>
            <w:r>
              <w:rPr>
                <w:noProof/>
                <w:webHidden/>
              </w:rPr>
            </w:r>
          </w:ins>
          <w:r>
            <w:rPr>
              <w:noProof/>
              <w:webHidden/>
            </w:rPr>
            <w:fldChar w:fldCharType="separate"/>
          </w:r>
          <w:ins w:id="140" w:author="PH" w:date="2024-11-11T22:13:00Z" w16du:dateUtc="2024-11-11T21:13:00Z">
            <w:r>
              <w:rPr>
                <w:noProof/>
                <w:webHidden/>
              </w:rPr>
              <w:t>33</w:t>
            </w:r>
            <w:r>
              <w:rPr>
                <w:noProof/>
                <w:webHidden/>
              </w:rPr>
              <w:fldChar w:fldCharType="end"/>
            </w:r>
            <w:r w:rsidRPr="00492AAC">
              <w:rPr>
                <w:rStyle w:val="Hyperlink"/>
                <w:noProof/>
              </w:rPr>
              <w:fldChar w:fldCharType="end"/>
            </w:r>
          </w:ins>
        </w:p>
        <w:p w14:paraId="4B06D45F" w14:textId="28C7BA16" w:rsidR="00D112DD" w:rsidRDefault="00D112DD">
          <w:pPr>
            <w:pStyle w:val="Verzeichnis3"/>
            <w:tabs>
              <w:tab w:val="left" w:pos="1440"/>
              <w:tab w:val="right" w:leader="dot" w:pos="9010"/>
            </w:tabs>
            <w:rPr>
              <w:ins w:id="141" w:author="PH" w:date="2024-11-11T22:13:00Z" w16du:dateUtc="2024-11-11T21:13:00Z"/>
              <w:rFonts w:asciiTheme="minorHAnsi" w:eastAsiaTheme="minorEastAsia" w:hAnsiTheme="minorHAnsi"/>
              <w:noProof/>
              <w:color w:val="auto"/>
              <w:kern w:val="2"/>
              <w:lang w:eastAsia="en-GB"/>
              <w14:ligatures w14:val="standardContextual"/>
            </w:rPr>
          </w:pPr>
          <w:ins w:id="142"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"_Toc182255670"</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4.3.1</w:t>
            </w:r>
            <w:r>
              <w:rPr>
                <w:rFonts w:asciiTheme="minorHAnsi" w:eastAsiaTheme="minorEastAsia" w:hAnsiTheme="minorHAnsi"/>
                <w:noProof/>
                <w:color w:val="auto"/>
                <w:kern w:val="2"/>
                <w:lang w:eastAsia="en-GB"/>
                <w14:ligatures w14:val="standardContextual"/>
              </w:rPr>
              <w:tab/>
            </w:r>
            <w:r w:rsidRPr="00492AAC">
              <w:rPr>
                <w:rStyle w:val="Hyperlink"/>
                <w:noProof/>
              </w:rPr>
              <w:t>Transport binding</w:t>
            </w:r>
            <w:r>
              <w:rPr>
                <w:noProof/>
                <w:webHidden/>
              </w:rPr>
              <w:tab/>
            </w:r>
            <w:r>
              <w:rPr>
                <w:noProof/>
                <w:webHidden/>
              </w:rPr>
              <w:fldChar w:fldCharType="begin"/>
            </w:r>
            <w:r>
              <w:rPr>
                <w:noProof/>
                <w:webHidden/>
              </w:rPr>
              <w:instrText xml:space="preserve"> PAGEREF _Toc182255670 \h </w:instrText>
            </w:r>
            <w:r>
              <w:rPr>
                <w:noProof/>
                <w:webHidden/>
              </w:rPr>
            </w:r>
          </w:ins>
          <w:r>
            <w:rPr>
              <w:noProof/>
              <w:webHidden/>
            </w:rPr>
            <w:fldChar w:fldCharType="separate"/>
          </w:r>
          <w:ins w:id="143" w:author="PH" w:date="2024-11-11T22:13:00Z" w16du:dateUtc="2024-11-11T21:13:00Z">
            <w:r>
              <w:rPr>
                <w:noProof/>
                <w:webHidden/>
              </w:rPr>
              <w:t>33</w:t>
            </w:r>
            <w:r>
              <w:rPr>
                <w:noProof/>
                <w:webHidden/>
              </w:rPr>
              <w:fldChar w:fldCharType="end"/>
            </w:r>
            <w:r w:rsidRPr="00492AAC">
              <w:rPr>
                <w:rStyle w:val="Hyperlink"/>
                <w:noProof/>
              </w:rPr>
              <w:fldChar w:fldCharType="end"/>
            </w:r>
          </w:ins>
        </w:p>
        <w:p w14:paraId="600E10FC" w14:textId="1638A0BD" w:rsidR="00D112DD" w:rsidRDefault="00D112DD">
          <w:pPr>
            <w:pStyle w:val="Verzeichnis3"/>
            <w:tabs>
              <w:tab w:val="left" w:pos="1440"/>
              <w:tab w:val="right" w:leader="dot" w:pos="9010"/>
            </w:tabs>
            <w:rPr>
              <w:ins w:id="144" w:author="PH" w:date="2024-11-11T22:13:00Z" w16du:dateUtc="2024-11-11T21:13:00Z"/>
              <w:rFonts w:asciiTheme="minorHAnsi" w:eastAsiaTheme="minorEastAsia" w:hAnsiTheme="minorHAnsi"/>
              <w:noProof/>
              <w:color w:val="auto"/>
              <w:kern w:val="2"/>
              <w:lang w:eastAsia="en-GB"/>
              <w14:ligatures w14:val="standardContextual"/>
            </w:rPr>
          </w:pPr>
          <w:ins w:id="145"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"_Toc182255671"</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4.3.2</w:t>
            </w:r>
            <w:r>
              <w:rPr>
                <w:rFonts w:asciiTheme="minorHAnsi" w:eastAsiaTheme="minorEastAsia" w:hAnsiTheme="minorHAnsi"/>
                <w:noProof/>
                <w:color w:val="auto"/>
                <w:kern w:val="2"/>
                <w:lang w:eastAsia="en-GB"/>
                <w14:ligatures w14:val="standardContextual"/>
              </w:rPr>
              <w:tab/>
            </w:r>
            <w:r w:rsidRPr="00492AAC">
              <w:rPr>
                <w:rStyle w:val="Hyperlink"/>
                <w:noProof/>
              </w:rPr>
              <w:t>Security</w:t>
            </w:r>
            <w:r>
              <w:rPr>
                <w:noProof/>
                <w:webHidden/>
              </w:rPr>
              <w:tab/>
            </w:r>
            <w:r>
              <w:rPr>
                <w:noProof/>
                <w:webHidden/>
              </w:rPr>
              <w:fldChar w:fldCharType="begin"/>
            </w:r>
            <w:r>
              <w:rPr>
                <w:noProof/>
                <w:webHidden/>
              </w:rPr>
              <w:instrText xml:space="preserve"> PAGEREF _Toc182255671 \h </w:instrText>
            </w:r>
            <w:r>
              <w:rPr>
                <w:noProof/>
                <w:webHidden/>
              </w:rPr>
            </w:r>
          </w:ins>
          <w:r>
            <w:rPr>
              <w:noProof/>
              <w:webHidden/>
            </w:rPr>
            <w:fldChar w:fldCharType="separate"/>
          </w:r>
          <w:ins w:id="146" w:author="PH" w:date="2024-11-11T22:13:00Z" w16du:dateUtc="2024-11-11T21:13:00Z">
            <w:r>
              <w:rPr>
                <w:noProof/>
                <w:webHidden/>
              </w:rPr>
              <w:t>33</w:t>
            </w:r>
            <w:r>
              <w:rPr>
                <w:noProof/>
                <w:webHidden/>
              </w:rPr>
              <w:fldChar w:fldCharType="end"/>
            </w:r>
            <w:r w:rsidRPr="00492AAC">
              <w:rPr>
                <w:rStyle w:val="Hyperlink"/>
                <w:noProof/>
              </w:rPr>
              <w:fldChar w:fldCharType="end"/>
            </w:r>
          </w:ins>
        </w:p>
        <w:p w14:paraId="16AE7089" w14:textId="068B8F85" w:rsidR="00D112DD" w:rsidRDefault="00D112DD">
          <w:pPr>
            <w:pStyle w:val="Verzeichnis1"/>
            <w:tabs>
              <w:tab w:val="left" w:pos="482"/>
              <w:tab w:val="right" w:leader="dot" w:pos="9010"/>
            </w:tabs>
            <w:rPr>
              <w:ins w:id="147" w:author="PH" w:date="2024-11-11T22:13:00Z" w16du:dateUtc="2024-11-11T21:13:00Z"/>
              <w:rFonts w:asciiTheme="minorHAnsi" w:eastAsiaTheme="minorEastAsia" w:hAnsiTheme="minorHAnsi"/>
              <w:b w:val="0"/>
              <w:noProof/>
              <w:color w:val="auto"/>
              <w:kern w:val="2"/>
              <w:lang w:eastAsia="en-GB"/>
              <w14:ligatures w14:val="standardContextual"/>
            </w:rPr>
          </w:pPr>
          <w:ins w:id="148"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"_Toc182255672"</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5</w:t>
            </w:r>
            <w:r>
              <w:rPr>
                <w:rFonts w:asciiTheme="minorHAnsi" w:eastAsiaTheme="minorEastAsia" w:hAnsiTheme="minorHAnsi"/>
                <w:b w:val="0"/>
                <w:noProof/>
                <w:color w:val="auto"/>
                <w:kern w:val="2"/>
                <w:lang w:eastAsia="en-GB"/>
                <w14:ligatures w14:val="standardContextual"/>
              </w:rPr>
              <w:tab/>
            </w:r>
            <w:r w:rsidRPr="00492AAC">
              <w:rPr>
                <w:rStyle w:val="Hyperlink"/>
                <w:noProof/>
              </w:rPr>
              <w:t>DNS Spoof Mitigation</w:t>
            </w:r>
            <w:r>
              <w:rPr>
                <w:noProof/>
                <w:webHidden/>
              </w:rPr>
              <w:tab/>
            </w:r>
            <w:r>
              <w:rPr>
                <w:noProof/>
                <w:webHidden/>
              </w:rPr>
              <w:fldChar w:fldCharType="begin"/>
            </w:r>
            <w:r>
              <w:rPr>
                <w:noProof/>
                <w:webHidden/>
              </w:rPr>
              <w:instrText xml:space="preserve"> PAGEREF _Toc182255672 \h </w:instrText>
            </w:r>
            <w:r>
              <w:rPr>
                <w:noProof/>
                <w:webHidden/>
              </w:rPr>
            </w:r>
          </w:ins>
          <w:r>
            <w:rPr>
              <w:noProof/>
              <w:webHidden/>
            </w:rPr>
            <w:fldChar w:fldCharType="separate"/>
          </w:r>
          <w:ins w:id="149" w:author="PH" w:date="2024-11-11T22:13:00Z" w16du:dateUtc="2024-11-11T21:13:00Z">
            <w:r>
              <w:rPr>
                <w:noProof/>
                <w:webHidden/>
              </w:rPr>
              <w:t>33</w:t>
            </w:r>
            <w:r>
              <w:rPr>
                <w:noProof/>
                <w:webHidden/>
              </w:rPr>
              <w:fldChar w:fldCharType="end"/>
            </w:r>
            <w:r w:rsidRPr="00492AAC">
              <w:rPr>
                <w:rStyle w:val="Hyperlink"/>
                <w:noProof/>
              </w:rPr>
              <w:fldChar w:fldCharType="end"/>
            </w:r>
          </w:ins>
        </w:p>
        <w:p w14:paraId="4260E0B7" w14:textId="3D1FFB35" w:rsidR="00A54D82" w:rsidDel="00D112DD" w:rsidRDefault="00A54D82">
          <w:pPr>
            <w:pStyle w:val="Verzeichnis1"/>
            <w:tabs>
              <w:tab w:val="right" w:leader="dot" w:pos="9010"/>
            </w:tabs>
            <w:rPr>
              <w:del w:id="150" w:author="PH" w:date="2024-11-11T22:13:00Z" w16du:dateUtc="2024-11-11T21:13:00Z"/>
              <w:rFonts w:asciiTheme="minorHAnsi" w:eastAsiaTheme="minorEastAsia" w:hAnsiTheme="minorHAnsi"/>
              <w:b w:val="0"/>
              <w:noProof/>
              <w:color w:val="auto"/>
              <w:kern w:val="2"/>
              <w:lang w:eastAsia="en-GB"/>
              <w14:ligatures w14:val="standardContextual"/>
            </w:rPr>
          </w:pPr>
          <w:del w:id="151" w:author="PH" w:date="2024-11-11T22:13:00Z" w16du:dateUtc="2024-11-11T21:13:00Z">
            <w:r w:rsidRPr="00D112DD" w:rsidDel="00D112DD">
              <w:rPr>
                <w:noProof/>
                <w:rPrChange w:id="152" w:author="PH" w:date="2024-11-11T22:13:00Z" w16du:dateUtc="2024-11-11T21:13:00Z">
                  <w:rPr>
                    <w:rStyle w:val="Hyperlink"/>
                    <w:noProof/>
                  </w:rPr>
                </w:rPrChange>
              </w:rPr>
              <w:delText>Revision History</w:delText>
            </w:r>
            <w:r w:rsidDel="00D112DD">
              <w:rPr>
                <w:noProof/>
                <w:webHidden/>
              </w:rPr>
              <w:tab/>
              <w:delText>5</w:delText>
            </w:r>
          </w:del>
        </w:p>
        <w:p w14:paraId="1999AC8B" w14:textId="56CA5142" w:rsidR="00A54D82" w:rsidDel="00D112DD" w:rsidRDefault="00A54D82">
          <w:pPr>
            <w:pStyle w:val="Verzeichnis1"/>
            <w:tabs>
              <w:tab w:val="right" w:leader="dot" w:pos="9010"/>
            </w:tabs>
            <w:rPr>
              <w:del w:id="153" w:author="PH" w:date="2024-11-11T22:13:00Z" w16du:dateUtc="2024-11-11T21:13:00Z"/>
              <w:rFonts w:asciiTheme="minorHAnsi" w:eastAsiaTheme="minorEastAsia" w:hAnsiTheme="minorHAnsi"/>
              <w:b w:val="0"/>
              <w:noProof/>
              <w:color w:val="auto"/>
              <w:kern w:val="2"/>
              <w:lang w:eastAsia="en-GB"/>
              <w14:ligatures w14:val="standardContextual"/>
            </w:rPr>
          </w:pPr>
          <w:del w:id="154" w:author="PH" w:date="2024-11-11T22:13:00Z" w16du:dateUtc="2024-11-11T21:13:00Z">
            <w:r w:rsidRPr="00D112DD" w:rsidDel="00D112DD">
              <w:rPr>
                <w:noProof/>
                <w:lang w:val="sv-SE"/>
                <w:rPrChange w:id="155" w:author="PH" w:date="2024-11-11T22:13:00Z" w16du:dateUtc="2024-11-11T21:13:00Z">
                  <w:rPr>
                    <w:rStyle w:val="Hyperlink"/>
                    <w:noProof/>
                    <w:lang w:val="sv-SE"/>
                  </w:rPr>
                </w:rPrChange>
              </w:rPr>
              <w:delText>Contributors</w:delText>
            </w:r>
            <w:r w:rsidDel="00D112DD">
              <w:rPr>
                <w:noProof/>
                <w:webHidden/>
              </w:rPr>
              <w:tab/>
              <w:delText>5</w:delText>
            </w:r>
          </w:del>
        </w:p>
        <w:p w14:paraId="377CFEBA" w14:textId="14913766" w:rsidR="00A54D82" w:rsidDel="00D112DD" w:rsidRDefault="00A54D82">
          <w:pPr>
            <w:pStyle w:val="Verzeichnis2"/>
            <w:tabs>
              <w:tab w:val="right" w:leader="dot" w:pos="9010"/>
            </w:tabs>
            <w:rPr>
              <w:del w:id="156" w:author="PH" w:date="2024-11-11T22:13:00Z" w16du:dateUtc="2024-11-11T21:13:00Z"/>
              <w:rFonts w:asciiTheme="minorHAnsi" w:eastAsiaTheme="minorEastAsia" w:hAnsiTheme="minorHAnsi"/>
              <w:noProof/>
              <w:color w:val="auto"/>
              <w:kern w:val="2"/>
              <w:lang w:eastAsia="en-GB"/>
              <w14:ligatures w14:val="standardContextual"/>
            </w:rPr>
          </w:pPr>
          <w:del w:id="157" w:author="PH" w:date="2024-11-11T22:13:00Z" w16du:dateUtc="2024-11-11T21:13:00Z">
            <w:r w:rsidRPr="00D112DD" w:rsidDel="00D112DD">
              <w:rPr>
                <w:noProof/>
                <w:lang w:val="sv-SE"/>
                <w:rPrChange w:id="158" w:author="PH" w:date="2024-11-11T22:13:00Z" w16du:dateUtc="2024-11-11T21:13:00Z">
                  <w:rPr>
                    <w:rStyle w:val="Hyperlink"/>
                    <w:noProof/>
                    <w:lang w:val="sv-SE"/>
                  </w:rPr>
                </w:rPrChange>
              </w:rPr>
              <w:delText>Organisations</w:delText>
            </w:r>
            <w:r w:rsidDel="00D112DD">
              <w:rPr>
                <w:noProof/>
                <w:webHidden/>
              </w:rPr>
              <w:tab/>
              <w:delText>5</w:delText>
            </w:r>
          </w:del>
        </w:p>
        <w:p w14:paraId="5145022E" w14:textId="5A3C8EE8" w:rsidR="00A54D82" w:rsidDel="00D112DD" w:rsidRDefault="00A54D82">
          <w:pPr>
            <w:pStyle w:val="Verzeichnis2"/>
            <w:tabs>
              <w:tab w:val="right" w:leader="dot" w:pos="9010"/>
            </w:tabs>
            <w:rPr>
              <w:del w:id="159" w:author="PH" w:date="2024-11-11T22:13:00Z" w16du:dateUtc="2024-11-11T21:13:00Z"/>
              <w:rFonts w:asciiTheme="minorHAnsi" w:eastAsiaTheme="minorEastAsia" w:hAnsiTheme="minorHAnsi"/>
              <w:noProof/>
              <w:color w:val="auto"/>
              <w:kern w:val="2"/>
              <w:lang w:eastAsia="en-GB"/>
              <w14:ligatures w14:val="standardContextual"/>
            </w:rPr>
          </w:pPr>
          <w:del w:id="160" w:author="PH" w:date="2024-11-11T22:13:00Z" w16du:dateUtc="2024-11-11T21:13:00Z">
            <w:r w:rsidRPr="00D112DD" w:rsidDel="00D112DD">
              <w:rPr>
                <w:noProof/>
                <w:rPrChange w:id="161" w:author="PH" w:date="2024-11-11T22:13:00Z" w16du:dateUtc="2024-11-11T21:13:00Z">
                  <w:rPr>
                    <w:rStyle w:val="Hyperlink"/>
                    <w:noProof/>
                  </w:rPr>
                </w:rPrChange>
              </w:rPr>
              <w:delText>Persons</w:delText>
            </w:r>
            <w:r w:rsidDel="00D112DD">
              <w:rPr>
                <w:noProof/>
                <w:webHidden/>
              </w:rPr>
              <w:tab/>
              <w:delText>6</w:delText>
            </w:r>
          </w:del>
        </w:p>
        <w:p w14:paraId="5F718C08" w14:textId="3E3FBB59" w:rsidR="00A54D82" w:rsidDel="00D112DD" w:rsidRDefault="00A54D82">
          <w:pPr>
            <w:pStyle w:val="Verzeichnis1"/>
            <w:tabs>
              <w:tab w:val="left" w:pos="482"/>
              <w:tab w:val="right" w:leader="dot" w:pos="9010"/>
            </w:tabs>
            <w:rPr>
              <w:del w:id="162" w:author="PH" w:date="2024-11-11T22:13:00Z" w16du:dateUtc="2024-11-11T21:13:00Z"/>
              <w:rFonts w:asciiTheme="minorHAnsi" w:eastAsiaTheme="minorEastAsia" w:hAnsiTheme="minorHAnsi"/>
              <w:b w:val="0"/>
              <w:noProof/>
              <w:color w:val="auto"/>
              <w:kern w:val="2"/>
              <w:lang w:eastAsia="en-GB"/>
              <w14:ligatures w14:val="standardContextual"/>
            </w:rPr>
          </w:pPr>
          <w:del w:id="163" w:author="PH" w:date="2024-11-11T22:13:00Z" w16du:dateUtc="2024-11-11T21:13:00Z">
            <w:r w:rsidRPr="00D112DD" w:rsidDel="00D112DD">
              <w:rPr>
                <w:noProof/>
                <w:rPrChange w:id="164" w:author="PH" w:date="2024-11-11T22:13:00Z" w16du:dateUtc="2024-11-11T21:13:00Z">
                  <w:rPr>
                    <w:rStyle w:val="Hyperlink"/>
                    <w:noProof/>
                  </w:rPr>
                </w:rPrChange>
              </w:rPr>
              <w:delText>1</w:delText>
            </w:r>
            <w:r w:rsidDel="00D112DD">
              <w:rPr>
                <w:rFonts w:asciiTheme="minorHAnsi" w:eastAsiaTheme="minorEastAsia" w:hAnsiTheme="minorHAnsi"/>
                <w:b w:val="0"/>
                <w:noProof/>
                <w:color w:val="auto"/>
                <w:kern w:val="2"/>
                <w:lang w:eastAsia="en-GB"/>
                <w14:ligatures w14:val="standardContextual"/>
              </w:rPr>
              <w:tab/>
            </w:r>
            <w:r w:rsidRPr="00D112DD" w:rsidDel="00D112DD">
              <w:rPr>
                <w:noProof/>
                <w:rPrChange w:id="165" w:author="PH" w:date="2024-11-11T22:13:00Z" w16du:dateUtc="2024-11-11T21:13:00Z">
                  <w:rPr>
                    <w:rStyle w:val="Hyperlink"/>
                    <w:noProof/>
                  </w:rPr>
                </w:rPrChange>
              </w:rPr>
              <w:delText>Introduction</w:delText>
            </w:r>
            <w:r w:rsidDel="00D112DD">
              <w:rPr>
                <w:noProof/>
                <w:webHidden/>
              </w:rPr>
              <w:tab/>
              <w:delText>7</w:delText>
            </w:r>
          </w:del>
        </w:p>
        <w:p w14:paraId="2215E946" w14:textId="47DAB8E5" w:rsidR="00A54D82" w:rsidDel="00D112DD" w:rsidRDefault="00A54D82">
          <w:pPr>
            <w:pStyle w:val="Verzeichnis2"/>
            <w:tabs>
              <w:tab w:val="left" w:pos="960"/>
              <w:tab w:val="right" w:leader="dot" w:pos="9010"/>
            </w:tabs>
            <w:rPr>
              <w:del w:id="166" w:author="PH" w:date="2024-11-11T22:13:00Z" w16du:dateUtc="2024-11-11T21:13:00Z"/>
              <w:rFonts w:asciiTheme="minorHAnsi" w:eastAsiaTheme="minorEastAsia" w:hAnsiTheme="minorHAnsi"/>
              <w:noProof/>
              <w:color w:val="auto"/>
              <w:kern w:val="2"/>
              <w:lang w:eastAsia="en-GB"/>
              <w14:ligatures w14:val="standardContextual"/>
            </w:rPr>
          </w:pPr>
          <w:del w:id="167" w:author="PH" w:date="2024-11-11T22:13:00Z" w16du:dateUtc="2024-11-11T21:13:00Z">
            <w:r w:rsidRPr="00D112DD" w:rsidDel="00D112DD">
              <w:rPr>
                <w:noProof/>
                <w:rPrChange w:id="168" w:author="PH" w:date="2024-11-11T22:13:00Z" w16du:dateUtc="2024-11-11T21:13:00Z">
                  <w:rPr>
                    <w:rStyle w:val="Hyperlink"/>
                    <w:noProof/>
                  </w:rPr>
                </w:rPrChange>
              </w:rPr>
              <w:delText>1.1</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169" w:author="PH" w:date="2024-11-11T22:13:00Z" w16du:dateUtc="2024-11-11T21:13:00Z">
                  <w:rPr>
                    <w:rStyle w:val="Hyperlink"/>
                    <w:noProof/>
                  </w:rPr>
                </w:rPrChange>
              </w:rPr>
              <w:delText>Objective</w:delText>
            </w:r>
            <w:r w:rsidDel="00D112DD">
              <w:rPr>
                <w:noProof/>
                <w:webHidden/>
              </w:rPr>
              <w:tab/>
              <w:delText>7</w:delText>
            </w:r>
          </w:del>
        </w:p>
        <w:p w14:paraId="3DA2D827" w14:textId="62A05709" w:rsidR="00A54D82" w:rsidDel="00D112DD" w:rsidRDefault="00A54D82">
          <w:pPr>
            <w:pStyle w:val="Verzeichnis2"/>
            <w:tabs>
              <w:tab w:val="left" w:pos="960"/>
              <w:tab w:val="right" w:leader="dot" w:pos="9010"/>
            </w:tabs>
            <w:rPr>
              <w:del w:id="170" w:author="PH" w:date="2024-11-11T22:13:00Z" w16du:dateUtc="2024-11-11T21:13:00Z"/>
              <w:rFonts w:asciiTheme="minorHAnsi" w:eastAsiaTheme="minorEastAsia" w:hAnsiTheme="minorHAnsi"/>
              <w:noProof/>
              <w:color w:val="auto"/>
              <w:kern w:val="2"/>
              <w:lang w:eastAsia="en-GB"/>
              <w14:ligatures w14:val="standardContextual"/>
            </w:rPr>
          </w:pPr>
          <w:del w:id="171" w:author="PH" w:date="2024-11-11T22:13:00Z" w16du:dateUtc="2024-11-11T21:13:00Z">
            <w:r w:rsidRPr="00D112DD" w:rsidDel="00D112DD">
              <w:rPr>
                <w:noProof/>
                <w:rPrChange w:id="172" w:author="PH" w:date="2024-11-11T22:13:00Z" w16du:dateUtc="2024-11-11T21:13:00Z">
                  <w:rPr>
                    <w:rStyle w:val="Hyperlink"/>
                    <w:noProof/>
                  </w:rPr>
                </w:rPrChange>
              </w:rPr>
              <w:delText>1.2</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173" w:author="PH" w:date="2024-11-11T22:13:00Z" w16du:dateUtc="2024-11-11T21:13:00Z">
                  <w:rPr>
                    <w:rStyle w:val="Hyperlink"/>
                    <w:noProof/>
                  </w:rPr>
                </w:rPrChange>
              </w:rPr>
              <w:delText>Scope</w:delText>
            </w:r>
            <w:r w:rsidDel="00D112DD">
              <w:rPr>
                <w:noProof/>
                <w:webHidden/>
              </w:rPr>
              <w:tab/>
              <w:delText>7</w:delText>
            </w:r>
          </w:del>
        </w:p>
        <w:p w14:paraId="2B4B3313" w14:textId="76EECE84" w:rsidR="00A54D82" w:rsidDel="00D112DD" w:rsidRDefault="00A54D82">
          <w:pPr>
            <w:pStyle w:val="Verzeichnis2"/>
            <w:tabs>
              <w:tab w:val="left" w:pos="960"/>
              <w:tab w:val="right" w:leader="dot" w:pos="9010"/>
            </w:tabs>
            <w:rPr>
              <w:del w:id="174" w:author="PH" w:date="2024-11-11T22:13:00Z" w16du:dateUtc="2024-11-11T21:13:00Z"/>
              <w:rFonts w:asciiTheme="minorHAnsi" w:eastAsiaTheme="minorEastAsia" w:hAnsiTheme="minorHAnsi"/>
              <w:noProof/>
              <w:color w:val="auto"/>
              <w:kern w:val="2"/>
              <w:lang w:eastAsia="en-GB"/>
              <w14:ligatures w14:val="standardContextual"/>
            </w:rPr>
          </w:pPr>
          <w:del w:id="175" w:author="PH" w:date="2024-11-11T22:13:00Z" w16du:dateUtc="2024-11-11T21:13:00Z">
            <w:r w:rsidRPr="00D112DD" w:rsidDel="00D112DD">
              <w:rPr>
                <w:noProof/>
                <w:lang w:eastAsia="nb-NO"/>
                <w:rPrChange w:id="176" w:author="PH" w:date="2024-11-11T22:13:00Z" w16du:dateUtc="2024-11-11T21:13:00Z">
                  <w:rPr>
                    <w:rStyle w:val="Hyperlink"/>
                    <w:noProof/>
                    <w:lang w:eastAsia="nb-NO"/>
                  </w:rPr>
                </w:rPrChange>
              </w:rPr>
              <w:delText>1.3</w:delText>
            </w:r>
            <w:r w:rsidDel="00D112DD">
              <w:rPr>
                <w:rFonts w:asciiTheme="minorHAnsi" w:eastAsiaTheme="minorEastAsia" w:hAnsiTheme="minorHAnsi"/>
                <w:noProof/>
                <w:color w:val="auto"/>
                <w:kern w:val="2"/>
                <w:lang w:eastAsia="en-GB"/>
                <w14:ligatures w14:val="standardContextual"/>
              </w:rPr>
              <w:tab/>
            </w:r>
            <w:r w:rsidRPr="00D112DD" w:rsidDel="00D112DD">
              <w:rPr>
                <w:noProof/>
                <w:lang w:eastAsia="nb-NO"/>
                <w:rPrChange w:id="177" w:author="PH" w:date="2024-11-11T22:13:00Z" w16du:dateUtc="2024-11-11T21:13:00Z">
                  <w:rPr>
                    <w:rStyle w:val="Hyperlink"/>
                    <w:noProof/>
                    <w:lang w:eastAsia="nb-NO"/>
                  </w:rPr>
                </w:rPrChange>
              </w:rPr>
              <w:delText>Goals and non-goals</w:delText>
            </w:r>
            <w:r w:rsidDel="00D112DD">
              <w:rPr>
                <w:noProof/>
                <w:webHidden/>
              </w:rPr>
              <w:tab/>
              <w:delText>8</w:delText>
            </w:r>
          </w:del>
        </w:p>
        <w:p w14:paraId="7EF330BF" w14:textId="0A36E981" w:rsidR="00A54D82" w:rsidDel="00D112DD" w:rsidRDefault="00A54D82">
          <w:pPr>
            <w:pStyle w:val="Verzeichnis2"/>
            <w:tabs>
              <w:tab w:val="left" w:pos="960"/>
              <w:tab w:val="right" w:leader="dot" w:pos="9010"/>
            </w:tabs>
            <w:rPr>
              <w:del w:id="178" w:author="PH" w:date="2024-11-11T22:13:00Z" w16du:dateUtc="2024-11-11T21:13:00Z"/>
              <w:rFonts w:asciiTheme="minorHAnsi" w:eastAsiaTheme="minorEastAsia" w:hAnsiTheme="minorHAnsi"/>
              <w:noProof/>
              <w:color w:val="auto"/>
              <w:kern w:val="2"/>
              <w:lang w:eastAsia="en-GB"/>
              <w14:ligatures w14:val="standardContextual"/>
            </w:rPr>
          </w:pPr>
          <w:del w:id="179" w:author="PH" w:date="2024-11-11T22:13:00Z" w16du:dateUtc="2024-11-11T21:13:00Z">
            <w:r w:rsidRPr="00D112DD" w:rsidDel="00D112DD">
              <w:rPr>
                <w:noProof/>
                <w:lang w:eastAsia="nb-NO"/>
                <w:rPrChange w:id="180" w:author="PH" w:date="2024-11-11T22:13:00Z" w16du:dateUtc="2024-11-11T21:13:00Z">
                  <w:rPr>
                    <w:rStyle w:val="Hyperlink"/>
                    <w:noProof/>
                    <w:lang w:eastAsia="nb-NO"/>
                  </w:rPr>
                </w:rPrChange>
              </w:rPr>
              <w:delText>1.4</w:delText>
            </w:r>
            <w:r w:rsidDel="00D112DD">
              <w:rPr>
                <w:rFonts w:asciiTheme="minorHAnsi" w:eastAsiaTheme="minorEastAsia" w:hAnsiTheme="minorHAnsi"/>
                <w:noProof/>
                <w:color w:val="auto"/>
                <w:kern w:val="2"/>
                <w:lang w:eastAsia="en-GB"/>
                <w14:ligatures w14:val="standardContextual"/>
              </w:rPr>
              <w:tab/>
            </w:r>
            <w:r w:rsidRPr="00D112DD" w:rsidDel="00D112DD">
              <w:rPr>
                <w:noProof/>
                <w:lang w:eastAsia="nb-NO"/>
                <w:rPrChange w:id="181" w:author="PH" w:date="2024-11-11T22:13:00Z" w16du:dateUtc="2024-11-11T21:13:00Z">
                  <w:rPr>
                    <w:rStyle w:val="Hyperlink"/>
                    <w:noProof/>
                    <w:lang w:eastAsia="nb-NO"/>
                  </w:rPr>
                </w:rPrChange>
              </w:rPr>
              <w:delText>Terminology</w:delText>
            </w:r>
            <w:r w:rsidDel="00D112DD">
              <w:rPr>
                <w:noProof/>
                <w:webHidden/>
              </w:rPr>
              <w:tab/>
              <w:delText>8</w:delText>
            </w:r>
          </w:del>
        </w:p>
        <w:p w14:paraId="52A20F37" w14:textId="5583FB21" w:rsidR="00A54D82" w:rsidDel="00D112DD" w:rsidRDefault="00A54D82">
          <w:pPr>
            <w:pStyle w:val="Verzeichnis3"/>
            <w:tabs>
              <w:tab w:val="left" w:pos="1440"/>
              <w:tab w:val="right" w:leader="dot" w:pos="9010"/>
            </w:tabs>
            <w:rPr>
              <w:del w:id="182" w:author="PH" w:date="2024-11-11T22:13:00Z" w16du:dateUtc="2024-11-11T21:13:00Z"/>
              <w:rFonts w:asciiTheme="minorHAnsi" w:eastAsiaTheme="minorEastAsia" w:hAnsiTheme="minorHAnsi"/>
              <w:noProof/>
              <w:color w:val="auto"/>
              <w:kern w:val="2"/>
              <w:lang w:eastAsia="en-GB"/>
              <w14:ligatures w14:val="standardContextual"/>
            </w:rPr>
          </w:pPr>
          <w:del w:id="183" w:author="PH" w:date="2024-11-11T22:13:00Z" w16du:dateUtc="2024-11-11T21:13:00Z">
            <w:r w:rsidRPr="00D112DD" w:rsidDel="00D112DD">
              <w:rPr>
                <w:noProof/>
                <w:rPrChange w:id="184" w:author="PH" w:date="2024-11-11T22:13:00Z" w16du:dateUtc="2024-11-11T21:13:00Z">
                  <w:rPr>
                    <w:rStyle w:val="Hyperlink"/>
                    <w:noProof/>
                  </w:rPr>
                </w:rPrChange>
              </w:rPr>
              <w:delText>1.4.1</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185" w:author="PH" w:date="2024-11-11T22:13:00Z" w16du:dateUtc="2024-11-11T21:13:00Z">
                  <w:rPr>
                    <w:rStyle w:val="Hyperlink"/>
                    <w:noProof/>
                  </w:rPr>
                </w:rPrChange>
              </w:rPr>
              <w:delText>Notational conventions</w:delText>
            </w:r>
            <w:r w:rsidDel="00D112DD">
              <w:rPr>
                <w:noProof/>
                <w:webHidden/>
              </w:rPr>
              <w:tab/>
              <w:delText>8</w:delText>
            </w:r>
          </w:del>
        </w:p>
        <w:p w14:paraId="2E2E8653" w14:textId="6BB1A65C" w:rsidR="00A54D82" w:rsidDel="00D112DD" w:rsidRDefault="00A54D82">
          <w:pPr>
            <w:pStyle w:val="Verzeichnis3"/>
            <w:tabs>
              <w:tab w:val="left" w:pos="1440"/>
              <w:tab w:val="right" w:leader="dot" w:pos="9010"/>
            </w:tabs>
            <w:rPr>
              <w:del w:id="186" w:author="PH" w:date="2024-11-11T22:13:00Z" w16du:dateUtc="2024-11-11T21:13:00Z"/>
              <w:rFonts w:asciiTheme="minorHAnsi" w:eastAsiaTheme="minorEastAsia" w:hAnsiTheme="minorHAnsi"/>
              <w:noProof/>
              <w:color w:val="auto"/>
              <w:kern w:val="2"/>
              <w:lang w:eastAsia="en-GB"/>
              <w14:ligatures w14:val="standardContextual"/>
            </w:rPr>
          </w:pPr>
          <w:del w:id="187" w:author="PH" w:date="2024-11-11T22:13:00Z" w16du:dateUtc="2024-11-11T21:13:00Z">
            <w:r w:rsidRPr="00D112DD" w:rsidDel="00D112DD">
              <w:rPr>
                <w:noProof/>
                <w:rPrChange w:id="188" w:author="PH" w:date="2024-11-11T22:13:00Z" w16du:dateUtc="2024-11-11T21:13:00Z">
                  <w:rPr>
                    <w:rStyle w:val="Hyperlink"/>
                    <w:noProof/>
                  </w:rPr>
                </w:rPrChange>
              </w:rPr>
              <w:delText>1.4.2</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189" w:author="PH" w:date="2024-11-11T22:13:00Z" w16du:dateUtc="2024-11-11T21:13:00Z">
                  <w:rPr>
                    <w:rStyle w:val="Hyperlink"/>
                    <w:noProof/>
                  </w:rPr>
                </w:rPrChange>
              </w:rPr>
              <w:delText>Normative references</w:delText>
            </w:r>
            <w:r w:rsidDel="00D112DD">
              <w:rPr>
                <w:noProof/>
                <w:webHidden/>
              </w:rPr>
              <w:tab/>
              <w:delText>8</w:delText>
            </w:r>
          </w:del>
        </w:p>
        <w:p w14:paraId="49E3F3B8" w14:textId="0527AF64" w:rsidR="00A54D82" w:rsidDel="00D112DD" w:rsidRDefault="00A54D82">
          <w:pPr>
            <w:pStyle w:val="Verzeichnis3"/>
            <w:tabs>
              <w:tab w:val="left" w:pos="1440"/>
              <w:tab w:val="right" w:leader="dot" w:pos="9010"/>
            </w:tabs>
            <w:rPr>
              <w:del w:id="190" w:author="PH" w:date="2024-11-11T22:13:00Z" w16du:dateUtc="2024-11-11T21:13:00Z"/>
              <w:rFonts w:asciiTheme="minorHAnsi" w:eastAsiaTheme="minorEastAsia" w:hAnsiTheme="minorHAnsi"/>
              <w:noProof/>
              <w:color w:val="auto"/>
              <w:kern w:val="2"/>
              <w:lang w:eastAsia="en-GB"/>
              <w14:ligatures w14:val="standardContextual"/>
            </w:rPr>
          </w:pPr>
          <w:del w:id="191" w:author="PH" w:date="2024-11-11T22:13:00Z" w16du:dateUtc="2024-11-11T21:13:00Z">
            <w:r w:rsidRPr="00D112DD" w:rsidDel="00D112DD">
              <w:rPr>
                <w:noProof/>
                <w:rPrChange w:id="192" w:author="PH" w:date="2024-11-11T22:13:00Z" w16du:dateUtc="2024-11-11T21:13:00Z">
                  <w:rPr>
                    <w:rStyle w:val="Hyperlink"/>
                    <w:noProof/>
                  </w:rPr>
                </w:rPrChange>
              </w:rPr>
              <w:lastRenderedPageBreak/>
              <w:delText>1.4.3</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193" w:author="PH" w:date="2024-11-11T22:13:00Z" w16du:dateUtc="2024-11-11T21:13:00Z">
                  <w:rPr>
                    <w:rStyle w:val="Hyperlink"/>
                    <w:noProof/>
                  </w:rPr>
                </w:rPrChange>
              </w:rPr>
              <w:delText>Non-normative references</w:delText>
            </w:r>
            <w:r w:rsidDel="00D112DD">
              <w:rPr>
                <w:noProof/>
                <w:webHidden/>
              </w:rPr>
              <w:tab/>
              <w:delText>9</w:delText>
            </w:r>
          </w:del>
        </w:p>
        <w:p w14:paraId="4909C451" w14:textId="2BC24E62" w:rsidR="00A54D82" w:rsidDel="00D112DD" w:rsidRDefault="00A54D82">
          <w:pPr>
            <w:pStyle w:val="Verzeichnis2"/>
            <w:tabs>
              <w:tab w:val="left" w:pos="960"/>
              <w:tab w:val="right" w:leader="dot" w:pos="9010"/>
            </w:tabs>
            <w:rPr>
              <w:del w:id="194" w:author="PH" w:date="2024-11-11T22:13:00Z" w16du:dateUtc="2024-11-11T21:13:00Z"/>
              <w:rFonts w:asciiTheme="minorHAnsi" w:eastAsiaTheme="minorEastAsia" w:hAnsiTheme="minorHAnsi"/>
              <w:noProof/>
              <w:color w:val="auto"/>
              <w:kern w:val="2"/>
              <w:lang w:eastAsia="en-GB"/>
              <w14:ligatures w14:val="standardContextual"/>
            </w:rPr>
          </w:pPr>
          <w:del w:id="195" w:author="PH" w:date="2024-11-11T22:13:00Z" w16du:dateUtc="2024-11-11T21:13:00Z">
            <w:r w:rsidRPr="00D112DD" w:rsidDel="00D112DD">
              <w:rPr>
                <w:noProof/>
                <w:rPrChange w:id="196" w:author="PH" w:date="2024-11-11T22:13:00Z" w16du:dateUtc="2024-11-11T21:13:00Z">
                  <w:rPr>
                    <w:rStyle w:val="Hyperlink"/>
                    <w:noProof/>
                  </w:rPr>
                </w:rPrChange>
              </w:rPr>
              <w:delText>1.5</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197" w:author="PH" w:date="2024-11-11T22:13:00Z" w16du:dateUtc="2024-11-11T21:13:00Z">
                  <w:rPr>
                    <w:rStyle w:val="Hyperlink"/>
                    <w:noProof/>
                  </w:rPr>
                </w:rPrChange>
              </w:rPr>
              <w:delText>Namespaces</w:delText>
            </w:r>
            <w:r w:rsidDel="00D112DD">
              <w:rPr>
                <w:noProof/>
                <w:webHidden/>
              </w:rPr>
              <w:tab/>
              <w:delText>9</w:delText>
            </w:r>
          </w:del>
        </w:p>
        <w:p w14:paraId="16BD358A" w14:textId="7A3185C9" w:rsidR="00A54D82" w:rsidDel="00D112DD" w:rsidRDefault="00A54D82">
          <w:pPr>
            <w:pStyle w:val="Verzeichnis1"/>
            <w:tabs>
              <w:tab w:val="left" w:pos="482"/>
              <w:tab w:val="right" w:leader="dot" w:pos="9010"/>
            </w:tabs>
            <w:rPr>
              <w:del w:id="198" w:author="PH" w:date="2024-11-11T22:13:00Z" w16du:dateUtc="2024-11-11T21:13:00Z"/>
              <w:rFonts w:asciiTheme="minorHAnsi" w:eastAsiaTheme="minorEastAsia" w:hAnsiTheme="minorHAnsi"/>
              <w:b w:val="0"/>
              <w:noProof/>
              <w:color w:val="auto"/>
              <w:kern w:val="2"/>
              <w:lang w:eastAsia="en-GB"/>
              <w14:ligatures w14:val="standardContextual"/>
            </w:rPr>
          </w:pPr>
          <w:del w:id="199" w:author="PH" w:date="2024-11-11T22:13:00Z" w16du:dateUtc="2024-11-11T21:13:00Z">
            <w:r w:rsidRPr="00D112DD" w:rsidDel="00D112DD">
              <w:rPr>
                <w:noProof/>
                <w:lang w:eastAsia="nb-NO"/>
                <w:rPrChange w:id="200" w:author="PH" w:date="2024-11-11T22:13:00Z" w16du:dateUtc="2024-11-11T21:13:00Z">
                  <w:rPr>
                    <w:rStyle w:val="Hyperlink"/>
                    <w:noProof/>
                    <w:lang w:eastAsia="nb-NO"/>
                  </w:rPr>
                </w:rPrChange>
              </w:rPr>
              <w:delText>2</w:delText>
            </w:r>
            <w:r w:rsidDel="00D112DD">
              <w:rPr>
                <w:rFonts w:asciiTheme="minorHAnsi" w:eastAsiaTheme="minorEastAsia" w:hAnsiTheme="minorHAnsi"/>
                <w:b w:val="0"/>
                <w:noProof/>
                <w:color w:val="auto"/>
                <w:kern w:val="2"/>
                <w:lang w:eastAsia="en-GB"/>
                <w14:ligatures w14:val="standardContextual"/>
              </w:rPr>
              <w:tab/>
            </w:r>
            <w:r w:rsidRPr="00D112DD" w:rsidDel="00D112DD">
              <w:rPr>
                <w:noProof/>
                <w:lang w:eastAsia="nb-NO"/>
                <w:rPrChange w:id="201" w:author="PH" w:date="2024-11-11T22:13:00Z" w16du:dateUtc="2024-11-11T21:13:00Z">
                  <w:rPr>
                    <w:rStyle w:val="Hyperlink"/>
                    <w:noProof/>
                    <w:lang w:eastAsia="nb-NO"/>
                  </w:rPr>
                </w:rPrChange>
              </w:rPr>
              <w:delText>The Service Discovery Process</w:delText>
            </w:r>
            <w:r w:rsidDel="00D112DD">
              <w:rPr>
                <w:noProof/>
                <w:webHidden/>
              </w:rPr>
              <w:tab/>
              <w:delText>10</w:delText>
            </w:r>
          </w:del>
        </w:p>
        <w:p w14:paraId="73BBA800" w14:textId="538A4316" w:rsidR="00A54D82" w:rsidDel="00D112DD" w:rsidRDefault="00A54D82">
          <w:pPr>
            <w:pStyle w:val="Verzeichnis2"/>
            <w:tabs>
              <w:tab w:val="left" w:pos="960"/>
              <w:tab w:val="right" w:leader="dot" w:pos="9010"/>
            </w:tabs>
            <w:rPr>
              <w:del w:id="202" w:author="PH" w:date="2024-11-11T22:13:00Z" w16du:dateUtc="2024-11-11T21:13:00Z"/>
              <w:rFonts w:asciiTheme="minorHAnsi" w:eastAsiaTheme="minorEastAsia" w:hAnsiTheme="minorHAnsi"/>
              <w:noProof/>
              <w:color w:val="auto"/>
              <w:kern w:val="2"/>
              <w:lang w:eastAsia="en-GB"/>
              <w14:ligatures w14:val="standardContextual"/>
            </w:rPr>
          </w:pPr>
          <w:del w:id="203" w:author="PH" w:date="2024-11-11T22:13:00Z" w16du:dateUtc="2024-11-11T21:13:00Z">
            <w:r w:rsidRPr="00D112DD" w:rsidDel="00D112DD">
              <w:rPr>
                <w:noProof/>
                <w:rPrChange w:id="204" w:author="PH" w:date="2024-11-11T22:13:00Z" w16du:dateUtc="2024-11-11T21:13:00Z">
                  <w:rPr>
                    <w:rStyle w:val="Hyperlink"/>
                    <w:noProof/>
                  </w:rPr>
                </w:rPrChange>
              </w:rPr>
              <w:delText>2.1</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05" w:author="PH" w:date="2024-11-11T22:13:00Z" w16du:dateUtc="2024-11-11T21:13:00Z">
                  <w:rPr>
                    <w:rStyle w:val="Hyperlink"/>
                    <w:noProof/>
                  </w:rPr>
                </w:rPrChange>
              </w:rPr>
              <w:delText>Discovery flow</w:delText>
            </w:r>
            <w:r w:rsidDel="00D112DD">
              <w:rPr>
                <w:noProof/>
                <w:webHidden/>
              </w:rPr>
              <w:tab/>
              <w:delText>10</w:delText>
            </w:r>
          </w:del>
        </w:p>
        <w:p w14:paraId="01290309" w14:textId="1E27CE8B" w:rsidR="00A54D82" w:rsidDel="00D112DD" w:rsidRDefault="00A54D82">
          <w:pPr>
            <w:pStyle w:val="Verzeichnis2"/>
            <w:tabs>
              <w:tab w:val="left" w:pos="960"/>
              <w:tab w:val="right" w:leader="dot" w:pos="9010"/>
            </w:tabs>
            <w:rPr>
              <w:del w:id="206" w:author="PH" w:date="2024-11-11T22:13:00Z" w16du:dateUtc="2024-11-11T21:13:00Z"/>
              <w:rFonts w:asciiTheme="minorHAnsi" w:eastAsiaTheme="minorEastAsia" w:hAnsiTheme="minorHAnsi"/>
              <w:noProof/>
              <w:color w:val="auto"/>
              <w:kern w:val="2"/>
              <w:lang w:eastAsia="en-GB"/>
              <w14:ligatures w14:val="standardContextual"/>
            </w:rPr>
          </w:pPr>
          <w:del w:id="207" w:author="PH" w:date="2024-11-11T22:13:00Z" w16du:dateUtc="2024-11-11T21:13:00Z">
            <w:r w:rsidRPr="00D112DD" w:rsidDel="00D112DD">
              <w:rPr>
                <w:noProof/>
                <w:rPrChange w:id="208" w:author="PH" w:date="2024-11-11T22:13:00Z" w16du:dateUtc="2024-11-11T21:13:00Z">
                  <w:rPr>
                    <w:rStyle w:val="Hyperlink"/>
                    <w:noProof/>
                  </w:rPr>
                </w:rPrChange>
              </w:rPr>
              <w:delText>2.2</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09" w:author="PH" w:date="2024-11-11T22:13:00Z" w16du:dateUtc="2024-11-11T21:13:00Z">
                  <w:rPr>
                    <w:rStyle w:val="Hyperlink"/>
                    <w:noProof/>
                  </w:rPr>
                </w:rPrChange>
              </w:rPr>
              <w:delText>Flows Relating to Service Metadata Publishers</w:delText>
            </w:r>
            <w:r w:rsidDel="00D112DD">
              <w:rPr>
                <w:noProof/>
                <w:webHidden/>
              </w:rPr>
              <w:tab/>
              <w:delText>11</w:delText>
            </w:r>
          </w:del>
        </w:p>
        <w:p w14:paraId="1D662DA3" w14:textId="162363BF" w:rsidR="00A54D82" w:rsidDel="00D112DD" w:rsidRDefault="00A54D82">
          <w:pPr>
            <w:pStyle w:val="Verzeichnis1"/>
            <w:tabs>
              <w:tab w:val="left" w:pos="482"/>
              <w:tab w:val="right" w:leader="dot" w:pos="9010"/>
            </w:tabs>
            <w:rPr>
              <w:del w:id="210" w:author="PH" w:date="2024-11-11T22:13:00Z" w16du:dateUtc="2024-11-11T21:13:00Z"/>
              <w:rFonts w:asciiTheme="minorHAnsi" w:eastAsiaTheme="minorEastAsia" w:hAnsiTheme="minorHAnsi"/>
              <w:b w:val="0"/>
              <w:noProof/>
              <w:color w:val="auto"/>
              <w:kern w:val="2"/>
              <w:lang w:eastAsia="en-GB"/>
              <w14:ligatures w14:val="standardContextual"/>
            </w:rPr>
          </w:pPr>
          <w:del w:id="211" w:author="PH" w:date="2024-11-11T22:13:00Z" w16du:dateUtc="2024-11-11T21:13:00Z">
            <w:r w:rsidRPr="00D112DD" w:rsidDel="00D112DD">
              <w:rPr>
                <w:noProof/>
                <w:lang w:eastAsia="nb-NO"/>
                <w:rPrChange w:id="212" w:author="PH" w:date="2024-11-11T22:13:00Z" w16du:dateUtc="2024-11-11T21:13:00Z">
                  <w:rPr>
                    <w:rStyle w:val="Hyperlink"/>
                    <w:noProof/>
                    <w:lang w:eastAsia="nb-NO"/>
                  </w:rPr>
                </w:rPrChange>
              </w:rPr>
              <w:delText>3</w:delText>
            </w:r>
            <w:r w:rsidDel="00D112DD">
              <w:rPr>
                <w:rFonts w:asciiTheme="minorHAnsi" w:eastAsiaTheme="minorEastAsia" w:hAnsiTheme="minorHAnsi"/>
                <w:b w:val="0"/>
                <w:noProof/>
                <w:color w:val="auto"/>
                <w:kern w:val="2"/>
                <w:lang w:eastAsia="en-GB"/>
                <w14:ligatures w14:val="standardContextual"/>
              </w:rPr>
              <w:tab/>
            </w:r>
            <w:r w:rsidRPr="00D112DD" w:rsidDel="00D112DD">
              <w:rPr>
                <w:noProof/>
                <w:lang w:eastAsia="nb-NO"/>
                <w:rPrChange w:id="213" w:author="PH" w:date="2024-11-11T22:13:00Z" w16du:dateUtc="2024-11-11T21:13:00Z">
                  <w:rPr>
                    <w:rStyle w:val="Hyperlink"/>
                    <w:noProof/>
                    <w:lang w:eastAsia="nb-NO"/>
                  </w:rPr>
                </w:rPrChange>
              </w:rPr>
              <w:delText>Interfaces and Data Model</w:delText>
            </w:r>
            <w:r w:rsidDel="00D112DD">
              <w:rPr>
                <w:noProof/>
                <w:webHidden/>
              </w:rPr>
              <w:tab/>
              <w:delText>15</w:delText>
            </w:r>
          </w:del>
        </w:p>
        <w:p w14:paraId="73F196FC" w14:textId="40098444" w:rsidR="00A54D82" w:rsidDel="00D112DD" w:rsidRDefault="00A54D82">
          <w:pPr>
            <w:pStyle w:val="Verzeichnis2"/>
            <w:tabs>
              <w:tab w:val="left" w:pos="960"/>
              <w:tab w:val="right" w:leader="dot" w:pos="9010"/>
            </w:tabs>
            <w:rPr>
              <w:del w:id="214" w:author="PH" w:date="2024-11-11T22:13:00Z" w16du:dateUtc="2024-11-11T21:13:00Z"/>
              <w:rFonts w:asciiTheme="minorHAnsi" w:eastAsiaTheme="minorEastAsia" w:hAnsiTheme="minorHAnsi"/>
              <w:noProof/>
              <w:color w:val="auto"/>
              <w:kern w:val="2"/>
              <w:lang w:eastAsia="en-GB"/>
              <w14:ligatures w14:val="standardContextual"/>
            </w:rPr>
          </w:pPr>
          <w:del w:id="215" w:author="PH" w:date="2024-11-11T22:13:00Z" w16du:dateUtc="2024-11-11T21:13:00Z">
            <w:r w:rsidRPr="00D112DD" w:rsidDel="00D112DD">
              <w:rPr>
                <w:noProof/>
                <w:lang w:eastAsia="nb-NO"/>
                <w:rPrChange w:id="216" w:author="PH" w:date="2024-11-11T22:13:00Z" w16du:dateUtc="2024-11-11T21:13:00Z">
                  <w:rPr>
                    <w:rStyle w:val="Hyperlink"/>
                    <w:noProof/>
                    <w:lang w:eastAsia="nb-NO"/>
                  </w:rPr>
                </w:rPrChange>
              </w:rPr>
              <w:delText>3.1</w:delText>
            </w:r>
            <w:r w:rsidDel="00D112DD">
              <w:rPr>
                <w:rFonts w:asciiTheme="minorHAnsi" w:eastAsiaTheme="minorEastAsia" w:hAnsiTheme="minorHAnsi"/>
                <w:noProof/>
                <w:color w:val="auto"/>
                <w:kern w:val="2"/>
                <w:lang w:eastAsia="en-GB"/>
                <w14:ligatures w14:val="standardContextual"/>
              </w:rPr>
              <w:tab/>
            </w:r>
            <w:r w:rsidRPr="00D112DD" w:rsidDel="00D112DD">
              <w:rPr>
                <w:noProof/>
                <w:lang w:eastAsia="nb-NO"/>
                <w:rPrChange w:id="217" w:author="PH" w:date="2024-11-11T22:13:00Z" w16du:dateUtc="2024-11-11T21:13:00Z">
                  <w:rPr>
                    <w:rStyle w:val="Hyperlink"/>
                    <w:noProof/>
                    <w:lang w:eastAsia="nb-NO"/>
                  </w:rPr>
                </w:rPrChange>
              </w:rPr>
              <w:delText>Service Metadata Locator Service, logical interface</w:delText>
            </w:r>
            <w:r w:rsidDel="00D112DD">
              <w:rPr>
                <w:noProof/>
                <w:webHidden/>
              </w:rPr>
              <w:tab/>
              <w:delText>15</w:delText>
            </w:r>
          </w:del>
        </w:p>
        <w:p w14:paraId="163A45E9" w14:textId="2BD3D781" w:rsidR="00A54D82" w:rsidDel="00D112DD" w:rsidRDefault="00A54D82">
          <w:pPr>
            <w:pStyle w:val="Verzeichnis3"/>
            <w:tabs>
              <w:tab w:val="left" w:pos="1440"/>
              <w:tab w:val="right" w:leader="dot" w:pos="9010"/>
            </w:tabs>
            <w:rPr>
              <w:del w:id="218" w:author="PH" w:date="2024-11-11T22:13:00Z" w16du:dateUtc="2024-11-11T21:13:00Z"/>
              <w:rFonts w:asciiTheme="minorHAnsi" w:eastAsiaTheme="minorEastAsia" w:hAnsiTheme="minorHAnsi"/>
              <w:noProof/>
              <w:color w:val="auto"/>
              <w:kern w:val="2"/>
              <w:lang w:eastAsia="en-GB"/>
              <w14:ligatures w14:val="standardContextual"/>
            </w:rPr>
          </w:pPr>
          <w:del w:id="219" w:author="PH" w:date="2024-11-11T22:13:00Z" w16du:dateUtc="2024-11-11T21:13:00Z">
            <w:r w:rsidRPr="00D112DD" w:rsidDel="00D112DD">
              <w:rPr>
                <w:noProof/>
                <w:lang w:eastAsia="nb-NO"/>
                <w:rPrChange w:id="220" w:author="PH" w:date="2024-11-11T22:13:00Z" w16du:dateUtc="2024-11-11T21:13:00Z">
                  <w:rPr>
                    <w:rStyle w:val="Hyperlink"/>
                    <w:noProof/>
                    <w:lang w:eastAsia="nb-NO"/>
                  </w:rPr>
                </w:rPrChange>
              </w:rPr>
              <w:delText>3.1.1</w:delText>
            </w:r>
            <w:r w:rsidDel="00D112DD">
              <w:rPr>
                <w:rFonts w:asciiTheme="minorHAnsi" w:eastAsiaTheme="minorEastAsia" w:hAnsiTheme="minorHAnsi"/>
                <w:noProof/>
                <w:color w:val="auto"/>
                <w:kern w:val="2"/>
                <w:lang w:eastAsia="en-GB"/>
                <w14:ligatures w14:val="standardContextual"/>
              </w:rPr>
              <w:tab/>
            </w:r>
            <w:r w:rsidRPr="00D112DD" w:rsidDel="00D112DD">
              <w:rPr>
                <w:noProof/>
                <w:lang w:eastAsia="nb-NO"/>
                <w:rPrChange w:id="221" w:author="PH" w:date="2024-11-11T22:13:00Z" w16du:dateUtc="2024-11-11T21:13:00Z">
                  <w:rPr>
                    <w:rStyle w:val="Hyperlink"/>
                    <w:noProof/>
                    <w:lang w:eastAsia="nb-NO"/>
                  </w:rPr>
                </w:rPrChange>
              </w:rPr>
              <w:delText>Format of Participant Identifiers</w:delText>
            </w:r>
            <w:r w:rsidDel="00D112DD">
              <w:rPr>
                <w:noProof/>
                <w:webHidden/>
              </w:rPr>
              <w:tab/>
              <w:delText>16</w:delText>
            </w:r>
          </w:del>
        </w:p>
        <w:p w14:paraId="5498BD5B" w14:textId="102A918B" w:rsidR="00A54D82" w:rsidDel="00D112DD" w:rsidRDefault="00A54D82">
          <w:pPr>
            <w:pStyle w:val="Verzeichnis3"/>
            <w:tabs>
              <w:tab w:val="left" w:pos="1440"/>
              <w:tab w:val="right" w:leader="dot" w:pos="9010"/>
            </w:tabs>
            <w:rPr>
              <w:del w:id="222" w:author="PH" w:date="2024-11-11T22:13:00Z" w16du:dateUtc="2024-11-11T21:13:00Z"/>
              <w:rFonts w:asciiTheme="minorHAnsi" w:eastAsiaTheme="minorEastAsia" w:hAnsiTheme="minorHAnsi"/>
              <w:noProof/>
              <w:color w:val="auto"/>
              <w:kern w:val="2"/>
              <w:lang w:eastAsia="en-GB"/>
              <w14:ligatures w14:val="standardContextual"/>
            </w:rPr>
          </w:pPr>
          <w:del w:id="223" w:author="PH" w:date="2024-11-11T22:13:00Z" w16du:dateUtc="2024-11-11T21:13:00Z">
            <w:r w:rsidRPr="00D112DD" w:rsidDel="00D112DD">
              <w:rPr>
                <w:noProof/>
                <w:rPrChange w:id="224" w:author="PH" w:date="2024-11-11T22:13:00Z" w16du:dateUtc="2024-11-11T21:13:00Z">
                  <w:rPr>
                    <w:rStyle w:val="Hyperlink"/>
                    <w:noProof/>
                  </w:rPr>
                </w:rPrChange>
              </w:rPr>
              <w:delText>3.1.2</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25" w:author="PH" w:date="2024-11-11T22:13:00Z" w16du:dateUtc="2024-11-11T21:13:00Z">
                  <w:rPr>
                    <w:rStyle w:val="Hyperlink"/>
                    <w:noProof/>
                  </w:rPr>
                </w:rPrChange>
              </w:rPr>
              <w:delText>ManageBusinessIdentifier interface</w:delText>
            </w:r>
            <w:r w:rsidDel="00D112DD">
              <w:rPr>
                <w:noProof/>
                <w:webHidden/>
              </w:rPr>
              <w:tab/>
              <w:delText>16</w:delText>
            </w:r>
          </w:del>
        </w:p>
        <w:p w14:paraId="02A5315E" w14:textId="5B1FDCFD" w:rsidR="00A54D82" w:rsidDel="00D112DD" w:rsidRDefault="00A54D82">
          <w:pPr>
            <w:pStyle w:val="Verzeichnis4"/>
            <w:tabs>
              <w:tab w:val="left" w:pos="1920"/>
              <w:tab w:val="right" w:leader="dot" w:pos="9010"/>
            </w:tabs>
            <w:rPr>
              <w:del w:id="226" w:author="PH" w:date="2024-11-11T22:13:00Z" w16du:dateUtc="2024-11-11T21:13:00Z"/>
              <w:rFonts w:asciiTheme="minorHAnsi" w:eastAsiaTheme="minorEastAsia" w:hAnsiTheme="minorHAnsi"/>
              <w:noProof/>
              <w:color w:val="auto"/>
              <w:kern w:val="2"/>
              <w:lang w:eastAsia="en-GB"/>
              <w14:ligatures w14:val="standardContextual"/>
            </w:rPr>
          </w:pPr>
          <w:del w:id="227" w:author="PH" w:date="2024-11-11T22:13:00Z" w16du:dateUtc="2024-11-11T21:13:00Z">
            <w:r w:rsidRPr="00D112DD" w:rsidDel="00D112DD">
              <w:rPr>
                <w:noProof/>
                <w:rPrChange w:id="228" w:author="PH" w:date="2024-11-11T22:13:00Z" w16du:dateUtc="2024-11-11T21:13:00Z">
                  <w:rPr>
                    <w:rStyle w:val="Hyperlink"/>
                    <w:noProof/>
                  </w:rPr>
                </w:rPrChange>
              </w:rPr>
              <w:delText>3.1.2.1</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29" w:author="PH" w:date="2024-11-11T22:13:00Z" w16du:dateUtc="2024-11-11T21:13:00Z">
                  <w:rPr>
                    <w:rStyle w:val="Hyperlink"/>
                    <w:noProof/>
                  </w:rPr>
                </w:rPrChange>
              </w:rPr>
              <w:delText>Create()</w:delText>
            </w:r>
            <w:r w:rsidDel="00D112DD">
              <w:rPr>
                <w:noProof/>
                <w:webHidden/>
              </w:rPr>
              <w:tab/>
              <w:delText>17</w:delText>
            </w:r>
          </w:del>
        </w:p>
        <w:p w14:paraId="16638671" w14:textId="447197BD" w:rsidR="00A54D82" w:rsidDel="00D112DD" w:rsidRDefault="00A54D82">
          <w:pPr>
            <w:pStyle w:val="Verzeichnis4"/>
            <w:tabs>
              <w:tab w:val="left" w:pos="1920"/>
              <w:tab w:val="right" w:leader="dot" w:pos="9010"/>
            </w:tabs>
            <w:rPr>
              <w:del w:id="230" w:author="PH" w:date="2024-11-11T22:13:00Z" w16du:dateUtc="2024-11-11T21:13:00Z"/>
              <w:rFonts w:asciiTheme="minorHAnsi" w:eastAsiaTheme="minorEastAsia" w:hAnsiTheme="minorHAnsi"/>
              <w:noProof/>
              <w:color w:val="auto"/>
              <w:kern w:val="2"/>
              <w:lang w:eastAsia="en-GB"/>
              <w14:ligatures w14:val="standardContextual"/>
            </w:rPr>
          </w:pPr>
          <w:del w:id="231" w:author="PH" w:date="2024-11-11T22:13:00Z" w16du:dateUtc="2024-11-11T21:13:00Z">
            <w:r w:rsidRPr="00D112DD" w:rsidDel="00D112DD">
              <w:rPr>
                <w:noProof/>
                <w:rPrChange w:id="232" w:author="PH" w:date="2024-11-11T22:13:00Z" w16du:dateUtc="2024-11-11T21:13:00Z">
                  <w:rPr>
                    <w:rStyle w:val="Hyperlink"/>
                    <w:noProof/>
                  </w:rPr>
                </w:rPrChange>
              </w:rPr>
              <w:delText>3.1.2.2</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33" w:author="PH" w:date="2024-11-11T22:13:00Z" w16du:dateUtc="2024-11-11T21:13:00Z">
                  <w:rPr>
                    <w:rStyle w:val="Hyperlink"/>
                    <w:noProof/>
                  </w:rPr>
                </w:rPrChange>
              </w:rPr>
              <w:delText>CreateList()</w:delText>
            </w:r>
            <w:r w:rsidDel="00D112DD">
              <w:rPr>
                <w:noProof/>
                <w:webHidden/>
              </w:rPr>
              <w:tab/>
              <w:delText>17</w:delText>
            </w:r>
          </w:del>
        </w:p>
        <w:p w14:paraId="032965BD" w14:textId="0EB0AD80" w:rsidR="00A54D82" w:rsidDel="00D112DD" w:rsidRDefault="00A54D82">
          <w:pPr>
            <w:pStyle w:val="Verzeichnis4"/>
            <w:tabs>
              <w:tab w:val="left" w:pos="1920"/>
              <w:tab w:val="right" w:leader="dot" w:pos="9010"/>
            </w:tabs>
            <w:rPr>
              <w:del w:id="234" w:author="PH" w:date="2024-11-11T22:13:00Z" w16du:dateUtc="2024-11-11T21:13:00Z"/>
              <w:rFonts w:asciiTheme="minorHAnsi" w:eastAsiaTheme="minorEastAsia" w:hAnsiTheme="minorHAnsi"/>
              <w:noProof/>
              <w:color w:val="auto"/>
              <w:kern w:val="2"/>
              <w:lang w:eastAsia="en-GB"/>
              <w14:ligatures w14:val="standardContextual"/>
            </w:rPr>
          </w:pPr>
          <w:del w:id="235" w:author="PH" w:date="2024-11-11T22:13:00Z" w16du:dateUtc="2024-11-11T21:13:00Z">
            <w:r w:rsidRPr="00D112DD" w:rsidDel="00D112DD">
              <w:rPr>
                <w:noProof/>
                <w:rPrChange w:id="236" w:author="PH" w:date="2024-11-11T22:13:00Z" w16du:dateUtc="2024-11-11T21:13:00Z">
                  <w:rPr>
                    <w:rStyle w:val="Hyperlink"/>
                    <w:noProof/>
                  </w:rPr>
                </w:rPrChange>
              </w:rPr>
              <w:delText>3.1.2.3</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37" w:author="PH" w:date="2024-11-11T22:13:00Z" w16du:dateUtc="2024-11-11T21:13:00Z">
                  <w:rPr>
                    <w:rStyle w:val="Hyperlink"/>
                    <w:noProof/>
                  </w:rPr>
                </w:rPrChange>
              </w:rPr>
              <w:delText>Delete()</w:delText>
            </w:r>
            <w:r w:rsidDel="00D112DD">
              <w:rPr>
                <w:noProof/>
                <w:webHidden/>
              </w:rPr>
              <w:tab/>
              <w:delText>18</w:delText>
            </w:r>
          </w:del>
        </w:p>
        <w:p w14:paraId="6630AF1E" w14:textId="34538BFB" w:rsidR="00A54D82" w:rsidDel="00D112DD" w:rsidRDefault="00A54D82">
          <w:pPr>
            <w:pStyle w:val="Verzeichnis4"/>
            <w:tabs>
              <w:tab w:val="left" w:pos="1920"/>
              <w:tab w:val="right" w:leader="dot" w:pos="9010"/>
            </w:tabs>
            <w:rPr>
              <w:del w:id="238" w:author="PH" w:date="2024-11-11T22:13:00Z" w16du:dateUtc="2024-11-11T21:13:00Z"/>
              <w:rFonts w:asciiTheme="minorHAnsi" w:eastAsiaTheme="minorEastAsia" w:hAnsiTheme="minorHAnsi"/>
              <w:noProof/>
              <w:color w:val="auto"/>
              <w:kern w:val="2"/>
              <w:lang w:eastAsia="en-GB"/>
              <w14:ligatures w14:val="standardContextual"/>
            </w:rPr>
          </w:pPr>
          <w:del w:id="239" w:author="PH" w:date="2024-11-11T22:13:00Z" w16du:dateUtc="2024-11-11T21:13:00Z">
            <w:r w:rsidRPr="00D112DD" w:rsidDel="00D112DD">
              <w:rPr>
                <w:noProof/>
                <w:rPrChange w:id="240" w:author="PH" w:date="2024-11-11T22:13:00Z" w16du:dateUtc="2024-11-11T21:13:00Z">
                  <w:rPr>
                    <w:rStyle w:val="Hyperlink"/>
                    <w:noProof/>
                  </w:rPr>
                </w:rPrChange>
              </w:rPr>
              <w:delText>3.1.2.4</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41" w:author="PH" w:date="2024-11-11T22:13:00Z" w16du:dateUtc="2024-11-11T21:13:00Z">
                  <w:rPr>
                    <w:rStyle w:val="Hyperlink"/>
                    <w:noProof/>
                  </w:rPr>
                </w:rPrChange>
              </w:rPr>
              <w:delText>DeleteList()</w:delText>
            </w:r>
            <w:r w:rsidDel="00D112DD">
              <w:rPr>
                <w:noProof/>
                <w:webHidden/>
              </w:rPr>
              <w:tab/>
              <w:delText>18</w:delText>
            </w:r>
          </w:del>
        </w:p>
        <w:p w14:paraId="74BAF939" w14:textId="7AB3D815" w:rsidR="00A54D82" w:rsidDel="00D112DD" w:rsidRDefault="00A54D82">
          <w:pPr>
            <w:pStyle w:val="Verzeichnis4"/>
            <w:tabs>
              <w:tab w:val="left" w:pos="1920"/>
              <w:tab w:val="right" w:leader="dot" w:pos="9010"/>
            </w:tabs>
            <w:rPr>
              <w:del w:id="242" w:author="PH" w:date="2024-11-11T22:13:00Z" w16du:dateUtc="2024-11-11T21:13:00Z"/>
              <w:rFonts w:asciiTheme="minorHAnsi" w:eastAsiaTheme="minorEastAsia" w:hAnsiTheme="minorHAnsi"/>
              <w:noProof/>
              <w:color w:val="auto"/>
              <w:kern w:val="2"/>
              <w:lang w:eastAsia="en-GB"/>
              <w14:ligatures w14:val="standardContextual"/>
            </w:rPr>
          </w:pPr>
          <w:del w:id="243" w:author="PH" w:date="2024-11-11T22:13:00Z" w16du:dateUtc="2024-11-11T21:13:00Z">
            <w:r w:rsidRPr="00D112DD" w:rsidDel="00D112DD">
              <w:rPr>
                <w:noProof/>
                <w:rPrChange w:id="244" w:author="PH" w:date="2024-11-11T22:13:00Z" w16du:dateUtc="2024-11-11T21:13:00Z">
                  <w:rPr>
                    <w:rStyle w:val="Hyperlink"/>
                    <w:noProof/>
                  </w:rPr>
                </w:rPrChange>
              </w:rPr>
              <w:delText>3.1.2.5</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45" w:author="PH" w:date="2024-11-11T22:13:00Z" w16du:dateUtc="2024-11-11T21:13:00Z">
                  <w:rPr>
                    <w:rStyle w:val="Hyperlink"/>
                    <w:noProof/>
                  </w:rPr>
                </w:rPrChange>
              </w:rPr>
              <w:delText>PrepareToMigrate()</w:delText>
            </w:r>
            <w:r w:rsidDel="00D112DD">
              <w:rPr>
                <w:noProof/>
                <w:webHidden/>
              </w:rPr>
              <w:tab/>
              <w:delText>19</w:delText>
            </w:r>
          </w:del>
        </w:p>
        <w:p w14:paraId="43F8030E" w14:textId="3D188328" w:rsidR="00A54D82" w:rsidDel="00D112DD" w:rsidRDefault="00A54D82">
          <w:pPr>
            <w:pStyle w:val="Verzeichnis4"/>
            <w:tabs>
              <w:tab w:val="left" w:pos="1920"/>
              <w:tab w:val="right" w:leader="dot" w:pos="9010"/>
            </w:tabs>
            <w:rPr>
              <w:del w:id="246" w:author="PH" w:date="2024-11-11T22:13:00Z" w16du:dateUtc="2024-11-11T21:13:00Z"/>
              <w:rFonts w:asciiTheme="minorHAnsi" w:eastAsiaTheme="minorEastAsia" w:hAnsiTheme="minorHAnsi"/>
              <w:noProof/>
              <w:color w:val="auto"/>
              <w:kern w:val="2"/>
              <w:lang w:eastAsia="en-GB"/>
              <w14:ligatures w14:val="standardContextual"/>
            </w:rPr>
          </w:pPr>
          <w:del w:id="247" w:author="PH" w:date="2024-11-11T22:13:00Z" w16du:dateUtc="2024-11-11T21:13:00Z">
            <w:r w:rsidRPr="00D112DD" w:rsidDel="00D112DD">
              <w:rPr>
                <w:noProof/>
                <w:rPrChange w:id="248" w:author="PH" w:date="2024-11-11T22:13:00Z" w16du:dateUtc="2024-11-11T21:13:00Z">
                  <w:rPr>
                    <w:rStyle w:val="Hyperlink"/>
                    <w:noProof/>
                  </w:rPr>
                </w:rPrChange>
              </w:rPr>
              <w:delText>3.1.2.6</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49" w:author="PH" w:date="2024-11-11T22:13:00Z" w16du:dateUtc="2024-11-11T21:13:00Z">
                  <w:rPr>
                    <w:rStyle w:val="Hyperlink"/>
                    <w:noProof/>
                  </w:rPr>
                </w:rPrChange>
              </w:rPr>
              <w:delText>Migrate()</w:delText>
            </w:r>
            <w:r w:rsidDel="00D112DD">
              <w:rPr>
                <w:noProof/>
                <w:webHidden/>
              </w:rPr>
              <w:tab/>
              <w:delText>19</w:delText>
            </w:r>
          </w:del>
        </w:p>
        <w:p w14:paraId="1C9A19F6" w14:textId="1D4F7FE4" w:rsidR="00A54D82" w:rsidDel="00D112DD" w:rsidRDefault="00A54D82">
          <w:pPr>
            <w:pStyle w:val="Verzeichnis4"/>
            <w:tabs>
              <w:tab w:val="left" w:pos="1920"/>
              <w:tab w:val="right" w:leader="dot" w:pos="9010"/>
            </w:tabs>
            <w:rPr>
              <w:del w:id="250" w:author="PH" w:date="2024-11-11T22:13:00Z" w16du:dateUtc="2024-11-11T21:13:00Z"/>
              <w:rFonts w:asciiTheme="minorHAnsi" w:eastAsiaTheme="minorEastAsia" w:hAnsiTheme="minorHAnsi"/>
              <w:noProof/>
              <w:color w:val="auto"/>
              <w:kern w:val="2"/>
              <w:lang w:eastAsia="en-GB"/>
              <w14:ligatures w14:val="standardContextual"/>
            </w:rPr>
          </w:pPr>
          <w:del w:id="251" w:author="PH" w:date="2024-11-11T22:13:00Z" w16du:dateUtc="2024-11-11T21:13:00Z">
            <w:r w:rsidRPr="00D112DD" w:rsidDel="00D112DD">
              <w:rPr>
                <w:noProof/>
                <w:rPrChange w:id="252" w:author="PH" w:date="2024-11-11T22:13:00Z" w16du:dateUtc="2024-11-11T21:13:00Z">
                  <w:rPr>
                    <w:rStyle w:val="Hyperlink"/>
                    <w:noProof/>
                  </w:rPr>
                </w:rPrChange>
              </w:rPr>
              <w:delText>3.1.2.7</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53" w:author="PH" w:date="2024-11-11T22:13:00Z" w16du:dateUtc="2024-11-11T21:13:00Z">
                  <w:rPr>
                    <w:rStyle w:val="Hyperlink"/>
                    <w:noProof/>
                  </w:rPr>
                </w:rPrChange>
              </w:rPr>
              <w:delText>List()</w:delText>
            </w:r>
            <w:r w:rsidDel="00D112DD">
              <w:rPr>
                <w:noProof/>
                <w:webHidden/>
              </w:rPr>
              <w:tab/>
              <w:delText>20</w:delText>
            </w:r>
          </w:del>
        </w:p>
        <w:p w14:paraId="5EE2BF18" w14:textId="14D94AE3" w:rsidR="00A54D82" w:rsidDel="00D112DD" w:rsidRDefault="00A54D82">
          <w:pPr>
            <w:pStyle w:val="Verzeichnis3"/>
            <w:tabs>
              <w:tab w:val="left" w:pos="1440"/>
              <w:tab w:val="right" w:leader="dot" w:pos="9010"/>
            </w:tabs>
            <w:rPr>
              <w:del w:id="254" w:author="PH" w:date="2024-11-11T22:13:00Z" w16du:dateUtc="2024-11-11T21:13:00Z"/>
              <w:rFonts w:asciiTheme="minorHAnsi" w:eastAsiaTheme="minorEastAsia" w:hAnsiTheme="minorHAnsi"/>
              <w:noProof/>
              <w:color w:val="auto"/>
              <w:kern w:val="2"/>
              <w:lang w:eastAsia="en-GB"/>
              <w14:ligatures w14:val="standardContextual"/>
            </w:rPr>
          </w:pPr>
          <w:del w:id="255" w:author="PH" w:date="2024-11-11T22:13:00Z" w16du:dateUtc="2024-11-11T21:13:00Z">
            <w:r w:rsidRPr="00D112DD" w:rsidDel="00D112DD">
              <w:rPr>
                <w:noProof/>
                <w:rPrChange w:id="256" w:author="PH" w:date="2024-11-11T22:13:00Z" w16du:dateUtc="2024-11-11T21:13:00Z">
                  <w:rPr>
                    <w:rStyle w:val="Hyperlink"/>
                    <w:noProof/>
                  </w:rPr>
                </w:rPrChange>
              </w:rPr>
              <w:delText>3.1.3</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57" w:author="PH" w:date="2024-11-11T22:13:00Z" w16du:dateUtc="2024-11-11T21:13:00Z">
                  <w:rPr>
                    <w:rStyle w:val="Hyperlink"/>
                    <w:noProof/>
                  </w:rPr>
                </w:rPrChange>
              </w:rPr>
              <w:delText>ManageServiceMetadata interface</w:delText>
            </w:r>
            <w:r w:rsidDel="00D112DD">
              <w:rPr>
                <w:noProof/>
                <w:webHidden/>
              </w:rPr>
              <w:tab/>
              <w:delText>21</w:delText>
            </w:r>
          </w:del>
        </w:p>
        <w:p w14:paraId="3BC9D58F" w14:textId="711866E9" w:rsidR="00A54D82" w:rsidDel="00D112DD" w:rsidRDefault="00A54D82">
          <w:pPr>
            <w:pStyle w:val="Verzeichnis4"/>
            <w:tabs>
              <w:tab w:val="left" w:pos="1920"/>
              <w:tab w:val="right" w:leader="dot" w:pos="9010"/>
            </w:tabs>
            <w:rPr>
              <w:del w:id="258" w:author="PH" w:date="2024-11-11T22:13:00Z" w16du:dateUtc="2024-11-11T21:13:00Z"/>
              <w:rFonts w:asciiTheme="minorHAnsi" w:eastAsiaTheme="minorEastAsia" w:hAnsiTheme="minorHAnsi"/>
              <w:noProof/>
              <w:color w:val="auto"/>
              <w:kern w:val="2"/>
              <w:lang w:eastAsia="en-GB"/>
              <w14:ligatures w14:val="standardContextual"/>
            </w:rPr>
          </w:pPr>
          <w:del w:id="259" w:author="PH" w:date="2024-11-11T22:13:00Z" w16du:dateUtc="2024-11-11T21:13:00Z">
            <w:r w:rsidRPr="00D112DD" w:rsidDel="00D112DD">
              <w:rPr>
                <w:noProof/>
                <w:rPrChange w:id="260" w:author="PH" w:date="2024-11-11T22:13:00Z" w16du:dateUtc="2024-11-11T21:13:00Z">
                  <w:rPr>
                    <w:rStyle w:val="Hyperlink"/>
                    <w:noProof/>
                  </w:rPr>
                </w:rPrChange>
              </w:rPr>
              <w:delText>3.1.3.1</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61" w:author="PH" w:date="2024-11-11T22:13:00Z" w16du:dateUtc="2024-11-11T21:13:00Z">
                  <w:rPr>
                    <w:rStyle w:val="Hyperlink"/>
                    <w:noProof/>
                  </w:rPr>
                </w:rPrChange>
              </w:rPr>
              <w:delText>Create()</w:delText>
            </w:r>
            <w:r w:rsidDel="00D112DD">
              <w:rPr>
                <w:noProof/>
                <w:webHidden/>
              </w:rPr>
              <w:tab/>
              <w:delText>21</w:delText>
            </w:r>
          </w:del>
        </w:p>
        <w:p w14:paraId="4912A09F" w14:textId="59D80CD8" w:rsidR="00A54D82" w:rsidDel="00D112DD" w:rsidRDefault="00A54D82">
          <w:pPr>
            <w:pStyle w:val="Verzeichnis4"/>
            <w:tabs>
              <w:tab w:val="left" w:pos="1920"/>
              <w:tab w:val="right" w:leader="dot" w:pos="9010"/>
            </w:tabs>
            <w:rPr>
              <w:del w:id="262" w:author="PH" w:date="2024-11-11T22:13:00Z" w16du:dateUtc="2024-11-11T21:13:00Z"/>
              <w:rFonts w:asciiTheme="minorHAnsi" w:eastAsiaTheme="minorEastAsia" w:hAnsiTheme="minorHAnsi"/>
              <w:noProof/>
              <w:color w:val="auto"/>
              <w:kern w:val="2"/>
              <w:lang w:eastAsia="en-GB"/>
              <w14:ligatures w14:val="standardContextual"/>
            </w:rPr>
          </w:pPr>
          <w:del w:id="263" w:author="PH" w:date="2024-11-11T22:13:00Z" w16du:dateUtc="2024-11-11T21:13:00Z">
            <w:r w:rsidRPr="00D112DD" w:rsidDel="00D112DD">
              <w:rPr>
                <w:noProof/>
                <w:rPrChange w:id="264" w:author="PH" w:date="2024-11-11T22:13:00Z" w16du:dateUtc="2024-11-11T21:13:00Z">
                  <w:rPr>
                    <w:rStyle w:val="Hyperlink"/>
                    <w:noProof/>
                  </w:rPr>
                </w:rPrChange>
              </w:rPr>
              <w:delText>3.1.3.2</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65" w:author="PH" w:date="2024-11-11T22:13:00Z" w16du:dateUtc="2024-11-11T21:13:00Z">
                  <w:rPr>
                    <w:rStyle w:val="Hyperlink"/>
                    <w:noProof/>
                  </w:rPr>
                </w:rPrChange>
              </w:rPr>
              <w:delText>Read()</w:delText>
            </w:r>
            <w:r w:rsidDel="00D112DD">
              <w:rPr>
                <w:noProof/>
                <w:webHidden/>
              </w:rPr>
              <w:tab/>
              <w:delText>22</w:delText>
            </w:r>
          </w:del>
        </w:p>
        <w:p w14:paraId="6AA8CD26" w14:textId="523A19CA" w:rsidR="00A54D82" w:rsidDel="00D112DD" w:rsidRDefault="00A54D82">
          <w:pPr>
            <w:pStyle w:val="Verzeichnis4"/>
            <w:tabs>
              <w:tab w:val="left" w:pos="1920"/>
              <w:tab w:val="right" w:leader="dot" w:pos="9010"/>
            </w:tabs>
            <w:rPr>
              <w:del w:id="266" w:author="PH" w:date="2024-11-11T22:13:00Z" w16du:dateUtc="2024-11-11T21:13:00Z"/>
              <w:rFonts w:asciiTheme="minorHAnsi" w:eastAsiaTheme="minorEastAsia" w:hAnsiTheme="minorHAnsi"/>
              <w:noProof/>
              <w:color w:val="auto"/>
              <w:kern w:val="2"/>
              <w:lang w:eastAsia="en-GB"/>
              <w14:ligatures w14:val="standardContextual"/>
            </w:rPr>
          </w:pPr>
          <w:del w:id="267" w:author="PH" w:date="2024-11-11T22:13:00Z" w16du:dateUtc="2024-11-11T21:13:00Z">
            <w:r w:rsidRPr="00D112DD" w:rsidDel="00D112DD">
              <w:rPr>
                <w:noProof/>
                <w:rPrChange w:id="268" w:author="PH" w:date="2024-11-11T22:13:00Z" w16du:dateUtc="2024-11-11T21:13:00Z">
                  <w:rPr>
                    <w:rStyle w:val="Hyperlink"/>
                    <w:noProof/>
                  </w:rPr>
                </w:rPrChange>
              </w:rPr>
              <w:delText>3.1.3.3</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69" w:author="PH" w:date="2024-11-11T22:13:00Z" w16du:dateUtc="2024-11-11T21:13:00Z">
                  <w:rPr>
                    <w:rStyle w:val="Hyperlink"/>
                    <w:noProof/>
                  </w:rPr>
                </w:rPrChange>
              </w:rPr>
              <w:delText>Update()</w:delText>
            </w:r>
            <w:r w:rsidDel="00D112DD">
              <w:rPr>
                <w:noProof/>
                <w:webHidden/>
              </w:rPr>
              <w:tab/>
              <w:delText>22</w:delText>
            </w:r>
          </w:del>
        </w:p>
        <w:p w14:paraId="68D31F64" w14:textId="30EA78C1" w:rsidR="00A54D82" w:rsidDel="00D112DD" w:rsidRDefault="00A54D82">
          <w:pPr>
            <w:pStyle w:val="Verzeichnis4"/>
            <w:tabs>
              <w:tab w:val="left" w:pos="1920"/>
              <w:tab w:val="right" w:leader="dot" w:pos="9010"/>
            </w:tabs>
            <w:rPr>
              <w:del w:id="270" w:author="PH" w:date="2024-11-11T22:13:00Z" w16du:dateUtc="2024-11-11T21:13:00Z"/>
              <w:rFonts w:asciiTheme="minorHAnsi" w:eastAsiaTheme="minorEastAsia" w:hAnsiTheme="minorHAnsi"/>
              <w:noProof/>
              <w:color w:val="auto"/>
              <w:kern w:val="2"/>
              <w:lang w:eastAsia="en-GB"/>
              <w14:ligatures w14:val="standardContextual"/>
            </w:rPr>
          </w:pPr>
          <w:del w:id="271" w:author="PH" w:date="2024-11-11T22:13:00Z" w16du:dateUtc="2024-11-11T21:13:00Z">
            <w:r w:rsidRPr="00D112DD" w:rsidDel="00D112DD">
              <w:rPr>
                <w:noProof/>
                <w:rPrChange w:id="272" w:author="PH" w:date="2024-11-11T22:13:00Z" w16du:dateUtc="2024-11-11T21:13:00Z">
                  <w:rPr>
                    <w:rStyle w:val="Hyperlink"/>
                    <w:noProof/>
                  </w:rPr>
                </w:rPrChange>
              </w:rPr>
              <w:delText>3.1.3.4</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73" w:author="PH" w:date="2024-11-11T22:13:00Z" w16du:dateUtc="2024-11-11T21:13:00Z">
                  <w:rPr>
                    <w:rStyle w:val="Hyperlink"/>
                    <w:noProof/>
                  </w:rPr>
                </w:rPrChange>
              </w:rPr>
              <w:delText>Delete()</w:delText>
            </w:r>
            <w:r w:rsidDel="00D112DD">
              <w:rPr>
                <w:noProof/>
                <w:webHidden/>
              </w:rPr>
              <w:tab/>
              <w:delText>23</w:delText>
            </w:r>
          </w:del>
        </w:p>
        <w:p w14:paraId="06683173" w14:textId="69C5E6DA" w:rsidR="00A54D82" w:rsidDel="00D112DD" w:rsidRDefault="00A54D82">
          <w:pPr>
            <w:pStyle w:val="Verzeichnis3"/>
            <w:tabs>
              <w:tab w:val="left" w:pos="1440"/>
              <w:tab w:val="right" w:leader="dot" w:pos="9010"/>
            </w:tabs>
            <w:rPr>
              <w:del w:id="274" w:author="PH" w:date="2024-11-11T22:13:00Z" w16du:dateUtc="2024-11-11T21:13:00Z"/>
              <w:rFonts w:asciiTheme="minorHAnsi" w:eastAsiaTheme="minorEastAsia" w:hAnsiTheme="minorHAnsi"/>
              <w:noProof/>
              <w:color w:val="auto"/>
              <w:kern w:val="2"/>
              <w:lang w:eastAsia="en-GB"/>
              <w14:ligatures w14:val="standardContextual"/>
            </w:rPr>
          </w:pPr>
          <w:del w:id="275" w:author="PH" w:date="2024-11-11T22:13:00Z" w16du:dateUtc="2024-11-11T21:13:00Z">
            <w:r w:rsidRPr="00D112DD" w:rsidDel="00D112DD">
              <w:rPr>
                <w:noProof/>
                <w:rPrChange w:id="276" w:author="PH" w:date="2024-11-11T22:13:00Z" w16du:dateUtc="2024-11-11T21:13:00Z">
                  <w:rPr>
                    <w:rStyle w:val="Hyperlink"/>
                    <w:noProof/>
                  </w:rPr>
                </w:rPrChange>
              </w:rPr>
              <w:delText>3.1.4</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77" w:author="PH" w:date="2024-11-11T22:13:00Z" w16du:dateUtc="2024-11-11T21:13:00Z">
                  <w:rPr>
                    <w:rStyle w:val="Hyperlink"/>
                    <w:noProof/>
                  </w:rPr>
                </w:rPrChange>
              </w:rPr>
              <w:delText>Fault Descriptions</w:delText>
            </w:r>
            <w:r w:rsidDel="00D112DD">
              <w:rPr>
                <w:noProof/>
                <w:webHidden/>
              </w:rPr>
              <w:tab/>
              <w:delText>23</w:delText>
            </w:r>
          </w:del>
        </w:p>
        <w:p w14:paraId="663DAE64" w14:textId="0D0BE88A" w:rsidR="00A54D82" w:rsidDel="00D112DD" w:rsidRDefault="00A54D82">
          <w:pPr>
            <w:pStyle w:val="Verzeichnis2"/>
            <w:tabs>
              <w:tab w:val="left" w:pos="960"/>
              <w:tab w:val="right" w:leader="dot" w:pos="9010"/>
            </w:tabs>
            <w:rPr>
              <w:del w:id="278" w:author="PH" w:date="2024-11-11T22:13:00Z" w16du:dateUtc="2024-11-11T21:13:00Z"/>
              <w:rFonts w:asciiTheme="minorHAnsi" w:eastAsiaTheme="minorEastAsia" w:hAnsiTheme="minorHAnsi"/>
              <w:noProof/>
              <w:color w:val="auto"/>
              <w:kern w:val="2"/>
              <w:lang w:eastAsia="en-GB"/>
              <w14:ligatures w14:val="standardContextual"/>
            </w:rPr>
          </w:pPr>
          <w:del w:id="279" w:author="PH" w:date="2024-11-11T22:13:00Z" w16du:dateUtc="2024-11-11T21:13:00Z">
            <w:r w:rsidRPr="00D112DD" w:rsidDel="00D112DD">
              <w:rPr>
                <w:noProof/>
                <w:rPrChange w:id="280" w:author="PH" w:date="2024-11-11T22:13:00Z" w16du:dateUtc="2024-11-11T21:13:00Z">
                  <w:rPr>
                    <w:rStyle w:val="Hyperlink"/>
                    <w:noProof/>
                  </w:rPr>
                </w:rPrChange>
              </w:rPr>
              <w:delText>3.2</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81" w:author="PH" w:date="2024-11-11T22:13:00Z" w16du:dateUtc="2024-11-11T21:13:00Z">
                  <w:rPr>
                    <w:rStyle w:val="Hyperlink"/>
                    <w:noProof/>
                  </w:rPr>
                </w:rPrChange>
              </w:rPr>
              <w:delText>Service Metadata Locator - data model</w:delText>
            </w:r>
            <w:r w:rsidDel="00D112DD">
              <w:rPr>
                <w:noProof/>
                <w:webHidden/>
              </w:rPr>
              <w:tab/>
              <w:delText>24</w:delText>
            </w:r>
          </w:del>
        </w:p>
        <w:p w14:paraId="67581335" w14:textId="35C4BF1A" w:rsidR="00A54D82" w:rsidDel="00D112DD" w:rsidRDefault="00A54D82">
          <w:pPr>
            <w:pStyle w:val="Verzeichnis3"/>
            <w:tabs>
              <w:tab w:val="left" w:pos="1440"/>
              <w:tab w:val="right" w:leader="dot" w:pos="9010"/>
            </w:tabs>
            <w:rPr>
              <w:del w:id="282" w:author="PH" w:date="2024-11-11T22:13:00Z" w16du:dateUtc="2024-11-11T21:13:00Z"/>
              <w:rFonts w:asciiTheme="minorHAnsi" w:eastAsiaTheme="minorEastAsia" w:hAnsiTheme="minorHAnsi"/>
              <w:noProof/>
              <w:color w:val="auto"/>
              <w:kern w:val="2"/>
              <w:lang w:eastAsia="en-GB"/>
              <w14:ligatures w14:val="standardContextual"/>
            </w:rPr>
          </w:pPr>
          <w:del w:id="283" w:author="PH" w:date="2024-11-11T22:13:00Z" w16du:dateUtc="2024-11-11T21:13:00Z">
            <w:r w:rsidRPr="00D112DD" w:rsidDel="00D112DD">
              <w:rPr>
                <w:noProof/>
                <w:rPrChange w:id="284" w:author="PH" w:date="2024-11-11T22:13:00Z" w16du:dateUtc="2024-11-11T21:13:00Z">
                  <w:rPr>
                    <w:rStyle w:val="Hyperlink"/>
                    <w:noProof/>
                  </w:rPr>
                </w:rPrChange>
              </w:rPr>
              <w:delText>3.2.1</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85" w:author="PH" w:date="2024-11-11T22:13:00Z" w16du:dateUtc="2024-11-11T21:13:00Z">
                  <w:rPr>
                    <w:rStyle w:val="Hyperlink"/>
                    <w:noProof/>
                  </w:rPr>
                </w:rPrChange>
              </w:rPr>
              <w:delText>ServiceMetadataPublisherService datatype</w:delText>
            </w:r>
            <w:r w:rsidDel="00D112DD">
              <w:rPr>
                <w:noProof/>
                <w:webHidden/>
              </w:rPr>
              <w:tab/>
              <w:delText>24</w:delText>
            </w:r>
          </w:del>
        </w:p>
        <w:p w14:paraId="38E5D323" w14:textId="75F2869A" w:rsidR="00A54D82" w:rsidDel="00D112DD" w:rsidRDefault="00A54D82">
          <w:pPr>
            <w:pStyle w:val="Verzeichnis3"/>
            <w:tabs>
              <w:tab w:val="left" w:pos="1440"/>
              <w:tab w:val="right" w:leader="dot" w:pos="9010"/>
            </w:tabs>
            <w:rPr>
              <w:del w:id="286" w:author="PH" w:date="2024-11-11T22:13:00Z" w16du:dateUtc="2024-11-11T21:13:00Z"/>
              <w:rFonts w:asciiTheme="minorHAnsi" w:eastAsiaTheme="minorEastAsia" w:hAnsiTheme="minorHAnsi"/>
              <w:noProof/>
              <w:color w:val="auto"/>
              <w:kern w:val="2"/>
              <w:lang w:eastAsia="en-GB"/>
              <w14:ligatures w14:val="standardContextual"/>
            </w:rPr>
          </w:pPr>
          <w:del w:id="287" w:author="PH" w:date="2024-11-11T22:13:00Z" w16du:dateUtc="2024-11-11T21:13:00Z">
            <w:r w:rsidRPr="00D112DD" w:rsidDel="00D112DD">
              <w:rPr>
                <w:noProof/>
                <w:rPrChange w:id="288" w:author="PH" w:date="2024-11-11T22:13:00Z" w16du:dateUtc="2024-11-11T21:13:00Z">
                  <w:rPr>
                    <w:rStyle w:val="Hyperlink"/>
                    <w:noProof/>
                  </w:rPr>
                </w:rPrChange>
              </w:rPr>
              <w:delText>3.2.2</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89" w:author="PH" w:date="2024-11-11T22:13:00Z" w16du:dateUtc="2024-11-11T21:13:00Z">
                  <w:rPr>
                    <w:rStyle w:val="Hyperlink"/>
                    <w:noProof/>
                  </w:rPr>
                </w:rPrChange>
              </w:rPr>
              <w:delText>ServiceMetadataPublisherServiceForParticipant datatype</w:delText>
            </w:r>
            <w:r w:rsidDel="00D112DD">
              <w:rPr>
                <w:noProof/>
                <w:webHidden/>
              </w:rPr>
              <w:tab/>
              <w:delText>25</w:delText>
            </w:r>
          </w:del>
        </w:p>
        <w:p w14:paraId="63E1BB5B" w14:textId="0EDD50C5" w:rsidR="00A54D82" w:rsidDel="00D112DD" w:rsidRDefault="00A54D82">
          <w:pPr>
            <w:pStyle w:val="Verzeichnis3"/>
            <w:tabs>
              <w:tab w:val="left" w:pos="1440"/>
              <w:tab w:val="right" w:leader="dot" w:pos="9010"/>
            </w:tabs>
            <w:rPr>
              <w:del w:id="290" w:author="PH" w:date="2024-11-11T22:13:00Z" w16du:dateUtc="2024-11-11T21:13:00Z"/>
              <w:rFonts w:asciiTheme="minorHAnsi" w:eastAsiaTheme="minorEastAsia" w:hAnsiTheme="minorHAnsi"/>
              <w:noProof/>
              <w:color w:val="auto"/>
              <w:kern w:val="2"/>
              <w:lang w:eastAsia="en-GB"/>
              <w14:ligatures w14:val="standardContextual"/>
            </w:rPr>
          </w:pPr>
          <w:del w:id="291" w:author="PH" w:date="2024-11-11T22:13:00Z" w16du:dateUtc="2024-11-11T21:13:00Z">
            <w:r w:rsidRPr="00D112DD" w:rsidDel="00D112DD">
              <w:rPr>
                <w:noProof/>
                <w:rPrChange w:id="292" w:author="PH" w:date="2024-11-11T22:13:00Z" w16du:dateUtc="2024-11-11T21:13:00Z">
                  <w:rPr>
                    <w:rStyle w:val="Hyperlink"/>
                    <w:noProof/>
                  </w:rPr>
                </w:rPrChange>
              </w:rPr>
              <w:delText>3.2.3</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93" w:author="PH" w:date="2024-11-11T22:13:00Z" w16du:dateUtc="2024-11-11T21:13:00Z">
                  <w:rPr>
                    <w:rStyle w:val="Hyperlink"/>
                    <w:noProof/>
                  </w:rPr>
                </w:rPrChange>
              </w:rPr>
              <w:delText>ParticipantIdentifier datatype</w:delText>
            </w:r>
            <w:r w:rsidDel="00D112DD">
              <w:rPr>
                <w:noProof/>
                <w:webHidden/>
              </w:rPr>
              <w:tab/>
              <w:delText>25</w:delText>
            </w:r>
          </w:del>
        </w:p>
        <w:p w14:paraId="65DD837F" w14:textId="574FAD96" w:rsidR="00A54D82" w:rsidDel="00D112DD" w:rsidRDefault="00A54D82">
          <w:pPr>
            <w:pStyle w:val="Verzeichnis3"/>
            <w:tabs>
              <w:tab w:val="left" w:pos="1440"/>
              <w:tab w:val="right" w:leader="dot" w:pos="9010"/>
            </w:tabs>
            <w:rPr>
              <w:del w:id="294" w:author="PH" w:date="2024-11-11T22:13:00Z" w16du:dateUtc="2024-11-11T21:13:00Z"/>
              <w:rFonts w:asciiTheme="minorHAnsi" w:eastAsiaTheme="minorEastAsia" w:hAnsiTheme="minorHAnsi"/>
              <w:noProof/>
              <w:color w:val="auto"/>
              <w:kern w:val="2"/>
              <w:lang w:eastAsia="en-GB"/>
              <w14:ligatures w14:val="standardContextual"/>
            </w:rPr>
          </w:pPr>
          <w:del w:id="295" w:author="PH" w:date="2024-11-11T22:13:00Z" w16du:dateUtc="2024-11-11T21:13:00Z">
            <w:r w:rsidRPr="00D112DD" w:rsidDel="00D112DD">
              <w:rPr>
                <w:noProof/>
                <w:rPrChange w:id="296" w:author="PH" w:date="2024-11-11T22:13:00Z" w16du:dateUtc="2024-11-11T21:13:00Z">
                  <w:rPr>
                    <w:rStyle w:val="Hyperlink"/>
                    <w:noProof/>
                  </w:rPr>
                </w:rPrChange>
              </w:rPr>
              <w:delText>3.2.4</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97" w:author="PH" w:date="2024-11-11T22:13:00Z" w16du:dateUtc="2024-11-11T21:13:00Z">
                  <w:rPr>
                    <w:rStyle w:val="Hyperlink"/>
                    <w:noProof/>
                  </w:rPr>
                </w:rPrChange>
              </w:rPr>
              <w:delText>ParticipantIdentifier format</w:delText>
            </w:r>
            <w:r w:rsidDel="00D112DD">
              <w:rPr>
                <w:noProof/>
                <w:webHidden/>
              </w:rPr>
              <w:tab/>
              <w:delText>26</w:delText>
            </w:r>
          </w:del>
        </w:p>
        <w:p w14:paraId="7E0A9F7C" w14:textId="0A73FF7B" w:rsidR="00A54D82" w:rsidDel="00D112DD" w:rsidRDefault="00A54D82">
          <w:pPr>
            <w:pStyle w:val="Verzeichnis3"/>
            <w:tabs>
              <w:tab w:val="left" w:pos="1440"/>
              <w:tab w:val="right" w:leader="dot" w:pos="9010"/>
            </w:tabs>
            <w:rPr>
              <w:del w:id="298" w:author="PH" w:date="2024-11-11T22:13:00Z" w16du:dateUtc="2024-11-11T21:13:00Z"/>
              <w:rFonts w:asciiTheme="minorHAnsi" w:eastAsiaTheme="minorEastAsia" w:hAnsiTheme="minorHAnsi"/>
              <w:noProof/>
              <w:color w:val="auto"/>
              <w:kern w:val="2"/>
              <w:lang w:eastAsia="en-GB"/>
              <w14:ligatures w14:val="standardContextual"/>
            </w:rPr>
          </w:pPr>
          <w:del w:id="299" w:author="PH" w:date="2024-11-11T22:13:00Z" w16du:dateUtc="2024-11-11T21:13:00Z">
            <w:r w:rsidRPr="00D112DD" w:rsidDel="00D112DD">
              <w:rPr>
                <w:noProof/>
                <w:rPrChange w:id="300" w:author="PH" w:date="2024-11-11T22:13:00Z" w16du:dateUtc="2024-11-11T21:13:00Z">
                  <w:rPr>
                    <w:rStyle w:val="Hyperlink"/>
                    <w:noProof/>
                  </w:rPr>
                </w:rPrChange>
              </w:rPr>
              <w:delText>3.2.5</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301" w:author="PH" w:date="2024-11-11T22:13:00Z" w16du:dateUtc="2024-11-11T21:13:00Z">
                  <w:rPr>
                    <w:rStyle w:val="Hyperlink"/>
                    <w:noProof/>
                  </w:rPr>
                </w:rPrChange>
              </w:rPr>
              <w:delText>ParticipantIdentifierPage datatype</w:delText>
            </w:r>
            <w:r w:rsidDel="00D112DD">
              <w:rPr>
                <w:noProof/>
                <w:webHidden/>
              </w:rPr>
              <w:tab/>
              <w:delText>26</w:delText>
            </w:r>
          </w:del>
        </w:p>
        <w:p w14:paraId="78955E04" w14:textId="0A0AFE8F" w:rsidR="00A54D82" w:rsidDel="00D112DD" w:rsidRDefault="00A54D82">
          <w:pPr>
            <w:pStyle w:val="Verzeichnis3"/>
            <w:tabs>
              <w:tab w:val="left" w:pos="1440"/>
              <w:tab w:val="right" w:leader="dot" w:pos="9010"/>
            </w:tabs>
            <w:rPr>
              <w:del w:id="302" w:author="PH" w:date="2024-11-11T22:13:00Z" w16du:dateUtc="2024-11-11T21:13:00Z"/>
              <w:rFonts w:asciiTheme="minorHAnsi" w:eastAsiaTheme="minorEastAsia" w:hAnsiTheme="minorHAnsi"/>
              <w:noProof/>
              <w:color w:val="auto"/>
              <w:kern w:val="2"/>
              <w:lang w:eastAsia="en-GB"/>
              <w14:ligatures w14:val="standardContextual"/>
            </w:rPr>
          </w:pPr>
          <w:del w:id="303" w:author="PH" w:date="2024-11-11T22:13:00Z" w16du:dateUtc="2024-11-11T21:13:00Z">
            <w:r w:rsidRPr="00D112DD" w:rsidDel="00D112DD">
              <w:rPr>
                <w:noProof/>
                <w:rPrChange w:id="304" w:author="PH" w:date="2024-11-11T22:13:00Z" w16du:dateUtc="2024-11-11T21:13:00Z">
                  <w:rPr>
                    <w:rStyle w:val="Hyperlink"/>
                    <w:noProof/>
                  </w:rPr>
                </w:rPrChange>
              </w:rPr>
              <w:delText>3.2.6</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305" w:author="PH" w:date="2024-11-11T22:13:00Z" w16du:dateUtc="2024-11-11T21:13:00Z">
                  <w:rPr>
                    <w:rStyle w:val="Hyperlink"/>
                    <w:noProof/>
                  </w:rPr>
                </w:rPrChange>
              </w:rPr>
              <w:delText>MigrationRecord</w:delText>
            </w:r>
            <w:r w:rsidDel="00D112DD">
              <w:rPr>
                <w:noProof/>
                <w:webHidden/>
              </w:rPr>
              <w:tab/>
              <w:delText>26</w:delText>
            </w:r>
          </w:del>
        </w:p>
        <w:p w14:paraId="1544B6F7" w14:textId="4C936692" w:rsidR="00A54D82" w:rsidDel="00D112DD" w:rsidRDefault="00A54D82">
          <w:pPr>
            <w:pStyle w:val="Verzeichnis1"/>
            <w:tabs>
              <w:tab w:val="left" w:pos="482"/>
              <w:tab w:val="right" w:leader="dot" w:pos="9010"/>
            </w:tabs>
            <w:rPr>
              <w:del w:id="306" w:author="PH" w:date="2024-11-11T22:13:00Z" w16du:dateUtc="2024-11-11T21:13:00Z"/>
              <w:rFonts w:asciiTheme="minorHAnsi" w:eastAsiaTheme="minorEastAsia" w:hAnsiTheme="minorHAnsi"/>
              <w:b w:val="0"/>
              <w:noProof/>
              <w:color w:val="auto"/>
              <w:kern w:val="2"/>
              <w:lang w:eastAsia="en-GB"/>
              <w14:ligatures w14:val="standardContextual"/>
            </w:rPr>
          </w:pPr>
          <w:del w:id="307" w:author="PH" w:date="2024-11-11T22:13:00Z" w16du:dateUtc="2024-11-11T21:13:00Z">
            <w:r w:rsidRPr="00D112DD" w:rsidDel="00D112DD">
              <w:rPr>
                <w:noProof/>
                <w:rPrChange w:id="308" w:author="PH" w:date="2024-11-11T22:13:00Z" w16du:dateUtc="2024-11-11T21:13:00Z">
                  <w:rPr>
                    <w:rStyle w:val="Hyperlink"/>
                    <w:noProof/>
                  </w:rPr>
                </w:rPrChange>
              </w:rPr>
              <w:delText>4</w:delText>
            </w:r>
            <w:r w:rsidDel="00D112DD">
              <w:rPr>
                <w:rFonts w:asciiTheme="minorHAnsi" w:eastAsiaTheme="minorEastAsia" w:hAnsiTheme="minorHAnsi"/>
                <w:b w:val="0"/>
                <w:noProof/>
                <w:color w:val="auto"/>
                <w:kern w:val="2"/>
                <w:lang w:eastAsia="en-GB"/>
                <w14:ligatures w14:val="standardContextual"/>
              </w:rPr>
              <w:tab/>
            </w:r>
            <w:r w:rsidRPr="00D112DD" w:rsidDel="00D112DD">
              <w:rPr>
                <w:noProof/>
                <w:rPrChange w:id="309" w:author="PH" w:date="2024-11-11T22:13:00Z" w16du:dateUtc="2024-11-11T21:13:00Z">
                  <w:rPr>
                    <w:rStyle w:val="Hyperlink"/>
                    <w:noProof/>
                  </w:rPr>
                </w:rPrChange>
              </w:rPr>
              <w:delText>Service Bindings</w:delText>
            </w:r>
            <w:r w:rsidDel="00D112DD">
              <w:rPr>
                <w:noProof/>
                <w:webHidden/>
              </w:rPr>
              <w:tab/>
              <w:delText>27</w:delText>
            </w:r>
          </w:del>
        </w:p>
        <w:p w14:paraId="082BF0C9" w14:textId="0AF044E3" w:rsidR="00A54D82" w:rsidDel="00D112DD" w:rsidRDefault="00A54D82">
          <w:pPr>
            <w:pStyle w:val="Verzeichnis2"/>
            <w:tabs>
              <w:tab w:val="left" w:pos="960"/>
              <w:tab w:val="right" w:leader="dot" w:pos="9010"/>
            </w:tabs>
            <w:rPr>
              <w:del w:id="310" w:author="PH" w:date="2024-11-11T22:13:00Z" w16du:dateUtc="2024-11-11T21:13:00Z"/>
              <w:rFonts w:asciiTheme="minorHAnsi" w:eastAsiaTheme="minorEastAsia" w:hAnsiTheme="minorHAnsi"/>
              <w:noProof/>
              <w:color w:val="auto"/>
              <w:kern w:val="2"/>
              <w:lang w:eastAsia="en-GB"/>
              <w14:ligatures w14:val="standardContextual"/>
            </w:rPr>
          </w:pPr>
          <w:del w:id="311" w:author="PH" w:date="2024-11-11T22:13:00Z" w16du:dateUtc="2024-11-11T21:13:00Z">
            <w:r w:rsidRPr="00D112DD" w:rsidDel="00D112DD">
              <w:rPr>
                <w:noProof/>
                <w:rPrChange w:id="312" w:author="PH" w:date="2024-11-11T22:13:00Z" w16du:dateUtc="2024-11-11T21:13:00Z">
                  <w:rPr>
                    <w:rStyle w:val="Hyperlink"/>
                    <w:noProof/>
                  </w:rPr>
                </w:rPrChange>
              </w:rPr>
              <w:delText>4.1</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313" w:author="PH" w:date="2024-11-11T22:13:00Z" w16du:dateUtc="2024-11-11T21:13:00Z">
                  <w:rPr>
                    <w:rStyle w:val="Hyperlink"/>
                    <w:noProof/>
                  </w:rPr>
                </w:rPrChange>
              </w:rPr>
              <w:delText>Services Provided as Web services - characteristics</w:delText>
            </w:r>
            <w:r w:rsidDel="00D112DD">
              <w:rPr>
                <w:noProof/>
                <w:webHidden/>
              </w:rPr>
              <w:tab/>
              <w:delText>27</w:delText>
            </w:r>
          </w:del>
        </w:p>
        <w:p w14:paraId="18C0F456" w14:textId="05EBE67D" w:rsidR="00A54D82" w:rsidDel="00D112DD" w:rsidRDefault="00A54D82">
          <w:pPr>
            <w:pStyle w:val="Verzeichnis2"/>
            <w:tabs>
              <w:tab w:val="left" w:pos="960"/>
              <w:tab w:val="right" w:leader="dot" w:pos="9010"/>
            </w:tabs>
            <w:rPr>
              <w:del w:id="314" w:author="PH" w:date="2024-11-11T22:13:00Z" w16du:dateUtc="2024-11-11T21:13:00Z"/>
              <w:rFonts w:asciiTheme="minorHAnsi" w:eastAsiaTheme="minorEastAsia" w:hAnsiTheme="minorHAnsi"/>
              <w:noProof/>
              <w:color w:val="auto"/>
              <w:kern w:val="2"/>
              <w:lang w:eastAsia="en-GB"/>
              <w14:ligatures w14:val="standardContextual"/>
            </w:rPr>
          </w:pPr>
          <w:del w:id="315" w:author="PH" w:date="2024-11-11T22:13:00Z" w16du:dateUtc="2024-11-11T21:13:00Z">
            <w:r w:rsidRPr="00D112DD" w:rsidDel="00D112DD">
              <w:rPr>
                <w:noProof/>
                <w:rPrChange w:id="316" w:author="PH" w:date="2024-11-11T22:13:00Z" w16du:dateUtc="2024-11-11T21:13:00Z">
                  <w:rPr>
                    <w:rStyle w:val="Hyperlink"/>
                    <w:noProof/>
                  </w:rPr>
                </w:rPrChange>
              </w:rPr>
              <w:lastRenderedPageBreak/>
              <w:delText>4.2</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317" w:author="PH" w:date="2024-11-11T22:13:00Z" w16du:dateUtc="2024-11-11T21:13:00Z">
                  <w:rPr>
                    <w:rStyle w:val="Hyperlink"/>
                    <w:noProof/>
                  </w:rPr>
                </w:rPrChange>
              </w:rPr>
              <w:delText>ManageBusinessIdentifier service - binding</w:delText>
            </w:r>
            <w:r w:rsidDel="00D112DD">
              <w:rPr>
                <w:noProof/>
                <w:webHidden/>
              </w:rPr>
              <w:tab/>
              <w:delText>27</w:delText>
            </w:r>
          </w:del>
        </w:p>
        <w:p w14:paraId="3D6A4C40" w14:textId="0B956600" w:rsidR="00A54D82" w:rsidDel="00D112DD" w:rsidRDefault="00A54D82">
          <w:pPr>
            <w:pStyle w:val="Verzeichnis3"/>
            <w:tabs>
              <w:tab w:val="left" w:pos="1440"/>
              <w:tab w:val="right" w:leader="dot" w:pos="9010"/>
            </w:tabs>
            <w:rPr>
              <w:del w:id="318" w:author="PH" w:date="2024-11-11T22:13:00Z" w16du:dateUtc="2024-11-11T21:13:00Z"/>
              <w:rFonts w:asciiTheme="minorHAnsi" w:eastAsiaTheme="minorEastAsia" w:hAnsiTheme="minorHAnsi"/>
              <w:noProof/>
              <w:color w:val="auto"/>
              <w:kern w:val="2"/>
              <w:lang w:eastAsia="en-GB"/>
              <w14:ligatures w14:val="standardContextual"/>
            </w:rPr>
          </w:pPr>
          <w:del w:id="319" w:author="PH" w:date="2024-11-11T22:13:00Z" w16du:dateUtc="2024-11-11T21:13:00Z">
            <w:r w:rsidRPr="00D112DD" w:rsidDel="00D112DD">
              <w:rPr>
                <w:noProof/>
                <w:rPrChange w:id="320" w:author="PH" w:date="2024-11-11T22:13:00Z" w16du:dateUtc="2024-11-11T21:13:00Z">
                  <w:rPr>
                    <w:rStyle w:val="Hyperlink"/>
                    <w:noProof/>
                  </w:rPr>
                </w:rPrChange>
              </w:rPr>
              <w:delText>4.2.1</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321" w:author="PH" w:date="2024-11-11T22:13:00Z" w16du:dateUtc="2024-11-11T21:13:00Z">
                  <w:rPr>
                    <w:rStyle w:val="Hyperlink"/>
                    <w:noProof/>
                  </w:rPr>
                </w:rPrChange>
              </w:rPr>
              <w:delText>Transport binding</w:delText>
            </w:r>
            <w:r w:rsidDel="00D112DD">
              <w:rPr>
                <w:noProof/>
                <w:webHidden/>
              </w:rPr>
              <w:tab/>
              <w:delText>27</w:delText>
            </w:r>
          </w:del>
        </w:p>
        <w:p w14:paraId="31FC1841" w14:textId="02B434E0" w:rsidR="00A54D82" w:rsidDel="00D112DD" w:rsidRDefault="00A54D82">
          <w:pPr>
            <w:pStyle w:val="Verzeichnis3"/>
            <w:tabs>
              <w:tab w:val="left" w:pos="1440"/>
              <w:tab w:val="right" w:leader="dot" w:pos="9010"/>
            </w:tabs>
            <w:rPr>
              <w:del w:id="322" w:author="PH" w:date="2024-11-11T22:13:00Z" w16du:dateUtc="2024-11-11T21:13:00Z"/>
              <w:rFonts w:asciiTheme="minorHAnsi" w:eastAsiaTheme="minorEastAsia" w:hAnsiTheme="minorHAnsi"/>
              <w:noProof/>
              <w:color w:val="auto"/>
              <w:kern w:val="2"/>
              <w:lang w:eastAsia="en-GB"/>
              <w14:ligatures w14:val="standardContextual"/>
            </w:rPr>
          </w:pPr>
          <w:del w:id="323" w:author="PH" w:date="2024-11-11T22:13:00Z" w16du:dateUtc="2024-11-11T21:13:00Z">
            <w:r w:rsidRPr="00D112DD" w:rsidDel="00D112DD">
              <w:rPr>
                <w:noProof/>
                <w:rPrChange w:id="324" w:author="PH" w:date="2024-11-11T22:13:00Z" w16du:dateUtc="2024-11-11T21:13:00Z">
                  <w:rPr>
                    <w:rStyle w:val="Hyperlink"/>
                    <w:noProof/>
                  </w:rPr>
                </w:rPrChange>
              </w:rPr>
              <w:delText>4.2.2</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325" w:author="PH" w:date="2024-11-11T22:13:00Z" w16du:dateUtc="2024-11-11T21:13:00Z">
                  <w:rPr>
                    <w:rStyle w:val="Hyperlink"/>
                    <w:noProof/>
                  </w:rPr>
                </w:rPrChange>
              </w:rPr>
              <w:delText>Security</w:delText>
            </w:r>
            <w:r w:rsidDel="00D112DD">
              <w:rPr>
                <w:noProof/>
                <w:webHidden/>
              </w:rPr>
              <w:tab/>
              <w:delText>28</w:delText>
            </w:r>
          </w:del>
        </w:p>
        <w:p w14:paraId="2F3B49C2" w14:textId="42BE5879" w:rsidR="00A54D82" w:rsidDel="00D112DD" w:rsidRDefault="00A54D82">
          <w:pPr>
            <w:pStyle w:val="Verzeichnis2"/>
            <w:tabs>
              <w:tab w:val="left" w:pos="960"/>
              <w:tab w:val="right" w:leader="dot" w:pos="9010"/>
            </w:tabs>
            <w:rPr>
              <w:del w:id="326" w:author="PH" w:date="2024-11-11T22:13:00Z" w16du:dateUtc="2024-11-11T21:13:00Z"/>
              <w:rFonts w:asciiTheme="minorHAnsi" w:eastAsiaTheme="minorEastAsia" w:hAnsiTheme="minorHAnsi"/>
              <w:noProof/>
              <w:color w:val="auto"/>
              <w:kern w:val="2"/>
              <w:lang w:eastAsia="en-GB"/>
              <w14:ligatures w14:val="standardContextual"/>
            </w:rPr>
          </w:pPr>
          <w:del w:id="327" w:author="PH" w:date="2024-11-11T22:13:00Z" w16du:dateUtc="2024-11-11T21:13:00Z">
            <w:r w:rsidRPr="00D112DD" w:rsidDel="00D112DD">
              <w:rPr>
                <w:noProof/>
                <w:rPrChange w:id="328" w:author="PH" w:date="2024-11-11T22:13:00Z" w16du:dateUtc="2024-11-11T21:13:00Z">
                  <w:rPr>
                    <w:rStyle w:val="Hyperlink"/>
                    <w:noProof/>
                  </w:rPr>
                </w:rPrChange>
              </w:rPr>
              <w:delText>4.3</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329" w:author="PH" w:date="2024-11-11T22:13:00Z" w16du:dateUtc="2024-11-11T21:13:00Z">
                  <w:rPr>
                    <w:rStyle w:val="Hyperlink"/>
                    <w:noProof/>
                  </w:rPr>
                </w:rPrChange>
              </w:rPr>
              <w:delText>ManageServiceMetadata service - binding</w:delText>
            </w:r>
            <w:r w:rsidDel="00D112DD">
              <w:rPr>
                <w:noProof/>
                <w:webHidden/>
              </w:rPr>
              <w:tab/>
              <w:delText>28</w:delText>
            </w:r>
          </w:del>
        </w:p>
        <w:p w14:paraId="108970A5" w14:textId="0703A7F1" w:rsidR="00A54D82" w:rsidDel="00D112DD" w:rsidRDefault="00A54D82">
          <w:pPr>
            <w:pStyle w:val="Verzeichnis3"/>
            <w:tabs>
              <w:tab w:val="left" w:pos="1440"/>
              <w:tab w:val="right" w:leader="dot" w:pos="9010"/>
            </w:tabs>
            <w:rPr>
              <w:del w:id="330" w:author="PH" w:date="2024-11-11T22:13:00Z" w16du:dateUtc="2024-11-11T21:13:00Z"/>
              <w:rFonts w:asciiTheme="minorHAnsi" w:eastAsiaTheme="minorEastAsia" w:hAnsiTheme="minorHAnsi"/>
              <w:noProof/>
              <w:color w:val="auto"/>
              <w:kern w:val="2"/>
              <w:lang w:eastAsia="en-GB"/>
              <w14:ligatures w14:val="standardContextual"/>
            </w:rPr>
          </w:pPr>
          <w:del w:id="331" w:author="PH" w:date="2024-11-11T22:13:00Z" w16du:dateUtc="2024-11-11T21:13:00Z">
            <w:r w:rsidRPr="00D112DD" w:rsidDel="00D112DD">
              <w:rPr>
                <w:noProof/>
                <w:rPrChange w:id="332" w:author="PH" w:date="2024-11-11T22:13:00Z" w16du:dateUtc="2024-11-11T21:13:00Z">
                  <w:rPr>
                    <w:rStyle w:val="Hyperlink"/>
                    <w:noProof/>
                  </w:rPr>
                </w:rPrChange>
              </w:rPr>
              <w:delText>4.3.1</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333" w:author="PH" w:date="2024-11-11T22:13:00Z" w16du:dateUtc="2024-11-11T21:13:00Z">
                  <w:rPr>
                    <w:rStyle w:val="Hyperlink"/>
                    <w:noProof/>
                  </w:rPr>
                </w:rPrChange>
              </w:rPr>
              <w:delText>Transport binding</w:delText>
            </w:r>
            <w:r w:rsidDel="00D112DD">
              <w:rPr>
                <w:noProof/>
                <w:webHidden/>
              </w:rPr>
              <w:tab/>
              <w:delText>28</w:delText>
            </w:r>
          </w:del>
        </w:p>
        <w:p w14:paraId="03B32344" w14:textId="099EDEDD" w:rsidR="00A54D82" w:rsidDel="00D112DD" w:rsidRDefault="00A54D82">
          <w:pPr>
            <w:pStyle w:val="Verzeichnis3"/>
            <w:tabs>
              <w:tab w:val="left" w:pos="1440"/>
              <w:tab w:val="right" w:leader="dot" w:pos="9010"/>
            </w:tabs>
            <w:rPr>
              <w:del w:id="334" w:author="PH" w:date="2024-11-11T22:13:00Z" w16du:dateUtc="2024-11-11T21:13:00Z"/>
              <w:rFonts w:asciiTheme="minorHAnsi" w:eastAsiaTheme="minorEastAsia" w:hAnsiTheme="minorHAnsi"/>
              <w:noProof/>
              <w:color w:val="auto"/>
              <w:kern w:val="2"/>
              <w:lang w:eastAsia="en-GB"/>
              <w14:ligatures w14:val="standardContextual"/>
            </w:rPr>
          </w:pPr>
          <w:del w:id="335" w:author="PH" w:date="2024-11-11T22:13:00Z" w16du:dateUtc="2024-11-11T21:13:00Z">
            <w:r w:rsidRPr="00D112DD" w:rsidDel="00D112DD">
              <w:rPr>
                <w:noProof/>
                <w:rPrChange w:id="336" w:author="PH" w:date="2024-11-11T22:13:00Z" w16du:dateUtc="2024-11-11T21:13:00Z">
                  <w:rPr>
                    <w:rStyle w:val="Hyperlink"/>
                    <w:noProof/>
                  </w:rPr>
                </w:rPrChange>
              </w:rPr>
              <w:delText>4.3.2</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337" w:author="PH" w:date="2024-11-11T22:13:00Z" w16du:dateUtc="2024-11-11T21:13:00Z">
                  <w:rPr>
                    <w:rStyle w:val="Hyperlink"/>
                    <w:noProof/>
                  </w:rPr>
                </w:rPrChange>
              </w:rPr>
              <w:delText>Security</w:delText>
            </w:r>
            <w:r w:rsidDel="00D112DD">
              <w:rPr>
                <w:noProof/>
                <w:webHidden/>
              </w:rPr>
              <w:tab/>
              <w:delText>28</w:delText>
            </w:r>
          </w:del>
        </w:p>
        <w:p w14:paraId="0A5C9976" w14:textId="431E0ECD" w:rsidR="00A54D82" w:rsidDel="00D112DD" w:rsidRDefault="00A54D82">
          <w:pPr>
            <w:pStyle w:val="Verzeichnis1"/>
            <w:tabs>
              <w:tab w:val="left" w:pos="482"/>
              <w:tab w:val="right" w:leader="dot" w:pos="9010"/>
            </w:tabs>
            <w:rPr>
              <w:del w:id="338" w:author="PH" w:date="2024-11-11T22:13:00Z" w16du:dateUtc="2024-11-11T21:13:00Z"/>
              <w:rFonts w:asciiTheme="minorHAnsi" w:eastAsiaTheme="minorEastAsia" w:hAnsiTheme="minorHAnsi"/>
              <w:b w:val="0"/>
              <w:noProof/>
              <w:color w:val="auto"/>
              <w:kern w:val="2"/>
              <w:lang w:eastAsia="en-GB"/>
              <w14:ligatures w14:val="standardContextual"/>
            </w:rPr>
          </w:pPr>
          <w:del w:id="339" w:author="PH" w:date="2024-11-11T22:13:00Z" w16du:dateUtc="2024-11-11T21:13:00Z">
            <w:r w:rsidRPr="00D112DD" w:rsidDel="00D112DD">
              <w:rPr>
                <w:noProof/>
                <w:rPrChange w:id="340" w:author="PH" w:date="2024-11-11T22:13:00Z" w16du:dateUtc="2024-11-11T21:13:00Z">
                  <w:rPr>
                    <w:rStyle w:val="Hyperlink"/>
                    <w:noProof/>
                  </w:rPr>
                </w:rPrChange>
              </w:rPr>
              <w:delText>5</w:delText>
            </w:r>
            <w:r w:rsidDel="00D112DD">
              <w:rPr>
                <w:rFonts w:asciiTheme="minorHAnsi" w:eastAsiaTheme="minorEastAsia" w:hAnsiTheme="minorHAnsi"/>
                <w:b w:val="0"/>
                <w:noProof/>
                <w:color w:val="auto"/>
                <w:kern w:val="2"/>
                <w:lang w:eastAsia="en-GB"/>
                <w14:ligatures w14:val="standardContextual"/>
              </w:rPr>
              <w:tab/>
            </w:r>
            <w:r w:rsidRPr="00D112DD" w:rsidDel="00D112DD">
              <w:rPr>
                <w:noProof/>
                <w:rPrChange w:id="341" w:author="PH" w:date="2024-11-11T22:13:00Z" w16du:dateUtc="2024-11-11T21:13:00Z">
                  <w:rPr>
                    <w:rStyle w:val="Hyperlink"/>
                    <w:noProof/>
                  </w:rPr>
                </w:rPrChange>
              </w:rPr>
              <w:delText>DNS Spoof Mitigation</w:delText>
            </w:r>
            <w:r w:rsidDel="00D112DD">
              <w:rPr>
                <w:noProof/>
                <w:webHidden/>
              </w:rPr>
              <w:tab/>
              <w:delText>28</w:delText>
            </w:r>
          </w:del>
        </w:p>
        <w:p w14:paraId="481C8F63" w14:textId="1D77E85C" w:rsidR="009E4AD5" w:rsidRPr="001227CD" w:rsidRDefault="009E4AD5" w:rsidP="009E4AD5">
          <w:r>
            <w:rPr>
              <w:bCs/>
            </w:rPr>
            <w:fldChar w:fldCharType="end"/>
          </w:r>
        </w:p>
      </w:sdtContent>
    </w:sdt>
    <w:p w14:paraId="0AB5AAAD" w14:textId="77777777" w:rsidR="009E4AD5" w:rsidRDefault="009E4AD5" w:rsidP="009E4AD5">
      <w:pPr>
        <w:pStyle w:val="PHeading1"/>
      </w:pPr>
      <w:r w:rsidRPr="001227CD">
        <w:br w:type="page"/>
      </w:r>
    </w:p>
    <w:p w14:paraId="0EF93F80" w14:textId="7B2F87D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rPr>
          <w:b/>
          <w:bCs/>
          <w:sz w:val="28"/>
          <w:szCs w:val="28"/>
        </w:rPr>
      </w:pPr>
      <w:r w:rsidRPr="0084789C">
        <w:rPr>
          <w:b/>
          <w:bCs/>
          <w:sz w:val="28"/>
          <w:szCs w:val="28"/>
        </w:rPr>
        <w:lastRenderedPageBreak/>
        <w:t>Statement of originality</w:t>
      </w:r>
    </w:p>
    <w:p w14:paraId="0B05D29E"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796DA4F4"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This deliverable contains original unpublished work except where clearly indicated otherwise. Acknowledgement of previously published material and of the work of others has been made through appropriate citation, quotation or both.</w:t>
      </w:r>
    </w:p>
    <w:p w14:paraId="7E5E0F43" w14:textId="77777777" w:rsidR="0084789C" w:rsidRPr="00745F5A" w:rsidRDefault="0084789C" w:rsidP="0084789C">
      <w:pPr>
        <w:pStyle w:val="PParagraph"/>
      </w:pPr>
    </w:p>
    <w:p w14:paraId="797C6975"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rPr>
          <w:b/>
          <w:bCs/>
          <w:sz w:val="28"/>
          <w:szCs w:val="28"/>
        </w:rPr>
      </w:pPr>
      <w:r w:rsidRPr="0084789C">
        <w:rPr>
          <w:b/>
          <w:bCs/>
          <w:sz w:val="28"/>
          <w:szCs w:val="28"/>
        </w:rPr>
        <w:t>Statement of copyright</w:t>
      </w:r>
    </w:p>
    <w:p w14:paraId="34E6B1E7"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pPr>
      <w:r w:rsidRPr="0084789C">
        <w:rPr>
          <w:noProof/>
        </w:rPr>
        <w:drawing>
          <wp:inline distT="0" distB="0" distL="0" distR="0" wp14:anchorId="21C62C4F" wp14:editId="4A9E843A">
            <wp:extent cx="1121410" cy="396875"/>
            <wp:effectExtent l="0" t="0" r="2540" b="3175"/>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1410" cy="396875"/>
                    </a:xfrm>
                    <a:prstGeom prst="rect">
                      <a:avLst/>
                    </a:prstGeom>
                    <a:noFill/>
                    <a:ln>
                      <a:noFill/>
                    </a:ln>
                  </pic:spPr>
                </pic:pic>
              </a:graphicData>
            </a:graphic>
          </wp:inline>
        </w:drawing>
      </w:r>
    </w:p>
    <w:p w14:paraId="1143C343"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6FA69ABB" w14:textId="28A23D7C"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 xml:space="preserve">This deliverable is released under the terms of the Creative Commons Licence accessed through the following link: </w:t>
      </w:r>
      <w:r>
        <w:fldChar w:fldCharType="begin"/>
      </w:r>
      <w:r>
        <w:instrText>HYPERLINK "https://creativecommons.org/licenses/by-nc-nd/4.0/"</w:instrText>
      </w:r>
      <w:ins w:id="342" w:author="PH" w:date="2024-11-11T22:13:00Z" w16du:dateUtc="2024-11-11T21:13:00Z"/>
      <w:r>
        <w:fldChar w:fldCharType="separate"/>
      </w:r>
      <w:r w:rsidRPr="00B15F27">
        <w:rPr>
          <w:rStyle w:val="Hyperlink"/>
        </w:rPr>
        <w:t>https://creativecommons.org/licenses/by-nc-nd/4.0/</w:t>
      </w:r>
      <w:r>
        <w:rPr>
          <w:rStyle w:val="Hyperlink"/>
        </w:rPr>
        <w:fldChar w:fldCharType="end"/>
      </w:r>
    </w:p>
    <w:p w14:paraId="658AFD61"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20275F69"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You are free to:</w:t>
      </w:r>
    </w:p>
    <w:p w14:paraId="21840B93"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rPr>
          <w:b/>
        </w:rPr>
        <w:t>Share</w:t>
      </w:r>
      <w:r w:rsidRPr="0084789C">
        <w:t xml:space="preserve"> — copy and redistribute the material in any medium or format.</w:t>
      </w:r>
    </w:p>
    <w:p w14:paraId="61BCC45E" w14:textId="77777777" w:rsidR="0084789C" w:rsidRPr="00745F5A" w:rsidRDefault="0084789C" w:rsidP="0084789C">
      <w:pPr>
        <w:pStyle w:val="PParagraph"/>
        <w:pBdr>
          <w:top w:val="single" w:sz="4" w:space="1" w:color="auto"/>
          <w:left w:val="single" w:sz="4" w:space="4" w:color="auto"/>
          <w:bottom w:val="single" w:sz="4" w:space="1" w:color="auto"/>
          <w:right w:val="single" w:sz="4" w:space="4" w:color="auto"/>
        </w:pBdr>
        <w:rPr>
          <w:i/>
        </w:rPr>
      </w:pPr>
      <w:r w:rsidRPr="0084789C">
        <w:t>The licensor cannot revoke these freedoms as long as you follow the license terms</w:t>
      </w:r>
      <w:r w:rsidRPr="00745F5A">
        <w:rPr>
          <w:i/>
        </w:rPr>
        <w:t>.</w:t>
      </w:r>
    </w:p>
    <w:p w14:paraId="4E54316F" w14:textId="542E33E9" w:rsidR="0084789C" w:rsidRDefault="0084789C">
      <w:pPr>
        <w:rPr>
          <w:sz w:val="22"/>
          <w:szCs w:val="22"/>
        </w:rPr>
      </w:pPr>
      <w:r>
        <w:br w:type="page"/>
      </w:r>
    </w:p>
    <w:p w14:paraId="2936E5EF" w14:textId="7D9EB721" w:rsidR="009258C6" w:rsidRDefault="008C0218" w:rsidP="000E5C32">
      <w:pPr>
        <w:pStyle w:val="PHeading1"/>
        <w:numPr>
          <w:ilvl w:val="0"/>
          <w:numId w:val="0"/>
        </w:numPr>
      </w:pPr>
      <w:bookmarkStart w:id="343" w:name="_Toc182255623"/>
      <w:r>
        <w:lastRenderedPageBreak/>
        <w:t>Revision History</w:t>
      </w:r>
      <w:bookmarkEnd w:id="343"/>
    </w:p>
    <w:tbl>
      <w:tblPr>
        <w:tblStyle w:val="Gitternetztabelle4Akzent1"/>
        <w:tblW w:w="0" w:type="auto"/>
        <w:tblLook w:val="0620" w:firstRow="1" w:lastRow="0" w:firstColumn="0" w:lastColumn="0" w:noHBand="1" w:noVBand="1"/>
        <w:tblPrChange w:id="344" w:author="PH" w:date="2024-11-11T21:19:00Z" w16du:dateUtc="2024-11-11T20:19:00Z">
          <w:tblPr>
            <w:tblStyle w:val="Gitternetztabelle4Akzent1"/>
            <w:tblW w:w="0" w:type="auto"/>
            <w:tblLook w:val="0620" w:firstRow="1" w:lastRow="0" w:firstColumn="0" w:lastColumn="0" w:noHBand="1" w:noVBand="1"/>
          </w:tblPr>
        </w:tblPrChange>
      </w:tblPr>
      <w:tblGrid>
        <w:gridCol w:w="1023"/>
        <w:gridCol w:w="1382"/>
        <w:gridCol w:w="4408"/>
        <w:gridCol w:w="2197"/>
        <w:tblGridChange w:id="345">
          <w:tblGrid>
            <w:gridCol w:w="1023"/>
            <w:gridCol w:w="941"/>
            <w:gridCol w:w="441"/>
            <w:gridCol w:w="4408"/>
            <w:gridCol w:w="2197"/>
          </w:tblGrid>
        </w:tblGridChange>
      </w:tblGrid>
      <w:tr w:rsidR="00E06D1E" w14:paraId="1BB31F19" w14:textId="419F1159" w:rsidTr="003B79F2">
        <w:trPr>
          <w:cnfStyle w:val="100000000000" w:firstRow="1" w:lastRow="0" w:firstColumn="0" w:lastColumn="0" w:oddVBand="0" w:evenVBand="0" w:oddHBand="0" w:evenHBand="0" w:firstRowFirstColumn="0" w:firstRowLastColumn="0" w:lastRowFirstColumn="0" w:lastRowLastColumn="0"/>
          <w:tblHeader/>
          <w:trPrChange w:id="346" w:author="PH" w:date="2024-11-11T21:19:00Z" w16du:dateUtc="2024-11-11T20:19:00Z">
            <w:trPr>
              <w:tblHeader/>
            </w:trPr>
          </w:trPrChange>
        </w:trPr>
        <w:tc>
          <w:tcPr>
            <w:tcW w:w="0" w:type="auto"/>
            <w:tcPrChange w:id="347" w:author="PH" w:date="2024-11-11T21:19:00Z" w16du:dateUtc="2024-11-11T20:19:00Z">
              <w:tcPr>
                <w:tcW w:w="0" w:type="auto"/>
              </w:tcPr>
            </w:tcPrChange>
          </w:tcPr>
          <w:p w14:paraId="6A2C1B45" w14:textId="096A6D4C" w:rsidR="00E06D1E" w:rsidRDefault="00E06D1E" w:rsidP="008C0218">
            <w:pPr>
              <w:pStyle w:val="PParagraph"/>
              <w:ind w:left="0"/>
              <w:cnfStyle w:val="100000000000" w:firstRow="1" w:lastRow="0" w:firstColumn="0" w:lastColumn="0" w:oddVBand="0" w:evenVBand="0" w:oddHBand="0" w:evenHBand="0" w:firstRowFirstColumn="0" w:firstRowLastColumn="0" w:lastRowFirstColumn="0" w:lastRowLastColumn="0"/>
            </w:pPr>
            <w:r w:rsidRPr="00EF22F3">
              <w:t>Version</w:t>
            </w:r>
          </w:p>
        </w:tc>
        <w:tc>
          <w:tcPr>
            <w:tcW w:w="1382" w:type="dxa"/>
            <w:tcPrChange w:id="348" w:author="PH" w:date="2024-11-11T21:19:00Z" w16du:dateUtc="2024-11-11T20:19:00Z">
              <w:tcPr>
                <w:tcW w:w="0" w:type="auto"/>
              </w:tcPr>
            </w:tcPrChange>
          </w:tcPr>
          <w:p w14:paraId="391F0766" w14:textId="52EFADE9" w:rsidR="00E06D1E" w:rsidRDefault="00E06D1E" w:rsidP="008C0218">
            <w:pPr>
              <w:pStyle w:val="PParagraph"/>
              <w:ind w:left="0"/>
              <w:cnfStyle w:val="100000000000" w:firstRow="1" w:lastRow="0" w:firstColumn="0" w:lastColumn="0" w:oddVBand="0" w:evenVBand="0" w:oddHBand="0" w:evenHBand="0" w:firstRowFirstColumn="0" w:firstRowLastColumn="0" w:lastRowFirstColumn="0" w:lastRowLastColumn="0"/>
            </w:pPr>
            <w:r w:rsidRPr="00EF22F3">
              <w:t>Date</w:t>
            </w:r>
          </w:p>
        </w:tc>
        <w:tc>
          <w:tcPr>
            <w:tcW w:w="4408" w:type="dxa"/>
            <w:tcPrChange w:id="349" w:author="PH" w:date="2024-11-11T21:19:00Z" w16du:dateUtc="2024-11-11T20:19:00Z">
              <w:tcPr>
                <w:tcW w:w="0" w:type="auto"/>
                <w:gridSpan w:val="2"/>
              </w:tcPr>
            </w:tcPrChange>
          </w:tcPr>
          <w:p w14:paraId="766BAC04" w14:textId="4FEFB16A" w:rsidR="00E06D1E" w:rsidRDefault="00E06D1E" w:rsidP="008C0218">
            <w:pPr>
              <w:pStyle w:val="PParagraph"/>
              <w:ind w:left="323" w:hanging="323"/>
              <w:cnfStyle w:val="100000000000" w:firstRow="1" w:lastRow="0" w:firstColumn="0" w:lastColumn="0" w:oddVBand="0" w:evenVBand="0" w:oddHBand="0" w:evenHBand="0" w:firstRowFirstColumn="0" w:firstRowLastColumn="0" w:lastRowFirstColumn="0" w:lastRowLastColumn="0"/>
            </w:pPr>
            <w:r w:rsidRPr="00EF22F3">
              <w:t>Description of changes</w:t>
            </w:r>
          </w:p>
        </w:tc>
        <w:tc>
          <w:tcPr>
            <w:tcW w:w="0" w:type="auto"/>
            <w:tcPrChange w:id="350" w:author="PH" w:date="2024-11-11T21:19:00Z" w16du:dateUtc="2024-11-11T20:19:00Z">
              <w:tcPr>
                <w:tcW w:w="0" w:type="auto"/>
              </w:tcPr>
            </w:tcPrChange>
          </w:tcPr>
          <w:p w14:paraId="0E6950E3" w14:textId="0381C4EE" w:rsidR="00E06D1E" w:rsidRPr="00EF22F3" w:rsidRDefault="00E06D1E">
            <w:pPr>
              <w:pStyle w:val="PParagraph"/>
              <w:ind w:left="227" w:hanging="227"/>
              <w:cnfStyle w:val="100000000000" w:firstRow="1" w:lastRow="0" w:firstColumn="0" w:lastColumn="0" w:oddVBand="0" w:evenVBand="0" w:oddHBand="0" w:evenHBand="0" w:firstRowFirstColumn="0" w:firstRowLastColumn="0" w:lastRowFirstColumn="0" w:lastRowLastColumn="0"/>
              <w:pPrChange w:id="351" w:author="PH" w:date="2024-11-11T21:19:00Z" w16du:dateUtc="2024-11-11T20:19:00Z">
                <w:pPr>
                  <w:pStyle w:val="PParagraph"/>
                  <w:ind w:left="323" w:hanging="323"/>
                  <w:cnfStyle w:val="100000000000" w:firstRow="1" w:lastRow="0" w:firstColumn="0" w:lastColumn="0" w:oddVBand="0" w:evenVBand="0" w:oddHBand="0" w:evenHBand="0" w:firstRowFirstColumn="0" w:firstRowLastColumn="0" w:lastRowFirstColumn="0" w:lastRowLastColumn="0"/>
                </w:pPr>
              </w:pPrChange>
            </w:pPr>
            <w:r>
              <w:t>Author</w:t>
            </w:r>
          </w:p>
        </w:tc>
      </w:tr>
      <w:tr w:rsidR="00E06D1E" w14:paraId="5AB5E58D" w14:textId="7950C7DD" w:rsidTr="003B79F2">
        <w:tc>
          <w:tcPr>
            <w:tcW w:w="0" w:type="auto"/>
            <w:tcPrChange w:id="352" w:author="PH" w:date="2024-11-11T21:19:00Z" w16du:dateUtc="2024-11-11T20:19:00Z">
              <w:tcPr>
                <w:tcW w:w="0" w:type="auto"/>
              </w:tcPr>
            </w:tcPrChange>
          </w:tcPr>
          <w:p w14:paraId="41BCCF7C" w14:textId="0BE7B3F8" w:rsidR="00E06D1E" w:rsidRDefault="00E06D1E" w:rsidP="00E06D1E">
            <w:pPr>
              <w:pStyle w:val="PParagraph"/>
              <w:ind w:left="0"/>
            </w:pPr>
            <w:r w:rsidRPr="0005230D">
              <w:t>1.0.0</w:t>
            </w:r>
          </w:p>
        </w:tc>
        <w:tc>
          <w:tcPr>
            <w:tcW w:w="1382" w:type="dxa"/>
            <w:tcPrChange w:id="353" w:author="PH" w:date="2024-11-11T21:19:00Z" w16du:dateUtc="2024-11-11T20:19:00Z">
              <w:tcPr>
                <w:tcW w:w="0" w:type="auto"/>
              </w:tcPr>
            </w:tcPrChange>
          </w:tcPr>
          <w:p w14:paraId="037093E1" w14:textId="52EFF44E" w:rsidR="00E06D1E" w:rsidRDefault="00E06D1E" w:rsidP="00E06D1E">
            <w:pPr>
              <w:pStyle w:val="PParagraph"/>
              <w:ind w:left="0"/>
            </w:pPr>
            <w:r w:rsidRPr="0005230D">
              <w:t>2010-02-15</w:t>
            </w:r>
          </w:p>
        </w:tc>
        <w:tc>
          <w:tcPr>
            <w:tcW w:w="4408" w:type="dxa"/>
            <w:tcPrChange w:id="354" w:author="PH" w:date="2024-11-11T21:19:00Z" w16du:dateUtc="2024-11-11T20:19:00Z">
              <w:tcPr>
                <w:tcW w:w="0" w:type="auto"/>
                <w:gridSpan w:val="2"/>
              </w:tcPr>
            </w:tcPrChange>
          </w:tcPr>
          <w:p w14:paraId="10E5CB53" w14:textId="5A7C2B8D" w:rsidR="00E06D1E" w:rsidRDefault="00E06D1E">
            <w:pPr>
              <w:pStyle w:val="PParagraph"/>
              <w:ind w:left="202" w:hanging="202"/>
              <w:pPrChange w:id="355" w:author="PH" w:date="2024-11-11T21:18:00Z" w16du:dateUtc="2024-11-11T20:18:00Z">
                <w:pPr>
                  <w:pStyle w:val="PParagraph"/>
                  <w:ind w:left="323" w:hanging="323"/>
                </w:pPr>
              </w:pPrChange>
            </w:pPr>
            <w:r w:rsidRPr="0005230D">
              <w:t>First version (pending EC approval)</w:t>
            </w:r>
          </w:p>
        </w:tc>
        <w:tc>
          <w:tcPr>
            <w:tcW w:w="0" w:type="auto"/>
            <w:tcPrChange w:id="356" w:author="PH" w:date="2024-11-11T21:19:00Z" w16du:dateUtc="2024-11-11T20:19:00Z">
              <w:tcPr>
                <w:tcW w:w="0" w:type="auto"/>
              </w:tcPr>
            </w:tcPrChange>
          </w:tcPr>
          <w:p w14:paraId="2B105A5B" w14:textId="689FAA8B" w:rsidR="00E06D1E" w:rsidRDefault="00E06D1E">
            <w:pPr>
              <w:pStyle w:val="PParagraph"/>
              <w:ind w:left="227" w:hanging="227"/>
              <w:pPrChange w:id="357" w:author="PH" w:date="2024-11-11T21:19:00Z" w16du:dateUtc="2024-11-11T20:19:00Z">
                <w:pPr>
                  <w:pStyle w:val="PParagraph"/>
                  <w:ind w:left="323" w:hanging="323"/>
                </w:pPr>
              </w:pPrChange>
            </w:pPr>
            <w:r>
              <w:t>Mike Edwards</w:t>
            </w:r>
            <w:r w:rsidRPr="0005230D">
              <w:t>, NITA</w:t>
            </w:r>
            <w:r>
              <w:t>/IBM</w:t>
            </w:r>
          </w:p>
        </w:tc>
      </w:tr>
      <w:tr w:rsidR="00E06D1E" w14:paraId="534B97EA" w14:textId="2D670C48" w:rsidTr="003B79F2">
        <w:tc>
          <w:tcPr>
            <w:tcW w:w="0" w:type="auto"/>
            <w:tcPrChange w:id="358" w:author="PH" w:date="2024-11-11T21:19:00Z" w16du:dateUtc="2024-11-11T20:19:00Z">
              <w:tcPr>
                <w:tcW w:w="0" w:type="auto"/>
              </w:tcPr>
            </w:tcPrChange>
          </w:tcPr>
          <w:p w14:paraId="48B67EDE" w14:textId="505E8D08" w:rsidR="00E06D1E" w:rsidRPr="00745F5A" w:rsidRDefault="00E06D1E" w:rsidP="00E06D1E">
            <w:pPr>
              <w:pStyle w:val="PParagraph"/>
              <w:ind w:left="0"/>
            </w:pPr>
            <w:r w:rsidRPr="0005230D">
              <w:t>1.0.1</w:t>
            </w:r>
          </w:p>
        </w:tc>
        <w:tc>
          <w:tcPr>
            <w:tcW w:w="1382" w:type="dxa"/>
            <w:tcPrChange w:id="359" w:author="PH" w:date="2024-11-11T21:19:00Z" w16du:dateUtc="2024-11-11T20:19:00Z">
              <w:tcPr>
                <w:tcW w:w="0" w:type="auto"/>
              </w:tcPr>
            </w:tcPrChange>
          </w:tcPr>
          <w:p w14:paraId="1C2DEE28" w14:textId="56555362" w:rsidR="00E06D1E" w:rsidRPr="00745F5A" w:rsidRDefault="00E06D1E" w:rsidP="00E06D1E">
            <w:pPr>
              <w:pStyle w:val="PParagraph"/>
              <w:ind w:left="0"/>
            </w:pPr>
            <w:r w:rsidRPr="0005230D">
              <w:t>2010-10-01</w:t>
            </w:r>
          </w:p>
        </w:tc>
        <w:tc>
          <w:tcPr>
            <w:tcW w:w="4408" w:type="dxa"/>
            <w:tcPrChange w:id="360" w:author="PH" w:date="2024-11-11T21:19:00Z" w16du:dateUtc="2024-11-11T20:19:00Z">
              <w:tcPr>
                <w:tcW w:w="0" w:type="auto"/>
                <w:gridSpan w:val="2"/>
              </w:tcPr>
            </w:tcPrChange>
          </w:tcPr>
          <w:p w14:paraId="29163067" w14:textId="226CAA86" w:rsidR="00E06D1E" w:rsidRPr="00745F5A" w:rsidRDefault="00E06D1E">
            <w:pPr>
              <w:ind w:left="202" w:hanging="202"/>
              <w:pPrChange w:id="361" w:author="PH" w:date="2024-11-11T21:18:00Z" w16du:dateUtc="2024-11-11T20:18:00Z">
                <w:pPr>
                  <w:ind w:left="323" w:hanging="323"/>
                </w:pPr>
              </w:pPrChange>
            </w:pPr>
            <w:r w:rsidRPr="0005230D">
              <w:t>EC approved</w:t>
            </w:r>
          </w:p>
        </w:tc>
        <w:tc>
          <w:tcPr>
            <w:tcW w:w="0" w:type="auto"/>
            <w:tcPrChange w:id="362" w:author="PH" w:date="2024-11-11T21:19:00Z" w16du:dateUtc="2024-11-11T20:19:00Z">
              <w:tcPr>
                <w:tcW w:w="0" w:type="auto"/>
              </w:tcPr>
            </w:tcPrChange>
          </w:tcPr>
          <w:p w14:paraId="654EFAF9" w14:textId="3DD69AF1" w:rsidR="00E06D1E" w:rsidRPr="00745F5A" w:rsidRDefault="00E06D1E">
            <w:pPr>
              <w:ind w:left="227" w:hanging="227"/>
              <w:pPrChange w:id="363" w:author="PH" w:date="2024-11-11T21:19:00Z" w16du:dateUtc="2024-11-11T20:19:00Z">
                <w:pPr>
                  <w:ind w:left="323" w:hanging="323"/>
                </w:pPr>
              </w:pPrChange>
            </w:pPr>
            <w:r w:rsidRPr="0005230D">
              <w:t>Klaus Vilstrup Pedersen, DIFI</w:t>
            </w:r>
          </w:p>
        </w:tc>
      </w:tr>
      <w:tr w:rsidR="00E06D1E" w14:paraId="0A85C478" w14:textId="21FF13FA" w:rsidTr="003B79F2">
        <w:tc>
          <w:tcPr>
            <w:tcW w:w="0" w:type="auto"/>
            <w:tcPrChange w:id="364" w:author="PH" w:date="2024-11-11T21:19:00Z" w16du:dateUtc="2024-11-11T20:19:00Z">
              <w:tcPr>
                <w:tcW w:w="0" w:type="auto"/>
              </w:tcPr>
            </w:tcPrChange>
          </w:tcPr>
          <w:p w14:paraId="6B8EF553" w14:textId="6D02D53B" w:rsidR="00E06D1E" w:rsidRPr="00745F5A" w:rsidRDefault="00E06D1E" w:rsidP="00E06D1E">
            <w:pPr>
              <w:pStyle w:val="PParagraph"/>
              <w:ind w:left="0"/>
            </w:pPr>
            <w:r w:rsidRPr="0005230D">
              <w:t>1.2.0</w:t>
            </w:r>
          </w:p>
        </w:tc>
        <w:tc>
          <w:tcPr>
            <w:tcW w:w="1382" w:type="dxa"/>
            <w:tcPrChange w:id="365" w:author="PH" w:date="2024-11-11T21:19:00Z" w16du:dateUtc="2024-11-11T20:19:00Z">
              <w:tcPr>
                <w:tcW w:w="0" w:type="auto"/>
              </w:tcPr>
            </w:tcPrChange>
          </w:tcPr>
          <w:p w14:paraId="666672A0" w14:textId="20BB35CA" w:rsidR="00E06D1E" w:rsidRPr="00745F5A" w:rsidRDefault="00E06D1E" w:rsidP="00E06D1E">
            <w:pPr>
              <w:pStyle w:val="PParagraph"/>
              <w:ind w:left="0"/>
            </w:pPr>
            <w:r w:rsidRPr="0005230D">
              <w:t>202</w:t>
            </w:r>
            <w:r>
              <w:t>1</w:t>
            </w:r>
            <w:r w:rsidRPr="0005230D">
              <w:t>-0</w:t>
            </w:r>
            <w:r>
              <w:t>5</w:t>
            </w:r>
            <w:r w:rsidRPr="0005230D">
              <w:t>-</w:t>
            </w:r>
            <w:r>
              <w:t>13</w:t>
            </w:r>
          </w:p>
        </w:tc>
        <w:tc>
          <w:tcPr>
            <w:tcW w:w="4408" w:type="dxa"/>
            <w:tcPrChange w:id="366" w:author="PH" w:date="2024-11-11T21:19:00Z" w16du:dateUtc="2024-11-11T20:19:00Z">
              <w:tcPr>
                <w:tcW w:w="0" w:type="auto"/>
                <w:gridSpan w:val="2"/>
              </w:tcPr>
            </w:tcPrChange>
          </w:tcPr>
          <w:p w14:paraId="490B5BE0" w14:textId="77777777" w:rsidR="00E06D1E" w:rsidRDefault="00E06D1E">
            <w:pPr>
              <w:ind w:left="202" w:hanging="202"/>
              <w:pPrChange w:id="367" w:author="PH" w:date="2024-11-11T21:18:00Z" w16du:dateUtc="2024-11-11T20:18:00Z">
                <w:pPr/>
              </w:pPrChange>
            </w:pPr>
            <w:r w:rsidRPr="0005230D">
              <w:t>Updated the references</w:t>
            </w:r>
          </w:p>
          <w:p w14:paraId="53D083E1" w14:textId="77777777" w:rsidR="00E06D1E" w:rsidRDefault="00E06D1E">
            <w:pPr>
              <w:ind w:left="202" w:hanging="202"/>
              <w:pPrChange w:id="368" w:author="PH" w:date="2024-11-11T21:18:00Z" w16du:dateUtc="2024-11-11T20:18:00Z">
                <w:pPr/>
              </w:pPrChange>
            </w:pPr>
            <w:r>
              <w:t>Improved layout</w:t>
            </w:r>
          </w:p>
          <w:p w14:paraId="016030F9" w14:textId="77777777" w:rsidR="00E06D1E" w:rsidRDefault="00E06D1E">
            <w:pPr>
              <w:ind w:left="202" w:hanging="202"/>
              <w:pPrChange w:id="369" w:author="PH" w:date="2024-11-11T21:18:00Z" w16du:dateUtc="2024-11-11T20:18:00Z">
                <w:pPr/>
              </w:pPrChange>
            </w:pPr>
            <w:r w:rsidRPr="00FA224F">
              <w:t xml:space="preserve">Linking </w:t>
            </w:r>
            <w:r>
              <w:t>external XSD and WSDLs</w:t>
            </w:r>
            <w:r w:rsidRPr="00FA224F">
              <w:t xml:space="preserve"> in the Appendix</w:t>
            </w:r>
          </w:p>
          <w:p w14:paraId="624378F4" w14:textId="77777777" w:rsidR="00E06D1E" w:rsidRDefault="00E06D1E">
            <w:pPr>
              <w:ind w:left="202" w:hanging="202"/>
              <w:pPrChange w:id="370" w:author="PH" w:date="2024-11-11T21:18:00Z" w16du:dateUtc="2024-11-11T20:18:00Z">
                <w:pPr/>
              </w:pPrChange>
            </w:pPr>
            <w:r>
              <w:t>Updated rules for migration key</w:t>
            </w:r>
          </w:p>
          <w:p w14:paraId="03485F89" w14:textId="518400D5" w:rsidR="00E06D1E" w:rsidRPr="00745F5A" w:rsidRDefault="00E06D1E">
            <w:pPr>
              <w:ind w:left="202" w:hanging="202"/>
              <w:pPrChange w:id="371" w:author="PH" w:date="2024-11-11T21:18:00Z" w16du:dateUtc="2024-11-11T20:18:00Z">
                <w:pPr>
                  <w:ind w:left="323" w:hanging="323"/>
                </w:pPr>
              </w:pPrChange>
            </w:pPr>
            <w:r>
              <w:t>Changed the service name from “</w:t>
            </w:r>
            <w:r w:rsidRPr="00D160D5">
              <w:t>Manage</w:t>
            </w:r>
            <w:r>
              <w:t>Participant*” to “</w:t>
            </w:r>
            <w:r w:rsidRPr="00D160D5">
              <w:t>ManageBusiness</w:t>
            </w:r>
            <w:r>
              <w:t>*” to reflect the current situation</w:t>
            </w:r>
          </w:p>
        </w:tc>
        <w:tc>
          <w:tcPr>
            <w:tcW w:w="0" w:type="auto"/>
            <w:tcPrChange w:id="372" w:author="PH" w:date="2024-11-11T21:19:00Z" w16du:dateUtc="2024-11-11T20:19:00Z">
              <w:tcPr>
                <w:tcW w:w="0" w:type="auto"/>
              </w:tcPr>
            </w:tcPrChange>
          </w:tcPr>
          <w:p w14:paraId="51AE186A" w14:textId="5020C8AA" w:rsidR="00E06D1E" w:rsidRPr="00745F5A" w:rsidRDefault="00E06D1E">
            <w:pPr>
              <w:ind w:left="227" w:hanging="227"/>
              <w:pPrChange w:id="373" w:author="PH" w:date="2024-11-11T21:19:00Z" w16du:dateUtc="2024-11-11T20:19:00Z">
                <w:pPr>
                  <w:ind w:left="323" w:hanging="323"/>
                </w:pPr>
              </w:pPrChange>
            </w:pPr>
            <w:r w:rsidRPr="0005230D">
              <w:t>Philip Helger, Open</w:t>
            </w:r>
            <w:r>
              <w:t>Peppol</w:t>
            </w:r>
            <w:r w:rsidRPr="0005230D">
              <w:t xml:space="preserve"> OO</w:t>
            </w:r>
          </w:p>
        </w:tc>
      </w:tr>
      <w:tr w:rsidR="00E06D1E" w14:paraId="534DFB3E" w14:textId="1EEB75FF" w:rsidTr="003B79F2">
        <w:tc>
          <w:tcPr>
            <w:tcW w:w="0" w:type="auto"/>
            <w:tcPrChange w:id="374" w:author="PH" w:date="2024-11-11T21:19:00Z" w16du:dateUtc="2024-11-11T20:19:00Z">
              <w:tcPr>
                <w:tcW w:w="0" w:type="auto"/>
              </w:tcPr>
            </w:tcPrChange>
          </w:tcPr>
          <w:p w14:paraId="3D3EB36A" w14:textId="593CA157" w:rsidR="00E06D1E" w:rsidRPr="00745F5A" w:rsidRDefault="00E06D1E" w:rsidP="00E06D1E">
            <w:pPr>
              <w:pStyle w:val="PParagraph"/>
              <w:ind w:left="0"/>
            </w:pPr>
            <w:r>
              <w:t>1.3.0</w:t>
            </w:r>
          </w:p>
        </w:tc>
        <w:tc>
          <w:tcPr>
            <w:tcW w:w="1382" w:type="dxa"/>
            <w:tcPrChange w:id="375" w:author="PH" w:date="2024-11-11T21:19:00Z" w16du:dateUtc="2024-11-11T20:19:00Z">
              <w:tcPr>
                <w:tcW w:w="0" w:type="auto"/>
              </w:tcPr>
            </w:tcPrChange>
          </w:tcPr>
          <w:p w14:paraId="2975B291" w14:textId="484E3B82" w:rsidR="00E06D1E" w:rsidRPr="00745F5A" w:rsidRDefault="00E06D1E" w:rsidP="00E06D1E">
            <w:pPr>
              <w:pStyle w:val="PParagraph"/>
              <w:ind w:left="0"/>
            </w:pPr>
            <w:r w:rsidRPr="00E06D1E">
              <w:rPr>
                <w:highlight w:val="yellow"/>
              </w:rPr>
              <w:t>2024-</w:t>
            </w:r>
            <w:r w:rsidR="002F249D">
              <w:rPr>
                <w:highlight w:val="yellow"/>
              </w:rPr>
              <w:t>11</w:t>
            </w:r>
            <w:r w:rsidRPr="00E06D1E">
              <w:rPr>
                <w:highlight w:val="yellow"/>
              </w:rPr>
              <w:t>-</w:t>
            </w:r>
            <w:r w:rsidR="002F249D">
              <w:t>11</w:t>
            </w:r>
          </w:p>
        </w:tc>
        <w:tc>
          <w:tcPr>
            <w:tcW w:w="4408" w:type="dxa"/>
            <w:tcPrChange w:id="376" w:author="PH" w:date="2024-11-11T21:19:00Z" w16du:dateUtc="2024-11-11T20:19:00Z">
              <w:tcPr>
                <w:tcW w:w="0" w:type="auto"/>
                <w:gridSpan w:val="2"/>
              </w:tcPr>
            </w:tcPrChange>
          </w:tcPr>
          <w:p w14:paraId="2C287E7B" w14:textId="47BCA79A" w:rsidR="00E06D1E" w:rsidRDefault="000022A2">
            <w:pPr>
              <w:ind w:left="202" w:hanging="202"/>
              <w:pPrChange w:id="377" w:author="PH" w:date="2024-11-11T21:18:00Z" w16du:dateUtc="2024-11-11T20:18:00Z">
                <w:pPr/>
              </w:pPrChange>
            </w:pPr>
            <w:r>
              <w:t>Removed Appendix A: XML Schema</w:t>
            </w:r>
            <w:r w:rsidRPr="000022A2">
              <w:t xml:space="preserve"> (non-normative)</w:t>
            </w:r>
          </w:p>
          <w:p w14:paraId="0D36B116" w14:textId="77777777" w:rsidR="000022A2" w:rsidRDefault="000022A2">
            <w:pPr>
              <w:ind w:left="202" w:hanging="202"/>
              <w:rPr>
                <w:ins w:id="378" w:author="PH" w:date="2024-11-11T20:15:00Z" w16du:dateUtc="2024-11-11T19:15:00Z"/>
              </w:rPr>
              <w:pPrChange w:id="379" w:author="PH" w:date="2024-11-11T21:18:00Z" w16du:dateUtc="2024-11-11T20:18:00Z">
                <w:pPr/>
              </w:pPrChange>
            </w:pPr>
            <w:r>
              <w:t xml:space="preserve">Removed </w:t>
            </w:r>
            <w:r w:rsidRPr="000022A2">
              <w:t>Appendix B: WSDLs (non-normative)</w:t>
            </w:r>
          </w:p>
          <w:p w14:paraId="5245D700" w14:textId="77777777" w:rsidR="00526E7C" w:rsidRDefault="00526E7C">
            <w:pPr>
              <w:ind w:left="202" w:hanging="202"/>
              <w:rPr>
                <w:ins w:id="380" w:author="PH" w:date="2024-11-11T20:15:00Z" w16du:dateUtc="2024-11-11T19:15:00Z"/>
              </w:rPr>
              <w:pPrChange w:id="381" w:author="PH" w:date="2024-11-11T21:18:00Z" w16du:dateUtc="2024-11-11T20:18:00Z">
                <w:pPr/>
              </w:pPrChange>
            </w:pPr>
            <w:ins w:id="382" w:author="PH" w:date="2024-11-11T20:15:00Z" w16du:dateUtc="2024-11-11T19:15:00Z">
              <w:r>
                <w:t>Updated Peppol references</w:t>
              </w:r>
            </w:ins>
          </w:p>
          <w:p w14:paraId="6FA5FE67" w14:textId="77777777" w:rsidR="00526E7C" w:rsidRDefault="00526E7C">
            <w:pPr>
              <w:ind w:left="202" w:hanging="202"/>
              <w:rPr>
                <w:ins w:id="383" w:author="PH" w:date="2024-11-11T21:18:00Z" w16du:dateUtc="2024-11-11T20:18:00Z"/>
              </w:rPr>
              <w:pPrChange w:id="384" w:author="PH" w:date="2024-11-11T21:18:00Z" w16du:dateUtc="2024-11-11T20:18:00Z">
                <w:pPr/>
              </w:pPrChange>
            </w:pPr>
            <w:ins w:id="385" w:author="PH" w:date="2024-11-11T20:15:00Z" w16du:dateUtc="2024-11-11T19:15:00Z">
              <w:r>
                <w:t>Updated reference URLs</w:t>
              </w:r>
            </w:ins>
          </w:p>
          <w:p w14:paraId="757A1470" w14:textId="77777777" w:rsidR="00E561A7" w:rsidRDefault="00E561A7" w:rsidP="003B79F2">
            <w:pPr>
              <w:ind w:left="202" w:hanging="202"/>
              <w:rPr>
                <w:ins w:id="386" w:author="PH" w:date="2024-11-11T21:30:00Z" w16du:dateUtc="2024-11-11T20:30:00Z"/>
              </w:rPr>
            </w:pPr>
            <w:ins w:id="387" w:author="PH" w:date="2024-11-11T21:18:00Z" w16du:dateUtc="2024-11-11T20:18:00Z">
              <w:r>
                <w:t>Added reference to OASIS BDX Location 1.0</w:t>
              </w:r>
            </w:ins>
          </w:p>
          <w:p w14:paraId="39D20516" w14:textId="77777777" w:rsidR="007207BF" w:rsidRDefault="007207BF" w:rsidP="003B79F2">
            <w:pPr>
              <w:ind w:left="202" w:hanging="202"/>
              <w:rPr>
                <w:ins w:id="388" w:author="PH" w:date="2024-11-11T21:30:00Z" w16du:dateUtc="2024-11-11T20:30:00Z"/>
              </w:rPr>
            </w:pPr>
            <w:ins w:id="389" w:author="PH" w:date="2024-11-11T21:30:00Z" w16du:dateUtc="2024-11-11T20:30:00Z">
              <w:r>
                <w:t>Switching from CNAME to U-NAPTR DNS records</w:t>
              </w:r>
            </w:ins>
          </w:p>
          <w:p w14:paraId="23501BFA" w14:textId="30EC171A" w:rsidR="007207BF" w:rsidRPr="00745F5A" w:rsidRDefault="007207BF">
            <w:pPr>
              <w:ind w:left="202" w:hanging="202"/>
              <w:pPrChange w:id="390" w:author="PH" w:date="2024-11-11T21:18:00Z" w16du:dateUtc="2024-11-11T20:18:00Z">
                <w:pPr/>
              </w:pPrChange>
            </w:pPr>
            <w:ins w:id="391" w:author="PH" w:date="2024-11-11T21:30:00Z" w16du:dateUtc="2024-11-11T20:30:00Z">
              <w:r>
                <w:t>Removed the CNAME Wildcard option</w:t>
              </w:r>
            </w:ins>
          </w:p>
        </w:tc>
        <w:tc>
          <w:tcPr>
            <w:tcW w:w="0" w:type="auto"/>
            <w:tcPrChange w:id="392" w:author="PH" w:date="2024-11-11T21:19:00Z" w16du:dateUtc="2024-11-11T20:19:00Z">
              <w:tcPr>
                <w:tcW w:w="0" w:type="auto"/>
              </w:tcPr>
            </w:tcPrChange>
          </w:tcPr>
          <w:p w14:paraId="4A1A8929" w14:textId="72DB8F5C" w:rsidR="00E06D1E" w:rsidRPr="00745F5A" w:rsidRDefault="00E06D1E">
            <w:pPr>
              <w:ind w:left="227" w:hanging="227"/>
              <w:pPrChange w:id="393" w:author="PH" w:date="2024-11-11T21:19:00Z" w16du:dateUtc="2024-11-11T20:19:00Z">
                <w:pPr>
                  <w:ind w:left="323" w:hanging="323"/>
                </w:pPr>
              </w:pPrChange>
            </w:pPr>
            <w:r w:rsidRPr="0005230D">
              <w:t>Philip Helger, Open</w:t>
            </w:r>
            <w:r>
              <w:t>Peppol</w:t>
            </w:r>
            <w:r w:rsidRPr="0005230D">
              <w:t xml:space="preserve"> OO</w:t>
            </w:r>
          </w:p>
        </w:tc>
      </w:tr>
    </w:tbl>
    <w:p w14:paraId="4BF4C04D" w14:textId="77777777" w:rsidR="00563933" w:rsidRPr="001B2C46" w:rsidRDefault="00563933" w:rsidP="00563933">
      <w:pPr>
        <w:pStyle w:val="PHeading1"/>
        <w:numPr>
          <w:ilvl w:val="0"/>
          <w:numId w:val="0"/>
        </w:numPr>
        <w:ind w:left="-357"/>
        <w:rPr>
          <w:lang w:val="sv-SE"/>
        </w:rPr>
      </w:pPr>
      <w:bookmarkStart w:id="394" w:name="_Toc173402888"/>
      <w:bookmarkStart w:id="395" w:name="_Toc182255624"/>
      <w:r w:rsidRPr="001B2C46">
        <w:rPr>
          <w:lang w:val="sv-SE"/>
        </w:rPr>
        <w:t>Contributors</w:t>
      </w:r>
      <w:bookmarkEnd w:id="394"/>
      <w:bookmarkEnd w:id="395"/>
    </w:p>
    <w:p w14:paraId="07822CCF" w14:textId="77777777" w:rsidR="00563933" w:rsidRPr="001B2C46" w:rsidRDefault="00563933" w:rsidP="00563933">
      <w:pPr>
        <w:pStyle w:val="PHeading2"/>
        <w:numPr>
          <w:ilvl w:val="0"/>
          <w:numId w:val="0"/>
        </w:numPr>
        <w:ind w:left="-181"/>
        <w:rPr>
          <w:lang w:val="sv-SE"/>
        </w:rPr>
      </w:pPr>
      <w:bookmarkStart w:id="396" w:name="_Toc182255625"/>
      <w:r w:rsidRPr="001B2C46">
        <w:rPr>
          <w:lang w:val="sv-SE"/>
        </w:rPr>
        <w:t>Organisations</w:t>
      </w:r>
      <w:bookmarkEnd w:id="396"/>
    </w:p>
    <w:p w14:paraId="0B31AA5A" w14:textId="31C466F7" w:rsidR="00A72F08" w:rsidRDefault="00A72F08" w:rsidP="00A72F08">
      <w:pPr>
        <w:pStyle w:val="PParagraph"/>
      </w:pPr>
      <w:r>
        <w:t>DIFI (Direktoratet for forvaltning og IKT), Norway, www.difi.no</w:t>
      </w:r>
    </w:p>
    <w:p w14:paraId="0B61020F" w14:textId="56AED311" w:rsidR="00A72F08" w:rsidRDefault="00A72F08" w:rsidP="00A72F08">
      <w:pPr>
        <w:pStyle w:val="PParagraph"/>
      </w:pPr>
      <w:r>
        <w:t>NITA (IT- og Telestyrelsen), Denmark, www.itst.dk</w:t>
      </w:r>
    </w:p>
    <w:p w14:paraId="2398B83E" w14:textId="0BE41C01" w:rsidR="00A72F08" w:rsidRDefault="00A72F08" w:rsidP="00A72F08">
      <w:pPr>
        <w:pStyle w:val="PParagraph"/>
      </w:pPr>
      <w:r>
        <w:t>BRZ (Bundesrechenzentrum), Austria, www.brz.gv.at</w:t>
      </w:r>
    </w:p>
    <w:p w14:paraId="34E0DE3E" w14:textId="77777777" w:rsidR="00A72F08" w:rsidRDefault="00A72F08" w:rsidP="00A72F08">
      <w:pPr>
        <w:pStyle w:val="PParagraph"/>
      </w:pPr>
      <w:r>
        <w:t>Consip, Italy</w:t>
      </w:r>
    </w:p>
    <w:p w14:paraId="7A733969" w14:textId="31BAC172" w:rsidR="00563933" w:rsidRPr="00563933" w:rsidRDefault="00A72F08" w:rsidP="00A72F08">
      <w:pPr>
        <w:pStyle w:val="PParagraph"/>
      </w:pPr>
      <w:r>
        <w:t>OpenPeppol</w:t>
      </w:r>
    </w:p>
    <w:p w14:paraId="316E79F7" w14:textId="77777777" w:rsidR="00563933" w:rsidRPr="00745F5A" w:rsidRDefault="00563933" w:rsidP="00563933">
      <w:pPr>
        <w:pStyle w:val="PHeading2"/>
        <w:numPr>
          <w:ilvl w:val="0"/>
          <w:numId w:val="0"/>
        </w:numPr>
        <w:ind w:left="-181"/>
      </w:pPr>
      <w:bookmarkStart w:id="397" w:name="_Toc182255626"/>
      <w:r w:rsidRPr="00745F5A">
        <w:lastRenderedPageBreak/>
        <w:t>Persons</w:t>
      </w:r>
      <w:bookmarkEnd w:id="397"/>
    </w:p>
    <w:p w14:paraId="5E6B3084" w14:textId="77777777" w:rsidR="00A72F08" w:rsidRDefault="00A72F08" w:rsidP="00A72F08">
      <w:pPr>
        <w:pStyle w:val="PParagraph"/>
      </w:pPr>
      <w:r>
        <w:t>Bergthór Skúlason, NITA</w:t>
      </w:r>
    </w:p>
    <w:p w14:paraId="51312FC3" w14:textId="77777777" w:rsidR="00A72F08" w:rsidRDefault="00A72F08" w:rsidP="00A72F08">
      <w:pPr>
        <w:pStyle w:val="PParagraph"/>
      </w:pPr>
      <w:r>
        <w:t>Carl-Markus Piswanger, BRZ</w:t>
      </w:r>
    </w:p>
    <w:p w14:paraId="670236AF" w14:textId="77777777" w:rsidR="00A72F08" w:rsidRDefault="00A72F08" w:rsidP="00A72F08">
      <w:pPr>
        <w:pStyle w:val="PParagraph"/>
      </w:pPr>
      <w:r>
        <w:t>Christian Uldall Pedersen, NITA/Accenture</w:t>
      </w:r>
    </w:p>
    <w:p w14:paraId="5AF8D886" w14:textId="77777777" w:rsidR="00A72F08" w:rsidRDefault="00A72F08" w:rsidP="00A72F08">
      <w:pPr>
        <w:pStyle w:val="PParagraph"/>
      </w:pPr>
      <w:r>
        <w:t>Dennis Jensen Søgaard, NITA/Accenture</w:t>
      </w:r>
    </w:p>
    <w:p w14:paraId="17977DAD" w14:textId="77777777" w:rsidR="00A72F08" w:rsidRDefault="00A72F08" w:rsidP="00A72F08">
      <w:pPr>
        <w:pStyle w:val="PParagraph"/>
      </w:pPr>
      <w:r>
        <w:t>Gert Sylvest, NITA/Avanade</w:t>
      </w:r>
    </w:p>
    <w:p w14:paraId="29BD0607" w14:textId="77777777" w:rsidR="00A72F08" w:rsidRDefault="00A72F08" w:rsidP="00A72F08">
      <w:pPr>
        <w:pStyle w:val="PParagraph"/>
      </w:pPr>
      <w:r>
        <w:t>Hans Guldager Knudsen, NITA/Lenio</w:t>
      </w:r>
    </w:p>
    <w:p w14:paraId="539D0C83" w14:textId="77777777" w:rsidR="00A72F08" w:rsidRDefault="00A72F08" w:rsidP="00A72F08">
      <w:pPr>
        <w:pStyle w:val="PParagraph"/>
      </w:pPr>
      <w:r>
        <w:t>Jens Jakob Andersen, NITA</w:t>
      </w:r>
    </w:p>
    <w:p w14:paraId="4AF5F2DA" w14:textId="77777777" w:rsidR="00A72F08" w:rsidRDefault="00A72F08" w:rsidP="00A72F08">
      <w:pPr>
        <w:pStyle w:val="PParagraph"/>
      </w:pPr>
      <w:r>
        <w:t>Joakim Recht, NITA/Trifork</w:t>
      </w:r>
    </w:p>
    <w:p w14:paraId="5872794C" w14:textId="77777777" w:rsidR="00A72F08" w:rsidRDefault="00A72F08" w:rsidP="00A72F08">
      <w:pPr>
        <w:pStyle w:val="PParagraph"/>
      </w:pPr>
      <w:r>
        <w:t>Kenneth Bengtsson, NITA/Alfa1lab</w:t>
      </w:r>
    </w:p>
    <w:p w14:paraId="3AA44C39" w14:textId="77777777" w:rsidR="00A72F08" w:rsidRDefault="00A72F08" w:rsidP="00A72F08">
      <w:pPr>
        <w:pStyle w:val="PParagraph"/>
      </w:pPr>
      <w:r>
        <w:t>Klaus Vilstrup Pedersen, DIFI</w:t>
      </w:r>
    </w:p>
    <w:p w14:paraId="4C0D0AF6" w14:textId="77777777" w:rsidR="00A72F08" w:rsidRDefault="00A72F08" w:rsidP="00A72F08">
      <w:pPr>
        <w:pStyle w:val="PParagraph"/>
      </w:pPr>
      <w:r>
        <w:t>Mike Edwards, NITA/IBM (editor)</w:t>
      </w:r>
    </w:p>
    <w:p w14:paraId="2B6A5A8E" w14:textId="77777777" w:rsidR="00A72F08" w:rsidRDefault="00A72F08" w:rsidP="00A72F08">
      <w:pPr>
        <w:pStyle w:val="PParagraph"/>
      </w:pPr>
      <w:r>
        <w:t>Mikkel Hippe Brun, NITA</w:t>
      </w:r>
    </w:p>
    <w:p w14:paraId="2A20D599" w14:textId="77777777" w:rsidR="00A72F08" w:rsidRDefault="00A72F08" w:rsidP="00A72F08">
      <w:pPr>
        <w:pStyle w:val="PParagraph"/>
      </w:pPr>
      <w:r>
        <w:t>Paul Fremantle, NITA/WSO2</w:t>
      </w:r>
    </w:p>
    <w:p w14:paraId="48AF2A85" w14:textId="29CD2032" w:rsidR="00A72F08" w:rsidRDefault="00A72F08" w:rsidP="00A72F08">
      <w:pPr>
        <w:pStyle w:val="PParagraph"/>
      </w:pPr>
      <w:r>
        <w:t>Philip Helger, OpenPeppol Operating Office</w:t>
      </w:r>
    </w:p>
    <w:p w14:paraId="5751AF89" w14:textId="02FF054A" w:rsidR="008C0218" w:rsidRDefault="00A72F08" w:rsidP="00A72F08">
      <w:pPr>
        <w:pStyle w:val="PParagraph"/>
      </w:pPr>
      <w:r>
        <w:t>Thomas Gundel, NITA/IT Crew</w:t>
      </w:r>
    </w:p>
    <w:p w14:paraId="6DD7CC85" w14:textId="77777777" w:rsidR="00EC413E" w:rsidRDefault="00EC413E">
      <w:pPr>
        <w:sectPr w:rsidR="00EC413E" w:rsidSect="00EC413E">
          <w:headerReference w:type="default" r:id="rId13"/>
          <w:footerReference w:type="default" r:id="rId14"/>
          <w:pgSz w:w="11900" w:h="16840"/>
          <w:pgMar w:top="2268" w:right="1440" w:bottom="1440" w:left="1440" w:header="720" w:footer="1077" w:gutter="0"/>
          <w:cols w:space="720"/>
          <w:titlePg/>
          <w:docGrid w:linePitch="360"/>
        </w:sectPr>
      </w:pPr>
    </w:p>
    <w:p w14:paraId="5882BFAE" w14:textId="40CE0009" w:rsidR="006A3FCD" w:rsidRDefault="0031687B">
      <w:pPr>
        <w:pStyle w:val="PHeading1"/>
        <w:numPr>
          <w:ilvl w:val="0"/>
          <w:numId w:val="6"/>
        </w:numPr>
      </w:pPr>
      <w:bookmarkStart w:id="398" w:name="_Toc182255627"/>
      <w:r>
        <w:lastRenderedPageBreak/>
        <w:t>Introduction</w:t>
      </w:r>
      <w:bookmarkEnd w:id="398"/>
    </w:p>
    <w:p w14:paraId="14F20C28" w14:textId="009ADEC4" w:rsidR="0031687B" w:rsidRDefault="00A72F08" w:rsidP="0031687B">
      <w:pPr>
        <w:pStyle w:val="PHeading2"/>
      </w:pPr>
      <w:bookmarkStart w:id="399" w:name="_Toc182255628"/>
      <w:r>
        <w:t>Objective</w:t>
      </w:r>
      <w:bookmarkEnd w:id="399"/>
    </w:p>
    <w:p w14:paraId="30B8FE26" w14:textId="307B37EC" w:rsidR="00A72F08" w:rsidRDefault="00A72F08" w:rsidP="00A72F08">
      <w:pPr>
        <w:pStyle w:val="PParagraph"/>
      </w:pPr>
      <w:r>
        <w:t xml:space="preserve">This document defines the profiles for the discovery and management interfaces for the </w:t>
      </w:r>
      <w:del w:id="400" w:author="PH" w:date="2024-11-11T20:26:00Z" w16du:dateUtc="2024-11-11T19:26:00Z">
        <w:r w:rsidDel="000765F0">
          <w:delText>Business Document Exchange</w:delText>
        </w:r>
      </w:del>
      <w:ins w:id="401" w:author="PH" w:date="2024-11-11T20:26:00Z" w16du:dateUtc="2024-11-11T19:26:00Z">
        <w:r w:rsidR="000765F0">
          <w:t>Peppol</w:t>
        </w:r>
      </w:ins>
      <w:r>
        <w:t xml:space="preserve"> Network </w:t>
      </w:r>
      <w:del w:id="402" w:author="PH" w:date="2024-11-11T20:26:00Z" w16du:dateUtc="2024-11-11T19:26:00Z">
        <w:r w:rsidDel="000765F0">
          <w:delText xml:space="preserve">(BUSDOX) </w:delText>
        </w:r>
      </w:del>
      <w:r>
        <w:t xml:space="preserve">Service Metadata Locator </w:t>
      </w:r>
      <w:ins w:id="403" w:author="PH" w:date="2024-11-11T20:26:00Z" w16du:dateUtc="2024-11-11T19:26:00Z">
        <w:r w:rsidR="000765F0">
          <w:t xml:space="preserve">(SML) </w:t>
        </w:r>
      </w:ins>
      <w:r>
        <w:t xml:space="preserve">service. </w:t>
      </w:r>
    </w:p>
    <w:p w14:paraId="43FAD6AA" w14:textId="786AEFAB" w:rsidR="00A72F08" w:rsidRDefault="00A72F08" w:rsidP="00A72F08">
      <w:pPr>
        <w:pStyle w:val="PParagraph"/>
      </w:pPr>
      <w:r>
        <w:t xml:space="preserve">The </w:t>
      </w:r>
      <w:del w:id="404" w:author="PH" w:date="2024-11-11T20:26:00Z" w16du:dateUtc="2024-11-11T19:26:00Z">
        <w:r w:rsidDel="000765F0">
          <w:delText>Service Metadata Locator</w:delText>
        </w:r>
      </w:del>
      <w:ins w:id="405" w:author="PH" w:date="2024-11-11T20:26:00Z" w16du:dateUtc="2024-11-11T19:26:00Z">
        <w:r w:rsidR="000765F0">
          <w:t>SML</w:t>
        </w:r>
      </w:ins>
      <w:r>
        <w:t xml:space="preserve"> service exposes three interfaces: </w:t>
      </w:r>
    </w:p>
    <w:p w14:paraId="6BED289A" w14:textId="77777777" w:rsidR="00DC1BCB" w:rsidRDefault="00A72F08" w:rsidP="00DC1BCB">
      <w:pPr>
        <w:pStyle w:val="PParagraph"/>
        <w:numPr>
          <w:ilvl w:val="0"/>
          <w:numId w:val="26"/>
        </w:numPr>
      </w:pPr>
      <w:r>
        <w:t>Service Metadata discovery interface</w:t>
      </w:r>
      <w:r w:rsidR="00DC1BCB">
        <w:br/>
      </w:r>
      <w:r>
        <w:t>This is the lookup interface which enables senders to discover service metadata about specific target participants</w:t>
      </w:r>
    </w:p>
    <w:p w14:paraId="515E6CE8" w14:textId="2F9FCAAD" w:rsidR="00DC1BCB" w:rsidRDefault="00A72F08" w:rsidP="00DC1BCB">
      <w:pPr>
        <w:pStyle w:val="PParagraph"/>
        <w:numPr>
          <w:ilvl w:val="0"/>
          <w:numId w:val="26"/>
        </w:numPr>
      </w:pPr>
      <w:r>
        <w:t>Manage participant identifiers interface</w:t>
      </w:r>
      <w:r w:rsidR="00DC1BCB">
        <w:br/>
      </w:r>
      <w:r>
        <w:t xml:space="preserve">This is the interface for Service Metadata </w:t>
      </w:r>
      <w:del w:id="406" w:author="PH" w:date="2024-11-11T21:45:00Z" w16du:dateUtc="2024-11-11T20:45:00Z">
        <w:r w:rsidDel="00354BA7">
          <w:delText xml:space="preserve">publishers </w:delText>
        </w:r>
      </w:del>
      <w:ins w:id="407" w:author="PH" w:date="2024-11-11T21:45:00Z" w16du:dateUtc="2024-11-11T20:45:00Z">
        <w:r w:rsidR="00354BA7">
          <w:t xml:space="preserve">Publishers (SMP) </w:t>
        </w:r>
      </w:ins>
      <w:r>
        <w:t>for managing the metadata relating to specific participant identifiers that they make available.</w:t>
      </w:r>
    </w:p>
    <w:p w14:paraId="36CEF2B6" w14:textId="3F81E19B" w:rsidR="00A72F08" w:rsidRDefault="00A72F08" w:rsidP="00DC1BCB">
      <w:pPr>
        <w:pStyle w:val="PParagraph"/>
        <w:numPr>
          <w:ilvl w:val="0"/>
          <w:numId w:val="26"/>
        </w:numPr>
      </w:pPr>
      <w:r>
        <w:t>Manage service metadata interface</w:t>
      </w:r>
      <w:r w:rsidR="00DC1BCB">
        <w:br/>
      </w:r>
      <w:r>
        <w:t xml:space="preserve">This is the interface for </w:t>
      </w:r>
      <w:del w:id="408" w:author="PH" w:date="2024-11-11T21:45:00Z" w16du:dateUtc="2024-11-11T20:45:00Z">
        <w:r w:rsidDel="00354BA7">
          <w:delText>Service Metadata publishers</w:delText>
        </w:r>
      </w:del>
      <w:ins w:id="409" w:author="PH" w:date="2024-11-11T21:45:00Z" w16du:dateUtc="2024-11-11T20:45:00Z">
        <w:r w:rsidR="00354BA7">
          <w:t>SMP</w:t>
        </w:r>
      </w:ins>
      <w:r>
        <w:t xml:space="preserve"> for managing the metadata about their services, e.g. binding, interface profile and key information. </w:t>
      </w:r>
    </w:p>
    <w:p w14:paraId="5884B044" w14:textId="4D50BF90" w:rsidR="0031687B" w:rsidRPr="00A72F08" w:rsidRDefault="00A72F08" w:rsidP="00A72F08">
      <w:pPr>
        <w:pStyle w:val="PParagraph"/>
      </w:pPr>
      <w:r>
        <w:t>This document describes the physical bindings of the logical interfaces in section</w:t>
      </w:r>
      <w:r w:rsidR="00B46E1F">
        <w:t xml:space="preserve"> </w:t>
      </w:r>
      <w:r w:rsidR="00B46E1F">
        <w:fldChar w:fldCharType="begin"/>
      </w:r>
      <w:r w:rsidR="00B46E1F">
        <w:instrText xml:space="preserve"> REF _Ref182247962 \r \h </w:instrText>
      </w:r>
      <w:r w:rsidR="00B46E1F">
        <w:fldChar w:fldCharType="separate"/>
      </w:r>
      <w:r w:rsidR="00D112DD">
        <w:t>3.1</w:t>
      </w:r>
      <w:r w:rsidR="00B46E1F">
        <w:fldChar w:fldCharType="end"/>
      </w:r>
      <w:r>
        <w:t>.</w:t>
      </w:r>
    </w:p>
    <w:p w14:paraId="676A632B" w14:textId="17635460" w:rsidR="00DC6A49" w:rsidRDefault="00DC6A49" w:rsidP="00DC6A49">
      <w:pPr>
        <w:pStyle w:val="PHeading2"/>
      </w:pPr>
      <w:bookmarkStart w:id="410" w:name="_Toc182255629"/>
      <w:r>
        <w:t>Scope</w:t>
      </w:r>
      <w:bookmarkEnd w:id="410"/>
    </w:p>
    <w:p w14:paraId="776B61A1" w14:textId="1581CB78" w:rsidR="00DC6A49" w:rsidRDefault="00DC6A49" w:rsidP="00DC6A49">
      <w:pPr>
        <w:pStyle w:val="PParagraph"/>
      </w:pPr>
      <w:r>
        <w:t xml:space="preserve">This specification relates to the Technical Transport Layer </w:t>
      </w:r>
      <w:ins w:id="411" w:author="PH" w:date="2024-11-11T20:30:00Z" w16du:dateUtc="2024-11-11T19:30:00Z">
        <w:r w:rsidR="005869C5">
          <w:t>of the Peppol Network</w:t>
        </w:r>
      </w:ins>
      <w:del w:id="412" w:author="PH" w:date="2024-11-11T20:30:00Z" w16du:dateUtc="2024-11-11T19:30:00Z">
        <w:r w:rsidDel="005869C5">
          <w:delText>i.e. BusDox specifications</w:delText>
        </w:r>
      </w:del>
      <w:r>
        <w:t xml:space="preserve">. </w:t>
      </w:r>
      <w:del w:id="413" w:author="PH" w:date="2024-11-11T20:31:00Z" w16du:dateUtc="2024-11-11T19:31:00Z">
        <w:r w:rsidDel="005869C5">
          <w:delText>The BusDox specifications can be used in many interoperability settings. In the Peppol context, i</w:delText>
        </w:r>
      </w:del>
      <w:ins w:id="414" w:author="PH" w:date="2024-11-11T20:31:00Z" w16du:dateUtc="2024-11-11T19:31:00Z">
        <w:r w:rsidR="005869C5">
          <w:t>I</w:t>
        </w:r>
      </w:ins>
      <w:r>
        <w:t xml:space="preserve">t provides transport for </w:t>
      </w:r>
      <w:del w:id="415" w:author="PH" w:date="2024-11-11T20:32:00Z" w16du:dateUtc="2024-11-11T19:32:00Z">
        <w:r w:rsidDel="005869C5">
          <w:delText xml:space="preserve">procurement </w:delText>
        </w:r>
      </w:del>
      <w:ins w:id="416" w:author="PH" w:date="2024-11-11T20:32:00Z" w16du:dateUtc="2024-11-11T19:32:00Z">
        <w:r w:rsidR="005869C5">
          <w:t xml:space="preserve">electronic </w:t>
        </w:r>
      </w:ins>
      <w:r>
        <w:t xml:space="preserve">documents as specified in the Peppol </w:t>
      </w:r>
      <w:del w:id="417" w:author="PH" w:date="2024-11-11T20:33:00Z" w16du:dateUtc="2024-11-11T19:33:00Z">
        <w:r w:rsidDel="005869C5">
          <w:delText>Profiles</w:delText>
        </w:r>
      </w:del>
      <w:ins w:id="418" w:author="PH" w:date="2024-11-11T20:33:00Z" w16du:dateUtc="2024-11-11T19:33:00Z">
        <w:r w:rsidR="005869C5">
          <w:t>BIS</w:t>
        </w:r>
      </w:ins>
      <w:r>
        <w:t>.</w:t>
      </w:r>
    </w:p>
    <w:p w14:paraId="461C025E" w14:textId="77777777" w:rsidR="00DC6A49" w:rsidRDefault="00DC6A49" w:rsidP="00DC6A49">
      <w:pPr>
        <w:pStyle w:val="PParagraph"/>
        <w:keepNext/>
        <w:jc w:val="center"/>
      </w:pPr>
      <w:r w:rsidRPr="008A0862">
        <w:rPr>
          <w:noProof/>
          <w:lang w:val="de-DE" w:eastAsia="de-DE"/>
        </w:rPr>
        <w:lastRenderedPageBreak/>
        <w:drawing>
          <wp:inline distT="0" distB="0" distL="0" distR="0" wp14:anchorId="3BB311DA" wp14:editId="3ED2508F">
            <wp:extent cx="5727700" cy="3012252"/>
            <wp:effectExtent l="0" t="0" r="6350" b="0"/>
            <wp:docPr id="979182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3012252"/>
                    </a:xfrm>
                    <a:prstGeom prst="rect">
                      <a:avLst/>
                    </a:prstGeom>
                    <a:noFill/>
                    <a:ln>
                      <a:noFill/>
                    </a:ln>
                  </pic:spPr>
                </pic:pic>
              </a:graphicData>
            </a:graphic>
          </wp:inline>
        </w:drawing>
      </w:r>
    </w:p>
    <w:p w14:paraId="6402BDCD" w14:textId="067AC2F4" w:rsidR="00C902BA" w:rsidRDefault="00DC6A49" w:rsidP="00DC6A49">
      <w:pPr>
        <w:pStyle w:val="Beschriftung"/>
      </w:pPr>
      <w:r>
        <w:t xml:space="preserve">Figure </w:t>
      </w:r>
      <w:r>
        <w:fldChar w:fldCharType="begin"/>
      </w:r>
      <w:r>
        <w:instrText xml:space="preserve"> SEQ Figure \* ARABIC </w:instrText>
      </w:r>
      <w:r>
        <w:fldChar w:fldCharType="separate"/>
      </w:r>
      <w:r w:rsidR="00D112DD">
        <w:rPr>
          <w:noProof/>
        </w:rPr>
        <w:t>1</w:t>
      </w:r>
      <w:r>
        <w:fldChar w:fldCharType="end"/>
      </w:r>
      <w:r>
        <w:t>: Peppol Interoperability</w:t>
      </w:r>
    </w:p>
    <w:p w14:paraId="1A467F2C" w14:textId="178DDEC0" w:rsidR="00DC6A49" w:rsidRDefault="00DC6A49" w:rsidP="00DC6A49">
      <w:pPr>
        <w:pStyle w:val="PHeading2"/>
        <w:rPr>
          <w:lang w:eastAsia="nb-NO"/>
        </w:rPr>
      </w:pPr>
      <w:bookmarkStart w:id="419" w:name="_Toc182255630"/>
      <w:r>
        <w:rPr>
          <w:lang w:eastAsia="nb-NO"/>
        </w:rPr>
        <w:t>Goals and non-goals</w:t>
      </w:r>
      <w:bookmarkEnd w:id="419"/>
      <w:r>
        <w:rPr>
          <w:lang w:eastAsia="nb-NO"/>
        </w:rPr>
        <w:t xml:space="preserve"> </w:t>
      </w:r>
    </w:p>
    <w:p w14:paraId="1D89767B" w14:textId="5750DC4E" w:rsidR="00DC6A49" w:rsidRDefault="00DC6A49" w:rsidP="00DC6A49">
      <w:pPr>
        <w:pStyle w:val="PParagraph"/>
        <w:rPr>
          <w:lang w:eastAsia="nb-NO"/>
        </w:rPr>
      </w:pPr>
      <w:r>
        <w:rPr>
          <w:lang w:eastAsia="nb-NO"/>
        </w:rPr>
        <w:t>The goal of this document is to describe the interface and transport bindings of the Service Metadata Locator (SML) service. It does not consider its implementation or internal data formats, user management and other procedures related to the operation of this service.</w:t>
      </w:r>
    </w:p>
    <w:p w14:paraId="3D9308B4" w14:textId="70764CC4" w:rsidR="00DC6A49" w:rsidRDefault="00DC6A49" w:rsidP="00DC6A49">
      <w:pPr>
        <w:pStyle w:val="PHeading2"/>
        <w:rPr>
          <w:lang w:eastAsia="nb-NO"/>
        </w:rPr>
      </w:pPr>
      <w:bookmarkStart w:id="420" w:name="_Toc182255631"/>
      <w:r>
        <w:rPr>
          <w:lang w:eastAsia="nb-NO"/>
        </w:rPr>
        <w:t>Terminology</w:t>
      </w:r>
      <w:bookmarkEnd w:id="420"/>
    </w:p>
    <w:p w14:paraId="642707F0" w14:textId="4CC1A7D3" w:rsidR="00DC6A49" w:rsidRDefault="00DC6A49" w:rsidP="00DC6A49">
      <w:pPr>
        <w:pStyle w:val="PParagraph"/>
        <w:rPr>
          <w:lang w:eastAsia="nb-NO"/>
        </w:rPr>
      </w:pPr>
      <w:r>
        <w:rPr>
          <w:lang w:eastAsia="nb-NO"/>
        </w:rPr>
        <w:t>The keywords "MUST", "MUST NOT", "REQUIRED", "SHALL", "SHALL NOT", "SHOULD", "SHOULD NOT", "RECOMMENDED", "MAY", and "OPTIONAL" in this document are to be interpreted as described in RFC 2119 [RFC2119].</w:t>
      </w:r>
    </w:p>
    <w:p w14:paraId="30BE9FE5" w14:textId="77777777" w:rsidR="005823FE" w:rsidRPr="00AB37C7" w:rsidRDefault="005823FE" w:rsidP="005823FE">
      <w:pPr>
        <w:pStyle w:val="PHeading3"/>
      </w:pPr>
      <w:bookmarkStart w:id="421" w:name="_Toc71821142"/>
      <w:bookmarkStart w:id="422" w:name="_Toc182255632"/>
      <w:r>
        <w:t>Notational conventions</w:t>
      </w:r>
      <w:bookmarkEnd w:id="421"/>
      <w:bookmarkEnd w:id="422"/>
    </w:p>
    <w:p w14:paraId="1C08EDCF" w14:textId="1391A672" w:rsidR="005823FE" w:rsidRPr="00424985" w:rsidRDefault="005823FE" w:rsidP="005823FE">
      <w:pPr>
        <w:pStyle w:val="PParagraph"/>
      </w:pPr>
      <w:r w:rsidRPr="00424985">
        <w:t>Pseudo-schemas are provided for each component, before the description of the component. They use BNF-style conventions for attributes and elements:</w:t>
      </w:r>
      <w:r w:rsidR="00CF39B3">
        <w:t xml:space="preserve"> </w:t>
      </w:r>
      <w:r w:rsidRPr="00CF39B3">
        <w:rPr>
          <w:rStyle w:val="InlinecodeZchn"/>
          <w:rFonts w:eastAsiaTheme="minorHAnsi"/>
        </w:rPr>
        <w:t>?</w:t>
      </w:r>
      <w:r w:rsidRPr="00424985">
        <w:t xml:space="preserve"> denotes optionality (i.e. zero or one occurrences), </w:t>
      </w:r>
      <w:r w:rsidRPr="00CF39B3">
        <w:rPr>
          <w:rStyle w:val="InlinecodeZchn"/>
          <w:rFonts w:eastAsiaTheme="minorHAnsi"/>
        </w:rPr>
        <w:t>*</w:t>
      </w:r>
      <w:r w:rsidRPr="00424985">
        <w:t xml:space="preserve"> denotes zero or more occurrences, </w:t>
      </w:r>
      <w:r w:rsidRPr="00CF39B3">
        <w:rPr>
          <w:rStyle w:val="InlinecodeZchn"/>
          <w:rFonts w:eastAsiaTheme="minorHAnsi"/>
        </w:rPr>
        <w:t>+</w:t>
      </w:r>
      <w:r w:rsidRPr="00424985">
        <w:t xml:space="preserve"> one or more occurrences, </w:t>
      </w:r>
      <w:r w:rsidRPr="00CF39B3">
        <w:rPr>
          <w:rStyle w:val="InlinecodeZchn"/>
          <w:rFonts w:eastAsiaTheme="minorHAnsi"/>
        </w:rPr>
        <w:t>[</w:t>
      </w:r>
      <w:r w:rsidRPr="00424985">
        <w:t xml:space="preserve"> and </w:t>
      </w:r>
      <w:r w:rsidRPr="00CF39B3">
        <w:rPr>
          <w:rStyle w:val="InlinecodeZchn"/>
          <w:rFonts w:eastAsiaTheme="minorHAnsi"/>
        </w:rPr>
        <w:t>]</w:t>
      </w:r>
      <w:r w:rsidRPr="00424985">
        <w:t xml:space="preserve"> are used to form groups, and </w:t>
      </w:r>
      <w:r w:rsidRPr="00CF39B3">
        <w:rPr>
          <w:rStyle w:val="InlinecodeZchn"/>
          <w:rFonts w:eastAsiaTheme="minorHAnsi"/>
        </w:rPr>
        <w:t>|</w:t>
      </w:r>
      <w:r w:rsidRPr="00424985">
        <w:t xml:space="preserve"> represents choice. Attributes are conventionally assigned a value which corresponds to their type, as defined in the normative schema. Elements with simple content are conventionally assigned a value which corresponds to the type of their content, as defined in the normative schema. Pseudo schemas do not include extension points for brevity.</w:t>
      </w:r>
    </w:p>
    <w:p w14:paraId="1D97DAF8" w14:textId="77777777" w:rsidR="005823FE" w:rsidRPr="00424985" w:rsidRDefault="005823FE" w:rsidP="005823FE">
      <w:pPr>
        <w:pStyle w:val="Code"/>
      </w:pPr>
      <w:r w:rsidRPr="00424985">
        <w:lastRenderedPageBreak/>
        <w:t>&lt;!-- sampl</w:t>
      </w:r>
      <w:r>
        <w:t>e pseudo-schema --&gt;</w:t>
      </w:r>
    </w:p>
    <w:p w14:paraId="65B81B7B" w14:textId="77777777" w:rsidR="005823FE" w:rsidRPr="00424985" w:rsidRDefault="005823FE" w:rsidP="005823FE">
      <w:pPr>
        <w:pStyle w:val="Code"/>
      </w:pPr>
      <w:r>
        <w:t>&lt;defined_element</w:t>
      </w:r>
    </w:p>
    <w:p w14:paraId="63033125" w14:textId="77777777" w:rsidR="005823FE" w:rsidRPr="00424985" w:rsidRDefault="005823FE" w:rsidP="005823FE">
      <w:pPr>
        <w:pStyle w:val="Code"/>
      </w:pPr>
      <w:r>
        <w:t xml:space="preserve">    </w:t>
      </w:r>
      <w:r w:rsidRPr="00424985">
        <w:t>required_attri</w:t>
      </w:r>
      <w:r>
        <w:t>bute_of_type_string="xs:string"</w:t>
      </w:r>
    </w:p>
    <w:p w14:paraId="0C815520" w14:textId="77777777" w:rsidR="005823FE" w:rsidRPr="00424985" w:rsidRDefault="005823FE" w:rsidP="005823FE">
      <w:pPr>
        <w:pStyle w:val="Code"/>
      </w:pPr>
      <w:r>
        <w:t xml:space="preserve">    </w:t>
      </w:r>
      <w:r w:rsidRPr="00424985">
        <w:t>optional_at</w:t>
      </w:r>
      <w:r>
        <w:t>tribute_of_type_int="xs:int"? &gt;</w:t>
      </w:r>
    </w:p>
    <w:p w14:paraId="58AB69B1" w14:textId="77777777" w:rsidR="005823FE" w:rsidRPr="00424985" w:rsidRDefault="005823FE" w:rsidP="005823FE">
      <w:pPr>
        <w:pStyle w:val="Code"/>
      </w:pPr>
      <w:r>
        <w:t xml:space="preserve">  &lt;required_element /&gt;</w:t>
      </w:r>
    </w:p>
    <w:p w14:paraId="43028690" w14:textId="77777777" w:rsidR="005823FE" w:rsidRPr="00424985" w:rsidRDefault="005823FE" w:rsidP="005823FE">
      <w:pPr>
        <w:pStyle w:val="Code"/>
      </w:pPr>
      <w:r>
        <w:t xml:space="preserve">  &lt;optional_element /&gt;?</w:t>
      </w:r>
    </w:p>
    <w:p w14:paraId="52F1254B" w14:textId="77777777" w:rsidR="005823FE" w:rsidRPr="00424985" w:rsidRDefault="005823FE" w:rsidP="005823FE">
      <w:pPr>
        <w:pStyle w:val="Code"/>
      </w:pPr>
      <w:r>
        <w:t xml:space="preserve">  </w:t>
      </w:r>
      <w:r w:rsidRPr="00424985">
        <w:t>&lt;on</w:t>
      </w:r>
      <w:r>
        <w:t>e_or_more_of_these_elements /&gt;+</w:t>
      </w:r>
    </w:p>
    <w:p w14:paraId="08308611" w14:textId="77777777" w:rsidR="005823FE" w:rsidRPr="00424985" w:rsidRDefault="005823FE" w:rsidP="005823FE">
      <w:pPr>
        <w:pStyle w:val="Code"/>
      </w:pPr>
      <w:r>
        <w:t xml:space="preserve">  </w:t>
      </w:r>
      <w:r w:rsidRPr="00424985">
        <w:t>[</w:t>
      </w:r>
      <w:r>
        <w:t xml:space="preserve"> &lt;choice_1 /&gt; | &lt;choice_2 /&gt; ]*</w:t>
      </w:r>
    </w:p>
    <w:p w14:paraId="4893E928" w14:textId="77777777" w:rsidR="005823FE" w:rsidRPr="00AB37C7" w:rsidRDefault="005823FE" w:rsidP="005823FE">
      <w:pPr>
        <w:pStyle w:val="Code"/>
        <w:rPr>
          <w:lang w:eastAsia="it-IT"/>
        </w:rPr>
      </w:pPr>
      <w:r w:rsidRPr="00424985">
        <w:t>&lt;/defined_element&gt;</w:t>
      </w:r>
    </w:p>
    <w:p w14:paraId="6D647919" w14:textId="77777777" w:rsidR="005823FE" w:rsidRPr="00AB37C7" w:rsidRDefault="005823FE" w:rsidP="005823FE">
      <w:pPr>
        <w:pStyle w:val="PHeading3"/>
      </w:pPr>
      <w:bookmarkStart w:id="423" w:name="_Toc71821143"/>
      <w:bookmarkStart w:id="424" w:name="_Toc182255633"/>
      <w:r>
        <w:t>Normative references</w:t>
      </w:r>
      <w:bookmarkEnd w:id="423"/>
      <w:bookmarkEnd w:id="424"/>
    </w:p>
    <w:p w14:paraId="42869E8E" w14:textId="3F27738A" w:rsidR="005823FE" w:rsidRPr="00AB37C7" w:rsidRDefault="005823FE" w:rsidP="00540AF8">
      <w:pPr>
        <w:ind w:left="1560" w:hanging="1560"/>
      </w:pPr>
      <w:r>
        <w:t>[BDEN-SMP]</w:t>
      </w:r>
      <w:r>
        <w:tab/>
        <w:t xml:space="preserve">“Peppol </w:t>
      </w:r>
      <w:r w:rsidRPr="00AB37C7">
        <w:t>Service Metadata Publishing</w:t>
      </w:r>
      <w:r>
        <w:t xml:space="preserve"> (SMP) </w:t>
      </w:r>
      <w:r w:rsidRPr="00DB6F35">
        <w:t>1.</w:t>
      </w:r>
      <w:del w:id="425" w:author="PH" w:date="2024-11-11T20:12:00Z" w16du:dateUtc="2024-11-11T19:12:00Z">
        <w:r w:rsidRPr="00DB6F35" w:rsidDel="00DB6F35">
          <w:delText>2</w:delText>
        </w:r>
      </w:del>
      <w:ins w:id="426" w:author="PH" w:date="2024-11-11T20:12:00Z" w16du:dateUtc="2024-11-11T19:12:00Z">
        <w:r w:rsidR="00DB6F35">
          <w:t>3</w:t>
        </w:r>
      </w:ins>
      <w:r w:rsidRPr="00DB6F35">
        <w:t>.0</w:t>
      </w:r>
      <w:r>
        <w:t>”</w:t>
      </w:r>
      <w:r w:rsidRPr="00AB37C7">
        <w:t>,</w:t>
      </w:r>
      <w:r>
        <w:br/>
      </w:r>
      <w:ins w:id="427" w:author="PH" w:date="2024-11-11T20:14:00Z" w16du:dateUtc="2024-11-11T19:14:00Z">
        <w:r w:rsidR="000D7692">
          <w:fldChar w:fldCharType="begin"/>
        </w:r>
        <w:r w:rsidR="000D7692">
          <w:instrText>HYPERLINK "</w:instrText>
        </w:r>
        <w:r w:rsidR="000D7692" w:rsidRPr="000D7692">
          <w:rPr>
            <w:rPrChange w:id="428" w:author="PH" w:date="2024-11-11T20:14:00Z" w16du:dateUtc="2024-11-11T19:14:00Z">
              <w:rPr>
                <w:rStyle w:val="Hyperlink"/>
              </w:rPr>
            </w:rPrChange>
          </w:rPr>
          <w:instrText>https://docs.peppol.eu/edelivery/</w:instrText>
        </w:r>
        <w:r w:rsidR="000D7692">
          <w:instrText>"</w:instrText>
        </w:r>
      </w:ins>
      <w:ins w:id="429" w:author="PH" w:date="2024-11-11T22:13:00Z" w16du:dateUtc="2024-11-11T21:13:00Z"/>
      <w:ins w:id="430" w:author="PH" w:date="2024-11-11T20:14:00Z" w16du:dateUtc="2024-11-11T19:14:00Z">
        <w:r w:rsidR="000D7692">
          <w:fldChar w:fldCharType="separate"/>
        </w:r>
        <w:r w:rsidR="000D7692" w:rsidRPr="000D7692">
          <w:rPr>
            <w:rStyle w:val="Hyperlink"/>
          </w:rPr>
          <w:t>https://docs.peppol.eu/edelivery/</w:t>
        </w:r>
        <w:r w:rsidR="000D7692">
          <w:fldChar w:fldCharType="end"/>
        </w:r>
        <w:r w:rsidR="000D7692" w:rsidDel="00B52FC7">
          <w:t xml:space="preserve"> </w:t>
        </w:r>
      </w:ins>
      <w:del w:id="431" w:author="PH" w:date="2024-11-11T20:13:00Z" w16du:dateUtc="2024-11-11T19:13:00Z">
        <w:r w:rsidDel="00B52FC7">
          <w:fldChar w:fldCharType="begin"/>
        </w:r>
        <w:r w:rsidDel="00B52FC7">
          <w:delInstrText>HYPERLINK "https://docs.peppol.eu/edelivery/smp/PEPPOL-EDN-Service-Metadata-Publishing-1.2.0-2021-02-24.pdf"</w:delInstrText>
        </w:r>
        <w:r w:rsidDel="00B52FC7">
          <w:fldChar w:fldCharType="separate"/>
        </w:r>
        <w:r w:rsidRPr="00891225" w:rsidDel="00B52FC7">
          <w:rPr>
            <w:rStyle w:val="Hyperlink"/>
          </w:rPr>
          <w:delText>https://docs.peppol.eu/edelivery/smp/PEPPOL-EDN-Service-Metadata-Publishing-1.2.0-2021-02-24.pdf</w:delText>
        </w:r>
        <w:r w:rsidDel="00B52FC7">
          <w:rPr>
            <w:rStyle w:val="Hyperlink"/>
          </w:rPr>
          <w:fldChar w:fldCharType="end"/>
        </w:r>
      </w:del>
    </w:p>
    <w:p w14:paraId="417D8BC5" w14:textId="739534C3" w:rsidR="005823FE" w:rsidRPr="00AB37C7" w:rsidRDefault="005823FE" w:rsidP="00540AF8">
      <w:pPr>
        <w:ind w:left="1560" w:hanging="1560"/>
      </w:pPr>
      <w:r>
        <w:t>[XML-DSIG]</w:t>
      </w:r>
      <w:r>
        <w:tab/>
        <w:t>“</w:t>
      </w:r>
      <w:r w:rsidRPr="00AB37C7">
        <w:t>XML Signature Syntax and Processing (Second Edition)</w:t>
      </w:r>
      <w:r>
        <w:t>”,</w:t>
      </w:r>
      <w:r>
        <w:br/>
      </w:r>
      <w:ins w:id="432" w:author="PH" w:date="2024-11-11T20:14:00Z" w16du:dateUtc="2024-11-11T19:14:00Z">
        <w:r w:rsidR="00802474">
          <w:fldChar w:fldCharType="begin"/>
        </w:r>
        <w:r w:rsidR="00802474">
          <w:instrText>HYPERLINK "</w:instrText>
        </w:r>
        <w:r w:rsidR="00802474" w:rsidRPr="00802474">
          <w:instrText>https://www.w3.org/TR/xmldsig-core/</w:instrText>
        </w:r>
        <w:r w:rsidR="00802474">
          <w:instrText>"</w:instrText>
        </w:r>
      </w:ins>
      <w:ins w:id="433" w:author="PH" w:date="2024-11-11T22:13:00Z" w16du:dateUtc="2024-11-11T21:13:00Z"/>
      <w:ins w:id="434" w:author="PH" w:date="2024-11-11T20:14:00Z" w16du:dateUtc="2024-11-11T19:14:00Z">
        <w:r w:rsidR="00802474">
          <w:fldChar w:fldCharType="separate"/>
        </w:r>
        <w:r w:rsidR="00802474" w:rsidRPr="00384CB6">
          <w:rPr>
            <w:rStyle w:val="Hyperlink"/>
          </w:rPr>
          <w:t>https://www.w3.org/TR/xmldsig-core/</w:t>
        </w:r>
        <w:r w:rsidR="00802474">
          <w:fldChar w:fldCharType="end"/>
        </w:r>
      </w:ins>
      <w:del w:id="435" w:author="PH" w:date="2024-11-11T20:14:00Z" w16du:dateUtc="2024-11-11T19:14:00Z">
        <w:r w:rsidDel="00802474">
          <w:fldChar w:fldCharType="begin"/>
        </w:r>
        <w:r w:rsidDel="00802474">
          <w:delInstrText>HYPERLINK "http://www.w3.org/TR/xmldsig-core/"</w:delInstrText>
        </w:r>
        <w:r w:rsidDel="00802474">
          <w:fldChar w:fldCharType="separate"/>
        </w:r>
        <w:r w:rsidRPr="00427B26" w:rsidDel="00802474">
          <w:rPr>
            <w:rStyle w:val="Hyperlink"/>
          </w:rPr>
          <w:delText>http://www.w3.org/TR/xmldsig-core/</w:delText>
        </w:r>
        <w:r w:rsidDel="00802474">
          <w:rPr>
            <w:rStyle w:val="Hyperlink"/>
          </w:rPr>
          <w:fldChar w:fldCharType="end"/>
        </w:r>
      </w:del>
    </w:p>
    <w:p w14:paraId="0867EAC6" w14:textId="728473CF" w:rsidR="005823FE" w:rsidRPr="00AB37C7" w:rsidRDefault="005823FE" w:rsidP="00540AF8">
      <w:pPr>
        <w:ind w:left="1560" w:hanging="1560"/>
      </w:pPr>
      <w:r w:rsidRPr="00AB37C7">
        <w:t>[RFC-2119]</w:t>
      </w:r>
      <w:r>
        <w:tab/>
        <w:t>“</w:t>
      </w:r>
      <w:r w:rsidRPr="00AB37C7">
        <w:t>Key words for use in RFCs to Indicate R</w:t>
      </w:r>
      <w:r>
        <w:t>equirement Levels”</w:t>
      </w:r>
      <w:r w:rsidRPr="00AB37C7">
        <w:t>,</w:t>
      </w:r>
      <w:r>
        <w:br/>
      </w:r>
      <w:ins w:id="436" w:author="PH" w:date="2024-11-11T20:17:00Z" w16du:dateUtc="2024-11-11T19:17:00Z">
        <w:r w:rsidR="007C28FE">
          <w:fldChar w:fldCharType="begin"/>
        </w:r>
        <w:r w:rsidR="007C28FE">
          <w:instrText>HYPERLINK "</w:instrText>
        </w:r>
        <w:r w:rsidR="007C28FE" w:rsidRPr="007C28FE">
          <w:instrText>https://datatracker.ietf.org/doc/html/rfc2119</w:instrText>
        </w:r>
        <w:r w:rsidR="007C28FE">
          <w:instrText>"</w:instrText>
        </w:r>
      </w:ins>
      <w:ins w:id="437" w:author="PH" w:date="2024-11-11T22:13:00Z" w16du:dateUtc="2024-11-11T21:13:00Z"/>
      <w:ins w:id="438" w:author="PH" w:date="2024-11-11T20:17:00Z" w16du:dateUtc="2024-11-11T19:17:00Z">
        <w:r w:rsidR="007C28FE">
          <w:fldChar w:fldCharType="separate"/>
        </w:r>
        <w:r w:rsidR="007C28FE" w:rsidRPr="00384CB6">
          <w:rPr>
            <w:rStyle w:val="Hyperlink"/>
          </w:rPr>
          <w:t>https://datatracker.ietf.org/doc/html/rfc2119</w:t>
        </w:r>
        <w:r w:rsidR="007C28FE">
          <w:fldChar w:fldCharType="end"/>
        </w:r>
      </w:ins>
      <w:del w:id="439" w:author="PH" w:date="2024-11-11T20:14:00Z" w16du:dateUtc="2024-11-11T19:14:00Z">
        <w:r w:rsidDel="00802474">
          <w:fldChar w:fldCharType="begin"/>
        </w:r>
        <w:r w:rsidDel="00802474">
          <w:delInstrText>HYPERLINK "http://www.ietf.org/rfc/rfc2119.txt"</w:delInstrText>
        </w:r>
        <w:r w:rsidDel="00802474">
          <w:fldChar w:fldCharType="separate"/>
        </w:r>
        <w:r w:rsidRPr="00427B26" w:rsidDel="00802474">
          <w:rPr>
            <w:rStyle w:val="Hyperlink"/>
          </w:rPr>
          <w:delText>http://www.ietf.org/rfc/rfc2119.txt</w:delText>
        </w:r>
        <w:r w:rsidDel="00802474">
          <w:rPr>
            <w:rStyle w:val="Hyperlink"/>
          </w:rPr>
          <w:fldChar w:fldCharType="end"/>
        </w:r>
      </w:del>
    </w:p>
    <w:p w14:paraId="15A6581E" w14:textId="7F732321" w:rsidR="005823FE" w:rsidRDefault="005823FE" w:rsidP="00540AF8">
      <w:pPr>
        <w:ind w:left="1560" w:hanging="1560"/>
      </w:pPr>
      <w:r w:rsidRPr="00AB37C7">
        <w:t>[RFC3986]</w:t>
      </w:r>
      <w:r>
        <w:tab/>
        <w:t>“</w:t>
      </w:r>
      <w:r w:rsidRPr="00AB37C7">
        <w:t>Uniform Resource Identifier (URI): Generic Syntax</w:t>
      </w:r>
      <w:r>
        <w:t>”</w:t>
      </w:r>
      <w:r w:rsidRPr="00AB37C7">
        <w:t>,</w:t>
      </w:r>
      <w:r>
        <w:br/>
      </w:r>
      <w:ins w:id="440" w:author="PH" w:date="2024-11-11T20:17:00Z" w16du:dateUtc="2024-11-11T19:17:00Z">
        <w:r w:rsidR="00773C4D">
          <w:fldChar w:fldCharType="begin"/>
        </w:r>
        <w:r w:rsidR="00773C4D">
          <w:instrText>HYPERLINK "</w:instrText>
        </w:r>
        <w:r w:rsidR="00773C4D" w:rsidRPr="00773C4D">
          <w:instrText>https://datatracker.ietf.org/doc/html/rfc3986</w:instrText>
        </w:r>
        <w:r w:rsidR="00773C4D">
          <w:instrText>"</w:instrText>
        </w:r>
      </w:ins>
      <w:ins w:id="441" w:author="PH" w:date="2024-11-11T22:13:00Z" w16du:dateUtc="2024-11-11T21:13:00Z"/>
      <w:ins w:id="442" w:author="PH" w:date="2024-11-11T20:17:00Z" w16du:dateUtc="2024-11-11T19:17:00Z">
        <w:r w:rsidR="00773C4D">
          <w:fldChar w:fldCharType="separate"/>
        </w:r>
        <w:r w:rsidR="00773C4D" w:rsidRPr="00384CB6">
          <w:rPr>
            <w:rStyle w:val="Hyperlink"/>
          </w:rPr>
          <w:t>https://datatracker.ietf.org/doc/html</w:t>
        </w:r>
        <w:r w:rsidR="00773C4D" w:rsidRPr="00384CB6">
          <w:rPr>
            <w:rStyle w:val="Hyperlink"/>
          </w:rPr>
          <w:t>/</w:t>
        </w:r>
        <w:r w:rsidR="00773C4D" w:rsidRPr="00384CB6">
          <w:rPr>
            <w:rStyle w:val="Hyperlink"/>
          </w:rPr>
          <w:t>rfc3986</w:t>
        </w:r>
        <w:r w:rsidR="00773C4D">
          <w:fldChar w:fldCharType="end"/>
        </w:r>
      </w:ins>
      <w:del w:id="443" w:author="PH" w:date="2024-11-11T20:15:00Z" w16du:dateUtc="2024-11-11T19:15:00Z">
        <w:r w:rsidDel="00526E7C">
          <w:fldChar w:fldCharType="begin"/>
        </w:r>
        <w:r w:rsidDel="00526E7C">
          <w:delInstrText>HYPERLINK "http://tools.ietf.org/html/rfc3986"</w:delInstrText>
        </w:r>
        <w:r w:rsidDel="00526E7C">
          <w:fldChar w:fldCharType="separate"/>
        </w:r>
        <w:r w:rsidRPr="00427B26" w:rsidDel="00526E7C">
          <w:rPr>
            <w:rStyle w:val="Hyperlink"/>
          </w:rPr>
          <w:delText>http://tools.ietf.org/html/rfc3986</w:delText>
        </w:r>
        <w:r w:rsidDel="00526E7C">
          <w:rPr>
            <w:rStyle w:val="Hyperlink"/>
          </w:rPr>
          <w:fldChar w:fldCharType="end"/>
        </w:r>
      </w:del>
    </w:p>
    <w:p w14:paraId="6627A8D1" w14:textId="7F17A285" w:rsidR="007A0070" w:rsidRDefault="007A0070" w:rsidP="007A0070">
      <w:pPr>
        <w:ind w:left="1560" w:hanging="1560"/>
        <w:rPr>
          <w:ins w:id="444" w:author="PH" w:date="2024-11-11T22:06:00Z" w16du:dateUtc="2024-11-11T21:06:00Z"/>
        </w:rPr>
      </w:pPr>
      <w:ins w:id="445" w:author="PH" w:date="2024-11-11T22:06:00Z" w16du:dateUtc="2024-11-11T21:06:00Z">
        <w:r w:rsidRPr="007A0070">
          <w:t>[RFC4848]</w:t>
        </w:r>
        <w:r>
          <w:tab/>
          <w:t xml:space="preserve">“Domain-Based Application Service Location Using URIs and             the Dynamic Delegation Discovery Service (DDDS)”, </w:t>
        </w:r>
        <w:r>
          <w:fldChar w:fldCharType="begin"/>
        </w:r>
        <w:r>
          <w:instrText>HYPERLINK "</w:instrText>
        </w:r>
        <w:r w:rsidRPr="007A0070">
          <w:instrText>https://datatracker.ietf.org/doc/html/rfc4848</w:instrText>
        </w:r>
        <w:r>
          <w:instrText>"</w:instrText>
        </w:r>
      </w:ins>
      <w:ins w:id="446" w:author="PH" w:date="2024-11-11T22:13:00Z" w16du:dateUtc="2024-11-11T21:13:00Z"/>
      <w:ins w:id="447" w:author="PH" w:date="2024-11-11T22:06:00Z" w16du:dateUtc="2024-11-11T21:06:00Z">
        <w:r>
          <w:fldChar w:fldCharType="separate"/>
        </w:r>
        <w:r w:rsidRPr="009B7E99">
          <w:rPr>
            <w:rStyle w:val="Hyperlink"/>
          </w:rPr>
          <w:t>https://datatracker.ietf.org/doc/html/rfc4848</w:t>
        </w:r>
        <w:r>
          <w:fldChar w:fldCharType="end"/>
        </w:r>
      </w:ins>
    </w:p>
    <w:p w14:paraId="298F347E" w14:textId="716B80E4" w:rsidR="005823FE" w:rsidRDefault="005823FE" w:rsidP="00540AF8">
      <w:pPr>
        <w:ind w:left="1560" w:hanging="1560"/>
        <w:rPr>
          <w:ins w:id="448" w:author="PH" w:date="2024-11-11T21:17:00Z" w16du:dateUtc="2024-11-11T20:17:00Z"/>
        </w:rPr>
      </w:pPr>
      <w:r>
        <w:rPr>
          <w:lang w:eastAsia="it-IT"/>
        </w:rPr>
        <w:t>[PFUOI4]</w:t>
      </w:r>
      <w:r>
        <w:rPr>
          <w:lang w:eastAsia="it-IT"/>
        </w:rPr>
        <w:tab/>
        <w:t xml:space="preserve">“Peppol Policy for use of Identifiers </w:t>
      </w:r>
      <w:r w:rsidRPr="00DB6F35">
        <w:rPr>
          <w:lang w:eastAsia="it-IT"/>
        </w:rPr>
        <w:t>4.</w:t>
      </w:r>
      <w:del w:id="449" w:author="PH" w:date="2024-11-11T20:12:00Z" w16du:dateUtc="2024-11-11T19:12:00Z">
        <w:r w:rsidRPr="00DB6F35" w:rsidDel="0065344A">
          <w:rPr>
            <w:lang w:eastAsia="it-IT"/>
          </w:rPr>
          <w:delText>1</w:delText>
        </w:r>
      </w:del>
      <w:ins w:id="450" w:author="PH" w:date="2024-11-11T21:29:00Z" w16du:dateUtc="2024-11-11T20:29:00Z">
        <w:r w:rsidR="00814C1E">
          <w:rPr>
            <w:lang w:eastAsia="it-IT"/>
          </w:rPr>
          <w:t>4</w:t>
        </w:r>
      </w:ins>
      <w:r w:rsidRPr="00DB6F35">
        <w:rPr>
          <w:lang w:eastAsia="it-IT"/>
        </w:rPr>
        <w:t>.0</w:t>
      </w:r>
      <w:r>
        <w:rPr>
          <w:lang w:eastAsia="it-IT"/>
        </w:rPr>
        <w:t>”,</w:t>
      </w:r>
      <w:r>
        <w:rPr>
          <w:lang w:eastAsia="it-IT"/>
        </w:rPr>
        <w:br/>
      </w:r>
      <w:ins w:id="451" w:author="PH" w:date="2024-11-11T20:13:00Z" w16du:dateUtc="2024-11-11T19:13:00Z">
        <w:r w:rsidR="000D7692">
          <w:fldChar w:fldCharType="begin"/>
        </w:r>
        <w:r w:rsidR="000D7692">
          <w:instrText>HYPERLINK "</w:instrText>
        </w:r>
        <w:r w:rsidR="000D7692" w:rsidRPr="000D7692">
          <w:rPr>
            <w:rPrChange w:id="452" w:author="PH" w:date="2024-11-11T20:13:00Z" w16du:dateUtc="2024-11-11T19:13:00Z">
              <w:rPr>
                <w:rStyle w:val="Hyperlink"/>
              </w:rPr>
            </w:rPrChange>
          </w:rPr>
          <w:instrText>https://docs.peppol.eu/edelivery/</w:instrText>
        </w:r>
        <w:r w:rsidR="000D7692">
          <w:instrText>"</w:instrText>
        </w:r>
      </w:ins>
      <w:ins w:id="453" w:author="PH" w:date="2024-11-11T22:13:00Z" w16du:dateUtc="2024-11-11T21:13:00Z"/>
      <w:ins w:id="454" w:author="PH" w:date="2024-11-11T20:13:00Z" w16du:dateUtc="2024-11-11T19:13:00Z">
        <w:r w:rsidR="000D7692">
          <w:fldChar w:fldCharType="separate"/>
        </w:r>
        <w:r w:rsidR="000D7692" w:rsidRPr="000D7692">
          <w:rPr>
            <w:rStyle w:val="Hyperlink"/>
          </w:rPr>
          <w:t>https://docs.peppol.eu/edelivery/</w:t>
        </w:r>
        <w:r w:rsidR="000D7692">
          <w:fldChar w:fldCharType="end"/>
        </w:r>
      </w:ins>
      <w:del w:id="455" w:author="PH" w:date="2024-11-11T20:13:00Z" w16du:dateUtc="2024-11-11T19:13:00Z">
        <w:r w:rsidDel="000D7692">
          <w:fldChar w:fldCharType="begin"/>
        </w:r>
        <w:r w:rsidDel="000D7692">
          <w:delInstrText>HYPERLINK "https://docs.peppol.eu/edelivery/policies/PEPPOL-EDN-Policy-for-use-of-identifiers-4.1.0-2020-03-11.pdf"</w:delInstrText>
        </w:r>
        <w:r w:rsidDel="000D7692">
          <w:fldChar w:fldCharType="separate"/>
        </w:r>
        <w:r w:rsidRPr="00891225" w:rsidDel="000D7692">
          <w:rPr>
            <w:rStyle w:val="Hyperlink"/>
            <w:lang w:eastAsia="it-IT"/>
          </w:rPr>
          <w:delText>https://docs.peppol.eu/edelivery/policies/PEPPOL-EDN-Policy-for-use-of-identifiers-4.1.0-2020-03-11.pdf</w:delText>
        </w:r>
        <w:r w:rsidDel="000D7692">
          <w:rPr>
            <w:rStyle w:val="Hyperlink"/>
            <w:lang w:eastAsia="it-IT"/>
          </w:rPr>
          <w:fldChar w:fldCharType="end"/>
        </w:r>
      </w:del>
    </w:p>
    <w:p w14:paraId="1FAE2FEF" w14:textId="654C514E" w:rsidR="00E561A7" w:rsidRPr="00AB37C7" w:rsidRDefault="00E561A7" w:rsidP="00540AF8">
      <w:pPr>
        <w:ind w:left="1560" w:hanging="1560"/>
      </w:pPr>
      <w:ins w:id="456" w:author="PH" w:date="2024-11-11T21:17:00Z" w16du:dateUtc="2024-11-11T20:17:00Z">
        <w:r>
          <w:t>[BDXL1]</w:t>
        </w:r>
        <w:r>
          <w:tab/>
          <w:t>“</w:t>
        </w:r>
        <w:r w:rsidRPr="00E561A7">
          <w:t>Business Document Metadata Service Location Version 1.0</w:t>
        </w:r>
        <w:r>
          <w:t xml:space="preserve">”, </w:t>
        </w:r>
        <w:r>
          <w:fldChar w:fldCharType="begin"/>
        </w:r>
        <w:r>
          <w:instrText>HYPERLINK "</w:instrText>
        </w:r>
        <w:r w:rsidRPr="00E561A7">
          <w:instrText>https://docs.oasis-open.org/bdxr/BDX-Location/v1.0/BDX-Location-v1.0.html</w:instrText>
        </w:r>
        <w:r>
          <w:instrText>"</w:instrText>
        </w:r>
      </w:ins>
      <w:ins w:id="457" w:author="PH" w:date="2024-11-11T22:13:00Z" w16du:dateUtc="2024-11-11T21:13:00Z"/>
      <w:ins w:id="458" w:author="PH" w:date="2024-11-11T21:17:00Z" w16du:dateUtc="2024-11-11T20:17:00Z">
        <w:r>
          <w:fldChar w:fldCharType="separate"/>
        </w:r>
        <w:r w:rsidRPr="00384CB6">
          <w:rPr>
            <w:rStyle w:val="Hyperlink"/>
          </w:rPr>
          <w:t>https://docs.oasis-open.org/bdxr/BDX-Location/v1.0/BDX-Location-v1.0.html</w:t>
        </w:r>
        <w:r>
          <w:fldChar w:fldCharType="end"/>
        </w:r>
      </w:ins>
    </w:p>
    <w:p w14:paraId="75DD8516" w14:textId="77777777" w:rsidR="005823FE" w:rsidRPr="00AB37C7" w:rsidRDefault="005823FE" w:rsidP="005823FE">
      <w:pPr>
        <w:pStyle w:val="PHeading3"/>
      </w:pPr>
      <w:bookmarkStart w:id="459" w:name="_Toc71821144"/>
      <w:bookmarkStart w:id="460" w:name="_Toc182255634"/>
      <w:r>
        <w:t>Non-normative references</w:t>
      </w:r>
      <w:bookmarkEnd w:id="459"/>
      <w:bookmarkEnd w:id="460"/>
    </w:p>
    <w:p w14:paraId="4E47897D" w14:textId="6AD2C13F" w:rsidR="005823FE" w:rsidRPr="00AB37C7" w:rsidRDefault="005823FE" w:rsidP="00540AF8">
      <w:pPr>
        <w:ind w:left="1560" w:hanging="1560"/>
      </w:pPr>
      <w:r w:rsidRPr="00AB37C7">
        <w:t>[WSDL-2.0]</w:t>
      </w:r>
      <w:r>
        <w:tab/>
        <w:t>“</w:t>
      </w:r>
      <w:r w:rsidRPr="00AB37C7">
        <w:t>Web Services Description Language (WSDL) Version 2.0 Part 1: Core Language</w:t>
      </w:r>
      <w:r>
        <w:t>”</w:t>
      </w:r>
      <w:r w:rsidRPr="00AB37C7">
        <w:t>,</w:t>
      </w:r>
      <w:r>
        <w:br/>
      </w:r>
      <w:ins w:id="461" w:author="PH" w:date="2024-11-11T20:16:00Z" w16du:dateUtc="2024-11-11T19:16:00Z">
        <w:r w:rsidR="007539E0">
          <w:fldChar w:fldCharType="begin"/>
        </w:r>
        <w:r w:rsidR="007539E0">
          <w:instrText>HYPERLINK "</w:instrText>
        </w:r>
        <w:r w:rsidR="007539E0" w:rsidRPr="007539E0">
          <w:instrText>https://www.w3.org/TR/wsdl20/</w:instrText>
        </w:r>
        <w:r w:rsidR="007539E0">
          <w:instrText>"</w:instrText>
        </w:r>
      </w:ins>
      <w:ins w:id="462" w:author="PH" w:date="2024-11-11T22:13:00Z" w16du:dateUtc="2024-11-11T21:13:00Z"/>
      <w:ins w:id="463" w:author="PH" w:date="2024-11-11T20:16:00Z" w16du:dateUtc="2024-11-11T19:16:00Z">
        <w:r w:rsidR="007539E0">
          <w:fldChar w:fldCharType="separate"/>
        </w:r>
        <w:r w:rsidR="007539E0" w:rsidRPr="00384CB6">
          <w:rPr>
            <w:rStyle w:val="Hyperlink"/>
          </w:rPr>
          <w:t>https://www.w3.org/TR/wsdl20/</w:t>
        </w:r>
        <w:r w:rsidR="007539E0">
          <w:fldChar w:fldCharType="end"/>
        </w:r>
      </w:ins>
      <w:del w:id="464" w:author="PH" w:date="2024-11-11T20:16:00Z" w16du:dateUtc="2024-11-11T19:16:00Z">
        <w:r w:rsidDel="007539E0">
          <w:fldChar w:fldCharType="begin"/>
        </w:r>
        <w:r w:rsidDel="007539E0">
          <w:delInstrText>HYPERLINK "http://www.w3.org/TR/wsdl20/"</w:delInstrText>
        </w:r>
        <w:r w:rsidDel="007539E0">
          <w:fldChar w:fldCharType="separate"/>
        </w:r>
        <w:r w:rsidRPr="00427B26" w:rsidDel="007539E0">
          <w:rPr>
            <w:rStyle w:val="Hyperlink"/>
          </w:rPr>
          <w:delText>http://www.w3.org/TR/wsdl20/</w:delText>
        </w:r>
        <w:r w:rsidDel="007539E0">
          <w:rPr>
            <w:rStyle w:val="Hyperlink"/>
          </w:rPr>
          <w:fldChar w:fldCharType="end"/>
        </w:r>
      </w:del>
    </w:p>
    <w:p w14:paraId="29725ADA" w14:textId="39E068F9" w:rsidR="005823FE" w:rsidRPr="00AB37C7" w:rsidRDefault="005823FE" w:rsidP="00540AF8">
      <w:pPr>
        <w:ind w:left="1560" w:hanging="1560"/>
      </w:pPr>
      <w:r w:rsidRPr="00AB37C7">
        <w:t>[WS-I BP]</w:t>
      </w:r>
      <w:r>
        <w:tab/>
        <w:t>“</w:t>
      </w:r>
      <w:r w:rsidRPr="00AB37C7">
        <w:t>WS-I Basic Profile Version 1.1</w:t>
      </w:r>
      <w:r>
        <w:t>”,</w:t>
      </w:r>
      <w:r>
        <w:br/>
      </w:r>
      <w:r>
        <w:fldChar w:fldCharType="begin"/>
      </w:r>
      <w:r>
        <w:instrText>HYPERLINK "http://www.ws-i.org/Profiles/BasicProfile-1.1.html"</w:instrText>
      </w:r>
      <w:ins w:id="465" w:author="PH" w:date="2024-11-11T22:13:00Z" w16du:dateUtc="2024-11-11T21:13:00Z"/>
      <w:r>
        <w:fldChar w:fldCharType="separate"/>
      </w:r>
      <w:r w:rsidRPr="00427B26">
        <w:rPr>
          <w:rStyle w:val="Hyperlink"/>
        </w:rPr>
        <w:t>http://www.ws-i.org/Profiles/BasicProfile-1.1.html</w:t>
      </w:r>
      <w:r>
        <w:rPr>
          <w:rStyle w:val="Hyperlink"/>
        </w:rPr>
        <w:fldChar w:fldCharType="end"/>
      </w:r>
    </w:p>
    <w:p w14:paraId="231419E4" w14:textId="246D4072" w:rsidR="005823FE" w:rsidRPr="00AB37C7" w:rsidRDefault="005823FE" w:rsidP="00540AF8">
      <w:pPr>
        <w:ind w:left="1560" w:hanging="1560"/>
      </w:pPr>
      <w:r w:rsidRPr="00AB37C7">
        <w:t>[WS-I BSP]</w:t>
      </w:r>
      <w:r>
        <w:tab/>
        <w:t>“</w:t>
      </w:r>
      <w:r w:rsidRPr="00AB37C7">
        <w:t>WS-I Basic Security Profile Version 1.0</w:t>
      </w:r>
      <w:r>
        <w:t>”,</w:t>
      </w:r>
      <w:r>
        <w:br/>
      </w:r>
      <w:r>
        <w:fldChar w:fldCharType="begin"/>
      </w:r>
      <w:r>
        <w:instrText>HYPERLINK "http://www.ws-i.org/Profiles/BasicSecurityProfile-1.0.html"</w:instrText>
      </w:r>
      <w:ins w:id="466" w:author="PH" w:date="2024-11-11T22:13:00Z" w16du:dateUtc="2024-11-11T21:13:00Z"/>
      <w:r>
        <w:fldChar w:fldCharType="separate"/>
      </w:r>
      <w:r w:rsidRPr="00427B26">
        <w:rPr>
          <w:rStyle w:val="Hyperlink"/>
        </w:rPr>
        <w:t>http://www.ws-i.org/Profiles/BasicSecurityProfile-1.0.html</w:t>
      </w:r>
      <w:r>
        <w:rPr>
          <w:rStyle w:val="Hyperlink"/>
        </w:rPr>
        <w:fldChar w:fldCharType="end"/>
      </w:r>
    </w:p>
    <w:p w14:paraId="5531F840" w14:textId="68386521" w:rsidR="005823FE" w:rsidRPr="00AB37C7" w:rsidRDefault="005823FE" w:rsidP="00540AF8">
      <w:pPr>
        <w:ind w:left="1560" w:hanging="1560"/>
      </w:pPr>
      <w:r w:rsidRPr="00AB37C7">
        <w:lastRenderedPageBreak/>
        <w:t>[DNS-1034]</w:t>
      </w:r>
      <w:r>
        <w:tab/>
        <w:t>“</w:t>
      </w:r>
      <w:r w:rsidRPr="00AB37C7">
        <w:t>Domain Names - Concepts and Facilities</w:t>
      </w:r>
      <w:r>
        <w:t>”,</w:t>
      </w:r>
      <w:r>
        <w:br/>
      </w:r>
      <w:ins w:id="467" w:author="PH" w:date="2024-11-11T20:16:00Z" w16du:dateUtc="2024-11-11T19:16:00Z">
        <w:r w:rsidR="00977307">
          <w:fldChar w:fldCharType="begin"/>
        </w:r>
        <w:r w:rsidR="00977307">
          <w:instrText>HYPERLINK "</w:instrText>
        </w:r>
        <w:r w:rsidR="00977307" w:rsidRPr="00977307">
          <w:instrText>https://datatracker.ietf.org/doc/html/rfc1034</w:instrText>
        </w:r>
        <w:r w:rsidR="00977307">
          <w:instrText>"</w:instrText>
        </w:r>
      </w:ins>
      <w:ins w:id="468" w:author="PH" w:date="2024-11-11T22:13:00Z" w16du:dateUtc="2024-11-11T21:13:00Z"/>
      <w:ins w:id="469" w:author="PH" w:date="2024-11-11T20:16:00Z" w16du:dateUtc="2024-11-11T19:16:00Z">
        <w:r w:rsidR="00977307">
          <w:fldChar w:fldCharType="separate"/>
        </w:r>
        <w:r w:rsidR="00977307" w:rsidRPr="00384CB6">
          <w:rPr>
            <w:rStyle w:val="Hyperlink"/>
          </w:rPr>
          <w:t>https://datatracker.ietf.org/doc/html/rfc1034</w:t>
        </w:r>
        <w:r w:rsidR="00977307">
          <w:fldChar w:fldCharType="end"/>
        </w:r>
      </w:ins>
      <w:del w:id="470" w:author="PH" w:date="2024-11-11T20:16:00Z" w16du:dateUtc="2024-11-11T19:16:00Z">
        <w:r w:rsidDel="00977307">
          <w:fldChar w:fldCharType="begin"/>
        </w:r>
        <w:r w:rsidDel="00977307">
          <w:delInstrText>HYPERLINK "http://tools.ietf.org/html/rfc1034"</w:delInstrText>
        </w:r>
        <w:r w:rsidDel="00977307">
          <w:fldChar w:fldCharType="separate"/>
        </w:r>
        <w:r w:rsidRPr="00427B26" w:rsidDel="00977307">
          <w:rPr>
            <w:rStyle w:val="Hyperlink"/>
          </w:rPr>
          <w:delText>http://tools.ietf.org/html/rfc1034</w:delText>
        </w:r>
        <w:r w:rsidDel="00977307">
          <w:rPr>
            <w:rStyle w:val="Hyperlink"/>
          </w:rPr>
          <w:fldChar w:fldCharType="end"/>
        </w:r>
      </w:del>
    </w:p>
    <w:p w14:paraId="790D8078" w14:textId="68A30B68" w:rsidR="005823FE" w:rsidRDefault="005823FE" w:rsidP="00540AF8">
      <w:pPr>
        <w:ind w:left="1560" w:hanging="1560"/>
        <w:rPr>
          <w:ins w:id="471" w:author="PH" w:date="2024-11-11T21:25:00Z" w16du:dateUtc="2024-11-11T20:25:00Z"/>
        </w:rPr>
      </w:pPr>
      <w:r w:rsidRPr="00AB37C7">
        <w:t>[DNS-1035]</w:t>
      </w:r>
      <w:r>
        <w:tab/>
        <w:t>“</w:t>
      </w:r>
      <w:r w:rsidRPr="00AB37C7">
        <w:t>Domain Names - Implementation and Specification</w:t>
      </w:r>
      <w:r>
        <w:t>”,</w:t>
      </w:r>
      <w:r>
        <w:br/>
      </w:r>
      <w:ins w:id="472" w:author="PH" w:date="2024-11-11T20:17:00Z" w16du:dateUtc="2024-11-11T19:17:00Z">
        <w:r w:rsidR="00977307">
          <w:fldChar w:fldCharType="begin"/>
        </w:r>
        <w:r w:rsidR="00977307">
          <w:instrText>HYPERLINK "</w:instrText>
        </w:r>
        <w:r w:rsidR="00977307" w:rsidRPr="00977307">
          <w:instrText>https://datatracker.ietf.org/doc/html/rfc1035</w:instrText>
        </w:r>
        <w:r w:rsidR="00977307">
          <w:instrText>"</w:instrText>
        </w:r>
      </w:ins>
      <w:ins w:id="473" w:author="PH" w:date="2024-11-11T22:13:00Z" w16du:dateUtc="2024-11-11T21:13:00Z"/>
      <w:ins w:id="474" w:author="PH" w:date="2024-11-11T20:17:00Z" w16du:dateUtc="2024-11-11T19:17:00Z">
        <w:r w:rsidR="00977307">
          <w:fldChar w:fldCharType="separate"/>
        </w:r>
        <w:r w:rsidR="00977307" w:rsidRPr="00384CB6">
          <w:rPr>
            <w:rStyle w:val="Hyperlink"/>
          </w:rPr>
          <w:t>https://datatracker.ietf.org/doc/html/rfc1035</w:t>
        </w:r>
        <w:r w:rsidR="00977307">
          <w:fldChar w:fldCharType="end"/>
        </w:r>
      </w:ins>
      <w:del w:id="475" w:author="PH" w:date="2024-11-11T20:17:00Z" w16du:dateUtc="2024-11-11T19:17:00Z">
        <w:r w:rsidDel="00977307">
          <w:fldChar w:fldCharType="begin"/>
        </w:r>
        <w:r w:rsidDel="00977307">
          <w:delInstrText>HYPERLINK "http://tools.ietf.org/html/rfc1035"</w:delInstrText>
        </w:r>
        <w:r w:rsidDel="00977307">
          <w:fldChar w:fldCharType="separate"/>
        </w:r>
        <w:r w:rsidRPr="00427B26" w:rsidDel="00977307">
          <w:rPr>
            <w:rStyle w:val="Hyperlink"/>
          </w:rPr>
          <w:delText>http://tools.ietf.org/html/rfc1035</w:delText>
        </w:r>
        <w:r w:rsidDel="00977307">
          <w:rPr>
            <w:rStyle w:val="Hyperlink"/>
          </w:rPr>
          <w:fldChar w:fldCharType="end"/>
        </w:r>
      </w:del>
    </w:p>
    <w:p w14:paraId="3BED1693" w14:textId="6CD5B03C" w:rsidR="00273BFC" w:rsidRPr="00AB37C7" w:rsidRDefault="00273BFC" w:rsidP="00273BFC">
      <w:pPr>
        <w:ind w:left="1560" w:hanging="1560"/>
      </w:pPr>
      <w:ins w:id="476" w:author="PH" w:date="2024-11-11T21:25:00Z" w16du:dateUtc="2024-11-11T20:25:00Z">
        <w:r>
          <w:t>[SHA256]</w:t>
        </w:r>
        <w:r>
          <w:tab/>
          <w:t xml:space="preserve">“US Secure Hash Algorithms (SHA and SHA-based HMAC and HKDF)”, </w:t>
        </w:r>
        <w:r>
          <w:fldChar w:fldCharType="begin"/>
        </w:r>
        <w:r>
          <w:instrText>HYPERLINK "</w:instrText>
        </w:r>
        <w:r w:rsidRPr="00273BFC">
          <w:instrText>https://datatracker.ietf.org/doc/html/rfc6234</w:instrText>
        </w:r>
        <w:r>
          <w:instrText>"</w:instrText>
        </w:r>
      </w:ins>
      <w:ins w:id="477" w:author="PH" w:date="2024-11-11T22:13:00Z" w16du:dateUtc="2024-11-11T21:13:00Z"/>
      <w:ins w:id="478" w:author="PH" w:date="2024-11-11T21:25:00Z" w16du:dateUtc="2024-11-11T20:25:00Z">
        <w:r>
          <w:fldChar w:fldCharType="separate"/>
        </w:r>
        <w:r w:rsidRPr="00384CB6">
          <w:rPr>
            <w:rStyle w:val="Hyperlink"/>
          </w:rPr>
          <w:t>https://datatracker.ietf.org/doc/html/rfc6234</w:t>
        </w:r>
        <w:r>
          <w:fldChar w:fldCharType="end"/>
        </w:r>
      </w:ins>
    </w:p>
    <w:p w14:paraId="160677E7" w14:textId="2104BE8B" w:rsidR="005823FE" w:rsidRPr="000A7B75" w:rsidDel="00273BFC" w:rsidRDefault="005823FE" w:rsidP="00540AF8">
      <w:pPr>
        <w:ind w:left="1560" w:hanging="1560"/>
        <w:rPr>
          <w:del w:id="479" w:author="PH" w:date="2024-11-11T21:25:00Z" w16du:dateUtc="2024-11-11T20:25:00Z"/>
        </w:rPr>
      </w:pPr>
      <w:del w:id="480" w:author="PH" w:date="2024-11-11T21:25:00Z" w16du:dateUtc="2024-11-11T20:25:00Z">
        <w:r w:rsidRPr="000A7B75" w:rsidDel="00273BFC">
          <w:delText>[MD5]</w:delText>
        </w:r>
        <w:r w:rsidRPr="000A7B75" w:rsidDel="00273BFC">
          <w:tab/>
          <w:delText>“The MD5 Message-Digest Algorithm”,</w:delText>
        </w:r>
        <w:r w:rsidDel="00273BFC">
          <w:br/>
        </w:r>
      </w:del>
      <w:del w:id="481" w:author="PH" w:date="2024-11-11T20:17:00Z" w16du:dateUtc="2024-11-11T19:17:00Z">
        <w:r w:rsidDel="00977307">
          <w:fldChar w:fldCharType="begin"/>
        </w:r>
        <w:r w:rsidDel="00977307">
          <w:delInstrText>HYPERLINK "http://tools.ietf.org/html/rfc1321"</w:delInstrText>
        </w:r>
        <w:r w:rsidDel="00977307">
          <w:fldChar w:fldCharType="separate"/>
        </w:r>
        <w:r w:rsidRPr="000A7B75" w:rsidDel="00977307">
          <w:rPr>
            <w:rStyle w:val="Hyperlink"/>
          </w:rPr>
          <w:delText>http://tools.ietf.org/html/rfc1321</w:delText>
        </w:r>
        <w:r w:rsidDel="00977307">
          <w:rPr>
            <w:rStyle w:val="Hyperlink"/>
          </w:rPr>
          <w:fldChar w:fldCharType="end"/>
        </w:r>
      </w:del>
      <w:bookmarkStart w:id="482" w:name="_Toc182253877"/>
      <w:bookmarkStart w:id="483" w:name="_Toc182254515"/>
      <w:bookmarkEnd w:id="482"/>
      <w:bookmarkEnd w:id="483"/>
    </w:p>
    <w:p w14:paraId="11329996" w14:textId="02208682" w:rsidR="005823FE" w:rsidRPr="00AB37C7" w:rsidRDefault="005823FE" w:rsidP="005823FE">
      <w:pPr>
        <w:pStyle w:val="PHeading2"/>
      </w:pPr>
      <w:bookmarkStart w:id="484" w:name="_Toc71821145"/>
      <w:bookmarkStart w:id="485" w:name="_Toc182255635"/>
      <w:r w:rsidRPr="00AB37C7">
        <w:t>Namespaces</w:t>
      </w:r>
      <w:bookmarkEnd w:id="484"/>
      <w:bookmarkEnd w:id="485"/>
    </w:p>
    <w:p w14:paraId="011E9D74" w14:textId="559828A2" w:rsidR="00654262" w:rsidRDefault="005823FE" w:rsidP="00654262">
      <w:pPr>
        <w:pStyle w:val="PParagraph"/>
      </w:pPr>
      <w:r w:rsidRPr="00182A54">
        <w:t>The following table lists XML namespaces that are used in this document. The choice of any namespace prefix is arbitrary and not semantically significant.</w:t>
      </w:r>
    </w:p>
    <w:tbl>
      <w:tblPr>
        <w:tblStyle w:val="HelleListe-Akzent11"/>
        <w:tblW w:w="0" w:type="auto"/>
        <w:tblLook w:val="0420" w:firstRow="1" w:lastRow="0" w:firstColumn="0" w:lastColumn="0" w:noHBand="0" w:noVBand="1"/>
      </w:tblPr>
      <w:tblGrid>
        <w:gridCol w:w="747"/>
        <w:gridCol w:w="4571"/>
      </w:tblGrid>
      <w:tr w:rsidR="00654262" w14:paraId="2A6A9FC5" w14:textId="77777777" w:rsidTr="000765F0">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0538A5D7" w14:textId="31F3F5D5" w:rsidR="00654262" w:rsidRDefault="00654262" w:rsidP="00654262">
            <w:pPr>
              <w:pStyle w:val="PParagraph"/>
              <w:ind w:left="0"/>
            </w:pPr>
            <w:r>
              <w:t>Prefix</w:t>
            </w:r>
          </w:p>
        </w:tc>
        <w:tc>
          <w:tcPr>
            <w:tcW w:w="0" w:type="auto"/>
          </w:tcPr>
          <w:p w14:paraId="693ED47D" w14:textId="393A257A" w:rsidR="00654262" w:rsidRDefault="00654262" w:rsidP="00654262">
            <w:pPr>
              <w:pStyle w:val="PParagraph"/>
              <w:ind w:left="0"/>
            </w:pPr>
            <w:r>
              <w:t>Namespace URI</w:t>
            </w:r>
          </w:p>
        </w:tc>
      </w:tr>
      <w:tr w:rsidR="00654262" w14:paraId="60AB7B7D"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578012AB" w14:textId="0140DC77" w:rsidR="00654262" w:rsidRDefault="00654262" w:rsidP="00654262">
            <w:pPr>
              <w:pStyle w:val="PParagraph"/>
              <w:ind w:left="0"/>
            </w:pPr>
            <w:r>
              <w:t>ids</w:t>
            </w:r>
          </w:p>
        </w:tc>
        <w:tc>
          <w:tcPr>
            <w:tcW w:w="0" w:type="auto"/>
          </w:tcPr>
          <w:p w14:paraId="67591C9C" w14:textId="583B3E55" w:rsidR="00654262" w:rsidRDefault="00654262" w:rsidP="00654262">
            <w:pPr>
              <w:pStyle w:val="PParagraph"/>
              <w:ind w:left="0"/>
            </w:pPr>
            <w:r>
              <w:t>http://busdox.org/transport/identifiers/1.0/</w:t>
            </w:r>
          </w:p>
        </w:tc>
      </w:tr>
      <w:tr w:rsidR="00654262" w14:paraId="5F0D4CEF" w14:textId="77777777" w:rsidTr="000765F0">
        <w:tc>
          <w:tcPr>
            <w:tcW w:w="0" w:type="auto"/>
          </w:tcPr>
          <w:p w14:paraId="2DAD5D0D" w14:textId="6048105F" w:rsidR="00654262" w:rsidRDefault="00654262" w:rsidP="00654262">
            <w:pPr>
              <w:pStyle w:val="PParagraph"/>
              <w:ind w:left="0"/>
            </w:pPr>
            <w:r>
              <w:t>lrs</w:t>
            </w:r>
          </w:p>
        </w:tc>
        <w:tc>
          <w:tcPr>
            <w:tcW w:w="0" w:type="auto"/>
          </w:tcPr>
          <w:p w14:paraId="6ED7921D" w14:textId="6F2A6508" w:rsidR="00654262" w:rsidRDefault="00654262" w:rsidP="00654262">
            <w:pPr>
              <w:pStyle w:val="PParagraph"/>
              <w:ind w:left="0"/>
            </w:pPr>
            <w:r>
              <w:t>http://busdox.org/serviceMetadata/locator/1.0/</w:t>
            </w:r>
          </w:p>
        </w:tc>
      </w:tr>
      <w:tr w:rsidR="00654262" w14:paraId="249BA64A"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1C4D43F8" w14:textId="2D394818" w:rsidR="00654262" w:rsidRDefault="00654262" w:rsidP="00654262">
            <w:pPr>
              <w:pStyle w:val="PParagraph"/>
              <w:ind w:left="0"/>
            </w:pPr>
            <w:r>
              <w:t>soap</w:t>
            </w:r>
          </w:p>
        </w:tc>
        <w:tc>
          <w:tcPr>
            <w:tcW w:w="0" w:type="auto"/>
          </w:tcPr>
          <w:p w14:paraId="5B353E16" w14:textId="09B970D5" w:rsidR="00654262" w:rsidRDefault="00654262" w:rsidP="00654262">
            <w:pPr>
              <w:pStyle w:val="PParagraph"/>
              <w:ind w:left="0"/>
            </w:pPr>
            <w:r>
              <w:t>http://schemas.xmlsoap.org/wsdl/soap/</w:t>
            </w:r>
          </w:p>
        </w:tc>
      </w:tr>
      <w:tr w:rsidR="00654262" w14:paraId="53F5CFC2" w14:textId="77777777" w:rsidTr="000765F0">
        <w:tc>
          <w:tcPr>
            <w:tcW w:w="0" w:type="auto"/>
          </w:tcPr>
          <w:p w14:paraId="024725A0" w14:textId="43566175" w:rsidR="00654262" w:rsidRDefault="00654262" w:rsidP="00654262">
            <w:pPr>
              <w:pStyle w:val="PParagraph"/>
              <w:ind w:left="0"/>
            </w:pPr>
            <w:r>
              <w:t>wsdl</w:t>
            </w:r>
          </w:p>
        </w:tc>
        <w:tc>
          <w:tcPr>
            <w:tcW w:w="0" w:type="auto"/>
          </w:tcPr>
          <w:p w14:paraId="7E7B1C33" w14:textId="1F320367" w:rsidR="00654262" w:rsidRDefault="00654262" w:rsidP="00654262">
            <w:pPr>
              <w:pStyle w:val="PParagraph"/>
              <w:ind w:left="0"/>
            </w:pPr>
            <w:r>
              <w:t>http://schemas.xmlsoap.org/wsdl/</w:t>
            </w:r>
          </w:p>
        </w:tc>
      </w:tr>
      <w:tr w:rsidR="00654262" w14:paraId="5504BAF1"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1830205E" w14:textId="56976724" w:rsidR="00654262" w:rsidRDefault="00654262" w:rsidP="00654262">
            <w:pPr>
              <w:pStyle w:val="PParagraph"/>
              <w:ind w:left="0"/>
            </w:pPr>
            <w:r>
              <w:t>xs</w:t>
            </w:r>
          </w:p>
        </w:tc>
        <w:tc>
          <w:tcPr>
            <w:tcW w:w="0" w:type="auto"/>
          </w:tcPr>
          <w:p w14:paraId="0956764A" w14:textId="5A3568B0" w:rsidR="00654262" w:rsidRDefault="00654262" w:rsidP="00654262">
            <w:pPr>
              <w:pStyle w:val="PParagraph"/>
              <w:ind w:left="0"/>
            </w:pPr>
            <w:r>
              <w:t>http://www.w3.org/2001/XMLSchema</w:t>
            </w:r>
          </w:p>
        </w:tc>
      </w:tr>
    </w:tbl>
    <w:p w14:paraId="52B70D9C" w14:textId="004CC102" w:rsidR="005A2D99" w:rsidRDefault="005A2D99" w:rsidP="005A2D99">
      <w:pPr>
        <w:pStyle w:val="PHeading1"/>
        <w:rPr>
          <w:lang w:eastAsia="nb-NO"/>
        </w:rPr>
      </w:pPr>
      <w:bookmarkStart w:id="486" w:name="_Toc182255636"/>
      <w:r>
        <w:rPr>
          <w:lang w:eastAsia="nb-NO"/>
        </w:rPr>
        <w:t>The Service Discovery Process</w:t>
      </w:r>
      <w:bookmarkEnd w:id="486"/>
    </w:p>
    <w:p w14:paraId="5391F755" w14:textId="06623585" w:rsidR="005A2D99" w:rsidRDefault="005A2D99" w:rsidP="005A2D99">
      <w:pPr>
        <w:pStyle w:val="PParagraph"/>
        <w:rPr>
          <w:lang w:eastAsia="nb-NO"/>
        </w:rPr>
      </w:pPr>
      <w:r>
        <w:rPr>
          <w:lang w:eastAsia="nb-NO"/>
        </w:rPr>
        <w:t xml:space="preserve">The interfaces of the Service Metadata Locator (SML) service and the Service Metadata Publisher (SMP) service cover both sender-side lookup and metadata management performed by SMPs. </w:t>
      </w:r>
      <w:del w:id="487" w:author="PH" w:date="2024-11-11T20:35:00Z" w16du:dateUtc="2024-11-11T19:35:00Z">
        <w:r w:rsidDel="001C3F69">
          <w:rPr>
            <w:lang w:eastAsia="nb-NO"/>
          </w:rPr>
          <w:delText>BUSDOX mandates t</w:delText>
        </w:r>
      </w:del>
      <w:ins w:id="488" w:author="PH" w:date="2024-11-11T20:35:00Z" w16du:dateUtc="2024-11-11T19:35:00Z">
        <w:r w:rsidR="001C3F69">
          <w:rPr>
            <w:lang w:eastAsia="nb-NO"/>
          </w:rPr>
          <w:t>T</w:t>
        </w:r>
      </w:ins>
      <w:r>
        <w:rPr>
          <w:lang w:eastAsia="nb-NO"/>
        </w:rPr>
        <w:t xml:space="preserve">he following interfaces </w:t>
      </w:r>
      <w:ins w:id="489" w:author="PH" w:date="2024-11-11T20:35:00Z" w16du:dateUtc="2024-11-11T19:35:00Z">
        <w:r w:rsidR="001C3F69">
          <w:rPr>
            <w:lang w:eastAsia="nb-NO"/>
          </w:rPr>
          <w:t xml:space="preserve">are mandated </w:t>
        </w:r>
      </w:ins>
      <w:r>
        <w:rPr>
          <w:lang w:eastAsia="nb-NO"/>
        </w:rPr>
        <w:t>for these services:</w:t>
      </w:r>
    </w:p>
    <w:p w14:paraId="21CA53AB" w14:textId="5619DAE3" w:rsidR="005A2D99" w:rsidRDefault="005A2D99" w:rsidP="005A2D99">
      <w:pPr>
        <w:pStyle w:val="PParagraph"/>
        <w:numPr>
          <w:ilvl w:val="0"/>
          <w:numId w:val="27"/>
        </w:numPr>
        <w:rPr>
          <w:lang w:eastAsia="nb-NO"/>
        </w:rPr>
      </w:pPr>
      <w:del w:id="490" w:author="PH" w:date="2024-11-11T21:48:00Z" w16du:dateUtc="2024-11-11T20:48:00Z">
        <w:r w:rsidDel="00EE4F69">
          <w:rPr>
            <w:lang w:eastAsia="nb-NO"/>
          </w:rPr>
          <w:delText>Service Metadata Locator</w:delText>
        </w:r>
      </w:del>
      <w:ins w:id="491" w:author="PH" w:date="2024-11-11T21:48:00Z" w16du:dateUtc="2024-11-11T20:48:00Z">
        <w:r w:rsidR="00EE4F69">
          <w:rPr>
            <w:lang w:eastAsia="nb-NO"/>
          </w:rPr>
          <w:t>SML</w:t>
        </w:r>
      </w:ins>
      <w:r>
        <w:rPr>
          <w:lang w:eastAsia="nb-NO"/>
        </w:rPr>
        <w:t>:</w:t>
      </w:r>
    </w:p>
    <w:p w14:paraId="69F88E27" w14:textId="55C61277" w:rsidR="005A2D99" w:rsidRDefault="005A2D99" w:rsidP="005A2D99">
      <w:pPr>
        <w:pStyle w:val="PParagraph"/>
        <w:numPr>
          <w:ilvl w:val="1"/>
          <w:numId w:val="27"/>
        </w:numPr>
        <w:rPr>
          <w:lang w:eastAsia="nb-NO"/>
        </w:rPr>
      </w:pPr>
      <w:r>
        <w:rPr>
          <w:lang w:eastAsia="nb-NO"/>
        </w:rPr>
        <w:t>Discovery interface for senders</w:t>
      </w:r>
    </w:p>
    <w:p w14:paraId="7F724F7F" w14:textId="413BDF38" w:rsidR="005A2D99" w:rsidRDefault="005A2D99">
      <w:pPr>
        <w:pStyle w:val="PParagraph"/>
        <w:numPr>
          <w:ilvl w:val="1"/>
          <w:numId w:val="27"/>
        </w:numPr>
        <w:rPr>
          <w:lang w:eastAsia="nb-NO"/>
        </w:rPr>
        <w:pPrChange w:id="492" w:author="PH" w:date="2024-11-11T21:48:00Z" w16du:dateUtc="2024-11-11T20:48:00Z">
          <w:pPr>
            <w:pStyle w:val="PParagraph"/>
            <w:numPr>
              <w:numId w:val="27"/>
            </w:numPr>
            <w:ind w:left="1077" w:hanging="360"/>
          </w:pPr>
        </w:pPrChange>
      </w:pPr>
      <w:r>
        <w:rPr>
          <w:lang w:eastAsia="nb-NO"/>
        </w:rPr>
        <w:t>Management interface for SMPs</w:t>
      </w:r>
    </w:p>
    <w:p w14:paraId="5F60B977" w14:textId="65D94DAA" w:rsidR="005A2D99" w:rsidRDefault="005A2D99">
      <w:pPr>
        <w:pStyle w:val="PParagraph"/>
        <w:numPr>
          <w:ilvl w:val="0"/>
          <w:numId w:val="27"/>
        </w:numPr>
        <w:rPr>
          <w:lang w:eastAsia="nb-NO"/>
        </w:rPr>
        <w:pPrChange w:id="493" w:author="PH" w:date="2024-11-11T21:48:00Z" w16du:dateUtc="2024-11-11T20:48:00Z">
          <w:pPr>
            <w:pStyle w:val="PParagraph"/>
            <w:numPr>
              <w:ilvl w:val="1"/>
              <w:numId w:val="27"/>
            </w:numPr>
            <w:ind w:left="1797" w:hanging="360"/>
          </w:pPr>
        </w:pPrChange>
      </w:pPr>
      <w:del w:id="494" w:author="PH" w:date="2024-11-11T21:48:00Z" w16du:dateUtc="2024-11-11T20:48:00Z">
        <w:r w:rsidDel="00EE4F69">
          <w:rPr>
            <w:lang w:eastAsia="nb-NO"/>
          </w:rPr>
          <w:delText>Service Metadata Publishers</w:delText>
        </w:r>
      </w:del>
      <w:ins w:id="495" w:author="PH" w:date="2024-11-11T21:48:00Z" w16du:dateUtc="2024-11-11T20:48:00Z">
        <w:r w:rsidR="00EE4F69">
          <w:rPr>
            <w:lang w:eastAsia="nb-NO"/>
          </w:rPr>
          <w:t>SMP</w:t>
        </w:r>
      </w:ins>
      <w:r>
        <w:rPr>
          <w:lang w:eastAsia="nb-NO"/>
        </w:rPr>
        <w:t>:</w:t>
      </w:r>
    </w:p>
    <w:p w14:paraId="1CB7EDAA" w14:textId="6E127064" w:rsidR="005A2D99" w:rsidRDefault="005A2D99" w:rsidP="005A2D99">
      <w:pPr>
        <w:pStyle w:val="PParagraph"/>
        <w:numPr>
          <w:ilvl w:val="1"/>
          <w:numId w:val="27"/>
        </w:numPr>
        <w:rPr>
          <w:lang w:eastAsia="nb-NO"/>
        </w:rPr>
      </w:pPr>
      <w:r>
        <w:rPr>
          <w:lang w:eastAsia="nb-NO"/>
        </w:rPr>
        <w:t>Discovery interface for senders</w:t>
      </w:r>
    </w:p>
    <w:p w14:paraId="572547A8" w14:textId="1F9C31D7" w:rsidR="005A2D99" w:rsidRDefault="005A2D99" w:rsidP="005A2D99">
      <w:pPr>
        <w:pStyle w:val="PParagraph"/>
        <w:rPr>
          <w:lang w:eastAsia="nb-NO"/>
        </w:rPr>
      </w:pPr>
      <w:r>
        <w:rPr>
          <w:lang w:eastAsia="nb-NO"/>
        </w:rPr>
        <w:lastRenderedPageBreak/>
        <w:t xml:space="preserve">This specification only covers the interfaces for the </w:t>
      </w:r>
      <w:del w:id="496" w:author="PH" w:date="2024-11-11T20:35:00Z" w16du:dateUtc="2024-11-11T19:35:00Z">
        <w:r w:rsidDel="003C48E5">
          <w:rPr>
            <w:lang w:eastAsia="nb-NO"/>
          </w:rPr>
          <w:delText>Service Metadata Locator</w:delText>
        </w:r>
      </w:del>
      <w:ins w:id="497" w:author="PH" w:date="2024-11-11T20:35:00Z" w16du:dateUtc="2024-11-11T19:35:00Z">
        <w:r w:rsidR="003C48E5">
          <w:rPr>
            <w:lang w:eastAsia="nb-NO"/>
          </w:rPr>
          <w:t>SML</w:t>
        </w:r>
      </w:ins>
      <w:r>
        <w:rPr>
          <w:lang w:eastAsia="nb-NO"/>
        </w:rPr>
        <w:t>.</w:t>
      </w:r>
    </w:p>
    <w:p w14:paraId="3C92D2EB" w14:textId="56CF808B" w:rsidR="005823FE" w:rsidRDefault="005A2D99" w:rsidP="005A2D99">
      <w:pPr>
        <w:pStyle w:val="PParagraph"/>
        <w:rPr>
          <w:lang w:eastAsia="nb-NO"/>
        </w:rPr>
      </w:pPr>
      <w:r>
        <w:rPr>
          <w:lang w:eastAsia="nb-NO"/>
        </w:rPr>
        <w:t xml:space="preserve">The </w:t>
      </w:r>
      <w:del w:id="498" w:author="PH" w:date="2024-11-11T20:36:00Z" w16du:dateUtc="2024-11-11T19:36:00Z">
        <w:r w:rsidDel="00562368">
          <w:rPr>
            <w:lang w:eastAsia="nb-NO"/>
          </w:rPr>
          <w:delText>Service Metadata Locator</w:delText>
        </w:r>
      </w:del>
      <w:ins w:id="499" w:author="PH" w:date="2024-11-11T20:36:00Z" w16du:dateUtc="2024-11-11T19:36:00Z">
        <w:r w:rsidR="00562368">
          <w:rPr>
            <w:lang w:eastAsia="nb-NO"/>
          </w:rPr>
          <w:t>SML</w:t>
        </w:r>
      </w:ins>
      <w:r>
        <w:rPr>
          <w:lang w:eastAsia="nb-NO"/>
        </w:rPr>
        <w:t xml:space="preserve"> service specification is based on the use of DNS (Domain Name System) lookups to find the address of the Service Metadata for a given participant ID [DNS-1034] [DNS-1035]. This approach has the advantage that it does not need a single central server to run the Discovery interface, with its associated single point of failure. Instead, the already distributed and highly redundant infrastructure which supports DNS is used. The SML service itself thus plays the role of providing controlled access to the creation and update of entries in the DNS.</w:t>
      </w:r>
    </w:p>
    <w:p w14:paraId="229FCA7D" w14:textId="77777777" w:rsidR="005A2D99" w:rsidRPr="001B5D58" w:rsidRDefault="005A2D99" w:rsidP="005A2D99">
      <w:pPr>
        <w:pStyle w:val="PHeading2"/>
      </w:pPr>
      <w:bookmarkStart w:id="500" w:name="_Toc71821147"/>
      <w:bookmarkStart w:id="501" w:name="_Toc182255637"/>
      <w:r w:rsidRPr="001B5D58">
        <w:t>Discovery flow</w:t>
      </w:r>
      <w:bookmarkEnd w:id="500"/>
      <w:bookmarkEnd w:id="501"/>
    </w:p>
    <w:p w14:paraId="6727D30F" w14:textId="4AE8520F" w:rsidR="005A2D99" w:rsidRPr="001B5D58" w:rsidRDefault="005A2D99" w:rsidP="005A2D99">
      <w:pPr>
        <w:pStyle w:val="PParagraph"/>
      </w:pPr>
      <w:r w:rsidRPr="001B5D58">
        <w:t xml:space="preserve">For a sender, the first step in the Discovery process is to establish the location of the Service Metadata relating to the particular Participant Identifier to which the sender wants to transmit a message. Each participant identifier is registered with one and only one </w:t>
      </w:r>
      <w:del w:id="502" w:author="PH" w:date="2024-11-11T20:41:00Z" w16du:dateUtc="2024-11-11T19:41:00Z">
        <w:r w:rsidRPr="001B5D58" w:rsidDel="00AF71CD">
          <w:delText>Service Metadata Publisher</w:delText>
        </w:r>
      </w:del>
      <w:ins w:id="503" w:author="PH" w:date="2024-11-11T20:41:00Z" w16du:dateUtc="2024-11-11T19:41:00Z">
        <w:r w:rsidR="00AF71CD">
          <w:t>SMP</w:t>
        </w:r>
      </w:ins>
      <w:r w:rsidRPr="001B5D58">
        <w:t>. The sender constructs the address for the service metadata for a given recipient participant identifier using a stand</w:t>
      </w:r>
      <w:r>
        <w:t>ard format, as follows:</w:t>
      </w:r>
    </w:p>
    <w:p w14:paraId="7DD8C262" w14:textId="77777777" w:rsidR="005A2D99" w:rsidRPr="001B5D58" w:rsidRDefault="005A2D99" w:rsidP="005A2D99">
      <w:pPr>
        <w:pStyle w:val="Code"/>
      </w:pPr>
      <w:r w:rsidRPr="001B5D58">
        <w:t>http://&lt;hash over recipientID&gt;.&lt;schemeID&gt;.&lt;SML domain&gt;/&lt;recip</w:t>
      </w:r>
      <w:r>
        <w:t>ientID&gt;/services/&lt;documentType&gt;</w:t>
      </w:r>
    </w:p>
    <w:p w14:paraId="7FA624EE" w14:textId="07686408" w:rsidR="005A2D99" w:rsidRPr="001B5D58" w:rsidRDefault="005A2D99" w:rsidP="005A2D99">
      <w:pPr>
        <w:pStyle w:val="PParagraph"/>
      </w:pPr>
      <w:r w:rsidRPr="001B5D58">
        <w:t xml:space="preserve">The sender uses this URL in an HTTP GET operation which returns the metadata relating to that recipient and the specific document type (for details, see the </w:t>
      </w:r>
      <w:del w:id="504" w:author="PH" w:date="2024-11-11T20:57:00Z" w16du:dateUtc="2024-11-11T19:57:00Z">
        <w:r w:rsidRPr="001B5D58" w:rsidDel="00A878E8">
          <w:delText>Service Metadata Publishing</w:delText>
        </w:r>
      </w:del>
      <w:ins w:id="505" w:author="PH" w:date="2024-11-11T20:57:00Z" w16du:dateUtc="2024-11-11T19:57:00Z">
        <w:r w:rsidR="00A878E8">
          <w:t>SMP</w:t>
        </w:r>
      </w:ins>
      <w:r w:rsidRPr="001B5D58">
        <w:t xml:space="preserve"> specification [BDEN-SMP]). The sender can obtain the information necessary to transmit a message containing that document type to that recipient from the returned metadata. This sequence is shown in</w:t>
      </w:r>
      <w:r>
        <w:t xml:space="preserve"> </w:t>
      </w:r>
      <w:r>
        <w:fldChar w:fldCharType="begin"/>
      </w:r>
      <w:r>
        <w:instrText xml:space="preserve"> REF _Ref182237180 \h </w:instrText>
      </w:r>
      <w:r>
        <w:fldChar w:fldCharType="separate"/>
      </w:r>
      <w:ins w:id="506" w:author="PH" w:date="2024-11-11T22:13:00Z" w16du:dateUtc="2024-11-11T21:13:00Z">
        <w:r w:rsidR="00D112DD">
          <w:t xml:space="preserve">Figure </w:t>
        </w:r>
        <w:r w:rsidR="00D112DD">
          <w:rPr>
            <w:noProof/>
          </w:rPr>
          <w:t>2</w:t>
        </w:r>
      </w:ins>
      <w:r>
        <w:fldChar w:fldCharType="end"/>
      </w:r>
      <w:r w:rsidRPr="001B5D58">
        <w:t>.</w:t>
      </w:r>
    </w:p>
    <w:p w14:paraId="23E3BE11" w14:textId="7BCC2DA7" w:rsidR="005A2D99" w:rsidRDefault="005A2D99" w:rsidP="005A2D99">
      <w:pPr>
        <w:pStyle w:val="PParagraph"/>
      </w:pPr>
      <w:r w:rsidRPr="001B5D58">
        <w:t xml:space="preserve">Note that the sender is required to know 2 pieces of information about the recipient - the recipient's participant ID and the ID of the Scheme of the participant ID (i.e. the format or type of the participant ID). This provides for flexibility in the types of participant identifier that can be used in the system. Since in general a participant ID may not have a format that is acceptable in an HTTP URL, the ID is hashed into a string as described in section </w:t>
      </w:r>
      <w:r w:rsidR="00DB6F35">
        <w:fldChar w:fldCharType="begin"/>
      </w:r>
      <w:r w:rsidR="00DB6F35">
        <w:instrText xml:space="preserve"> REF _Ref182248059 \r \h </w:instrText>
      </w:r>
      <w:r w:rsidR="00DB6F35">
        <w:fldChar w:fldCharType="separate"/>
      </w:r>
      <w:r w:rsidR="00D112DD">
        <w:t>3.1.1</w:t>
      </w:r>
      <w:r w:rsidR="00DB6F35">
        <w:fldChar w:fldCharType="end"/>
      </w:r>
      <w:r w:rsidRPr="001B5D58">
        <w:t xml:space="preserve"> Format of Participant Identifiers.</w:t>
      </w:r>
    </w:p>
    <w:p w14:paraId="0EF4788D" w14:textId="77777777" w:rsidR="005A2D99" w:rsidRDefault="005A2D99" w:rsidP="005A2D99">
      <w:pPr>
        <w:keepNext/>
        <w:jc w:val="center"/>
      </w:pPr>
      <w:r>
        <w:rPr>
          <w:noProof/>
          <w:lang w:val="de-DE" w:eastAsia="de-DE"/>
        </w:rPr>
        <w:lastRenderedPageBreak/>
        <w:drawing>
          <wp:inline distT="0" distB="0" distL="0" distR="0" wp14:anchorId="7784B27A" wp14:editId="38BFE449">
            <wp:extent cx="5759450" cy="3113573"/>
            <wp:effectExtent l="19050" t="0" r="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srcRect/>
                    <a:stretch>
                      <a:fillRect/>
                    </a:stretch>
                  </pic:blipFill>
                  <pic:spPr bwMode="auto">
                    <a:xfrm>
                      <a:off x="0" y="0"/>
                      <a:ext cx="5759450" cy="3113573"/>
                    </a:xfrm>
                    <a:prstGeom prst="rect">
                      <a:avLst/>
                    </a:prstGeom>
                    <a:noFill/>
                    <a:ln w="9525">
                      <a:noFill/>
                      <a:miter lim="800000"/>
                      <a:headEnd/>
                      <a:tailEnd/>
                    </a:ln>
                  </pic:spPr>
                </pic:pic>
              </a:graphicData>
            </a:graphic>
          </wp:inline>
        </w:drawing>
      </w:r>
    </w:p>
    <w:p w14:paraId="72FF5289" w14:textId="6147D6D8" w:rsidR="005A2D99" w:rsidRDefault="005A2D99" w:rsidP="005A2D99">
      <w:pPr>
        <w:pStyle w:val="Beschriftung"/>
      </w:pPr>
      <w:bookmarkStart w:id="507" w:name="_Ref182237180"/>
      <w:r>
        <w:t xml:space="preserve">Figure </w:t>
      </w:r>
      <w:r>
        <w:fldChar w:fldCharType="begin"/>
      </w:r>
      <w:r>
        <w:instrText xml:space="preserve"> SEQ Figure \* ARABIC </w:instrText>
      </w:r>
      <w:r>
        <w:fldChar w:fldCharType="separate"/>
      </w:r>
      <w:r w:rsidR="00D112DD">
        <w:rPr>
          <w:noProof/>
        </w:rPr>
        <w:t>2</w:t>
      </w:r>
      <w:r>
        <w:fldChar w:fldCharType="end"/>
      </w:r>
      <w:bookmarkEnd w:id="507"/>
      <w:r>
        <w:t xml:space="preserve">: </w:t>
      </w:r>
      <w:r w:rsidRPr="00332978">
        <w:t>Sequence Diagram for Sender transmitting Document to Recipient</w:t>
      </w:r>
    </w:p>
    <w:p w14:paraId="57C07616" w14:textId="1BB9AF21" w:rsidR="005A2D99" w:rsidRDefault="005A2D99" w:rsidP="005A2D99">
      <w:pPr>
        <w:pStyle w:val="PParagraph"/>
        <w:rPr>
          <w:ins w:id="508" w:author="PH" w:date="2024-11-11T22:07:00Z" w16du:dateUtc="2024-11-11T21:07:00Z"/>
        </w:rPr>
      </w:pPr>
      <w:r w:rsidRPr="001F47A3">
        <w:t xml:space="preserve">The underlying design of the Discovery process is based on the use of Domain Name System (DNS) </w:t>
      </w:r>
      <w:del w:id="509" w:author="PH" w:date="2024-11-11T21:05:00Z" w16du:dateUtc="2024-11-11T20:05:00Z">
        <w:r w:rsidRPr="001F47A3" w:rsidDel="00775A59">
          <w:delText xml:space="preserve">CNAME </w:delText>
        </w:r>
      </w:del>
      <w:ins w:id="510" w:author="PH" w:date="2024-11-11T21:05:00Z" w16du:dateUtc="2024-11-11T20:05:00Z">
        <w:r w:rsidR="00775A59">
          <w:t>U-NAPTR</w:t>
        </w:r>
        <w:r w:rsidR="00775A59" w:rsidRPr="001F47A3">
          <w:t xml:space="preserve"> </w:t>
        </w:r>
      </w:ins>
      <w:r w:rsidRPr="001F47A3">
        <w:t>records</w:t>
      </w:r>
      <w:ins w:id="511" w:author="PH" w:date="2024-11-11T21:19:00Z" w16du:dateUtc="2024-11-11T20:19:00Z">
        <w:r w:rsidR="00D24E1A">
          <w:t xml:space="preserve"> (see [BDXL1])</w:t>
        </w:r>
      </w:ins>
      <w:r w:rsidRPr="001F47A3">
        <w:t xml:space="preserve"> which correspond to the Domain Name in the format given above, namely that there is a </w:t>
      </w:r>
      <w:del w:id="512" w:author="PH" w:date="2024-11-11T21:38:00Z" w16du:dateUtc="2024-11-11T20:38:00Z">
        <w:r w:rsidRPr="001F47A3" w:rsidDel="00E8583E">
          <w:delText>CN</w:delText>
        </w:r>
        <w:r w:rsidDel="00E8583E">
          <w:delText xml:space="preserve">AME </w:delText>
        </w:r>
      </w:del>
      <w:ins w:id="513" w:author="PH" w:date="2024-11-11T21:38:00Z" w16du:dateUtc="2024-11-11T20:38:00Z">
        <w:r w:rsidR="00E8583E">
          <w:t xml:space="preserve">U-NAPTR </w:t>
        </w:r>
      </w:ins>
      <w:r>
        <w:t xml:space="preserve">record for the domain name </w:t>
      </w:r>
      <w:r w:rsidRPr="000A7B75">
        <w:rPr>
          <w:rStyle w:val="InlinecodeZchn"/>
          <w:rFonts w:eastAsiaTheme="minorHAnsi"/>
        </w:rPr>
        <w:t>&lt;hash over recipientID&gt;.&lt;schemeID&gt;.&lt;SML domain&gt;</w:t>
      </w:r>
      <w:r>
        <w:t>.</w:t>
      </w:r>
      <w:r w:rsidRPr="001F47A3">
        <w:t xml:space="preserve"> Furthermore, that </w:t>
      </w:r>
      <w:del w:id="514" w:author="PH" w:date="2024-11-11T21:20:00Z" w16du:dateUtc="2024-11-11T20:20:00Z">
        <w:r w:rsidRPr="001F47A3" w:rsidDel="00D24E1A">
          <w:delText xml:space="preserve">CNAME </w:delText>
        </w:r>
      </w:del>
      <w:ins w:id="515" w:author="PH" w:date="2024-11-11T21:20:00Z" w16du:dateUtc="2024-11-11T20:20:00Z">
        <w:r w:rsidR="00D24E1A">
          <w:t>U-NAPTR</w:t>
        </w:r>
        <w:r w:rsidR="00D24E1A" w:rsidRPr="001F47A3">
          <w:t xml:space="preserve"> </w:t>
        </w:r>
      </w:ins>
      <w:r w:rsidRPr="001F47A3">
        <w:t xml:space="preserve">record points at the </w:t>
      </w:r>
      <w:del w:id="516" w:author="PH" w:date="2024-11-11T21:20:00Z" w16du:dateUtc="2024-11-11T20:20:00Z">
        <w:r w:rsidRPr="001F47A3" w:rsidDel="00612E4E">
          <w:delText>Service Metadata Publisher</w:delText>
        </w:r>
      </w:del>
      <w:ins w:id="517" w:author="PH" w:date="2024-11-11T21:20:00Z" w16du:dateUtc="2024-11-11T20:20:00Z">
        <w:r w:rsidR="00612E4E">
          <w:t>SMP</w:t>
        </w:r>
      </w:ins>
      <w:r w:rsidRPr="001F47A3">
        <w:t xml:space="preserve"> which holds the metadata about that recipient. This means that an address lookup for the domain name by the sender naturally resolves to the </w:t>
      </w:r>
      <w:del w:id="518" w:author="PH" w:date="2024-11-11T21:20:00Z" w16du:dateUtc="2024-11-11T20:20:00Z">
        <w:r w:rsidRPr="001F47A3" w:rsidDel="00714F92">
          <w:delText>Service Metadata Publisher</w:delText>
        </w:r>
      </w:del>
      <w:ins w:id="519" w:author="PH" w:date="2024-11-11T21:20:00Z" w16du:dateUtc="2024-11-11T20:20:00Z">
        <w:r w:rsidR="00714F92">
          <w:t>SMP</w:t>
        </w:r>
      </w:ins>
      <w:r w:rsidRPr="001F47A3">
        <w:t xml:space="preserve"> holding the metadata.</w:t>
      </w:r>
      <w:del w:id="520" w:author="PH" w:date="2024-11-11T21:20:00Z" w16du:dateUtc="2024-11-11T20:20:00Z">
        <w:r w:rsidRPr="001F47A3" w:rsidDel="00723D5B">
          <w:delText xml:space="preserve"> The resolution of Web URLs in this way is a fundamental part of the World Wide Web and so it is based on standard technology </w:delText>
        </w:r>
        <w:r w:rsidDel="00723D5B">
          <w:delText>that it available to all users.</w:delText>
        </w:r>
      </w:del>
    </w:p>
    <w:p w14:paraId="3541D5DD" w14:textId="64B64C2F" w:rsidR="00FC6250" w:rsidRDefault="00FC6250" w:rsidP="00FC6250">
      <w:pPr>
        <w:pStyle w:val="PHeading3"/>
        <w:rPr>
          <w:ins w:id="521" w:author="PH" w:date="2024-11-11T21:39:00Z" w16du:dateUtc="2024-11-11T20:39:00Z"/>
        </w:rPr>
        <w:pPrChange w:id="522" w:author="PH" w:date="2024-11-11T22:07:00Z" w16du:dateUtc="2024-11-11T21:07:00Z">
          <w:pPr>
            <w:pStyle w:val="PParagraph"/>
          </w:pPr>
        </w:pPrChange>
      </w:pPr>
      <w:bookmarkStart w:id="523" w:name="_Toc182255638"/>
      <w:ins w:id="524" w:author="PH" w:date="2024-11-11T22:07:00Z" w16du:dateUtc="2024-11-11T21:07:00Z">
        <w:r w:rsidRPr="00FC6250">
          <w:t>U-NAPTR Resource Records</w:t>
        </w:r>
      </w:ins>
      <w:bookmarkEnd w:id="523"/>
    </w:p>
    <w:p w14:paraId="2479F19C" w14:textId="1DE96E94" w:rsidR="00444476" w:rsidRDefault="00444476" w:rsidP="005A2D99">
      <w:pPr>
        <w:pStyle w:val="PParagraph"/>
        <w:rPr>
          <w:ins w:id="525" w:author="PH" w:date="2024-11-11T22:08:00Z" w16du:dateUtc="2024-11-11T21:08:00Z"/>
        </w:rPr>
      </w:pPr>
      <w:ins w:id="526" w:author="PH" w:date="2024-11-11T21:39:00Z" w16du:dateUtc="2024-11-11T20:39:00Z">
        <w:r>
          <w:t xml:space="preserve">The NAPTR service name MUST be </w:t>
        </w:r>
        <w:r w:rsidRPr="00444476">
          <w:rPr>
            <w:rStyle w:val="InlinecodeZchn"/>
            <w:rFonts w:eastAsiaTheme="minorHAnsi"/>
            <w:rPrChange w:id="527" w:author="PH" w:date="2024-11-11T21:39:00Z" w16du:dateUtc="2024-11-11T20:39:00Z">
              <w:rPr/>
            </w:rPrChange>
          </w:rPr>
          <w:t>Meta:SMP</w:t>
        </w:r>
        <w:r>
          <w:t>.</w:t>
        </w:r>
      </w:ins>
      <w:ins w:id="528" w:author="PH" w:date="2024-11-11T21:40:00Z" w16du:dateUtc="2024-11-11T20:40:00Z">
        <w:r w:rsidR="00F14B8C">
          <w:t xml:space="preserve"> Other service names MUST NOT be </w:t>
        </w:r>
      </w:ins>
      <w:ins w:id="529" w:author="PH" w:date="2024-11-11T21:43:00Z" w16du:dateUtc="2024-11-11T20:43:00Z">
        <w:r w:rsidR="00093BD4">
          <w:t>used</w:t>
        </w:r>
      </w:ins>
      <w:ins w:id="530" w:author="PH" w:date="2024-11-11T21:40:00Z" w16du:dateUtc="2024-11-11T20:40:00Z">
        <w:r w:rsidR="00F14B8C">
          <w:t>.</w:t>
        </w:r>
      </w:ins>
      <w:ins w:id="531" w:author="PH" w:date="2024-11-11T22:06:00Z" w16du:dateUtc="2024-11-11T21:06:00Z">
        <w:r w:rsidR="007A0070">
          <w:t xml:space="preserve"> </w:t>
        </w:r>
        <w:r w:rsidR="007A0070" w:rsidRPr="007A0070">
          <w:t>Note that the service field is case-insensitive, according to [RFC4848].</w:t>
        </w:r>
      </w:ins>
    </w:p>
    <w:p w14:paraId="20DF8316" w14:textId="396FDA87" w:rsidR="00FC6250" w:rsidRDefault="00FC6250" w:rsidP="005A2D99">
      <w:pPr>
        <w:pStyle w:val="PParagraph"/>
        <w:rPr>
          <w:ins w:id="532" w:author="PH" w:date="2024-11-11T22:09:00Z" w16du:dateUtc="2024-11-11T21:09:00Z"/>
        </w:rPr>
      </w:pPr>
      <w:ins w:id="533" w:author="PH" w:date="2024-11-11T22:08:00Z">
        <w:r w:rsidRPr="00FC6250">
          <w:t>URI values stored in BDXL U-NAPTR records MUST</w:t>
        </w:r>
      </w:ins>
    </w:p>
    <w:p w14:paraId="1FA12E37" w14:textId="77777777" w:rsidR="0003614C" w:rsidRDefault="00FC6250" w:rsidP="00FC6250">
      <w:pPr>
        <w:pStyle w:val="PParagraph"/>
        <w:numPr>
          <w:ilvl w:val="0"/>
          <w:numId w:val="69"/>
        </w:numPr>
        <w:rPr>
          <w:ins w:id="534" w:author="PH" w:date="2024-11-11T22:12:00Z" w16du:dateUtc="2024-11-11T21:12:00Z"/>
        </w:rPr>
      </w:pPr>
      <w:ins w:id="535" w:author="PH" w:date="2024-11-11T22:08:00Z">
        <w:r w:rsidRPr="00FC6250">
          <w:t xml:space="preserve">use </w:t>
        </w:r>
      </w:ins>
      <w:ins w:id="536" w:author="PH" w:date="2024-11-11T22:10:00Z" w16du:dateUtc="2024-11-11T21:10:00Z">
        <w:r w:rsidR="00FB6CFA">
          <w:t xml:space="preserve">only </w:t>
        </w:r>
      </w:ins>
      <w:ins w:id="537" w:author="PH" w:date="2024-11-11T22:08:00Z">
        <w:r w:rsidRPr="00FC6250">
          <w:t>the HTTP URL scheme</w:t>
        </w:r>
      </w:ins>
      <w:ins w:id="538" w:author="PH" w:date="2024-11-11T22:10:00Z" w16du:dateUtc="2024-11-11T21:10:00Z">
        <w:r w:rsidR="00FB6CFA">
          <w:t>. The usage of the secure “https” scheme is not allowed.</w:t>
        </w:r>
      </w:ins>
    </w:p>
    <w:p w14:paraId="53445CDB" w14:textId="2B9BA7CB" w:rsidR="00FC6250" w:rsidRPr="006210FE" w:rsidRDefault="0003614C" w:rsidP="00FC6250">
      <w:pPr>
        <w:pStyle w:val="PParagraph"/>
        <w:numPr>
          <w:ilvl w:val="0"/>
          <w:numId w:val="69"/>
        </w:numPr>
        <w:rPr>
          <w:ins w:id="539" w:author="PH" w:date="2024-11-11T22:09:00Z" w16du:dateUtc="2024-11-11T21:09:00Z"/>
        </w:rPr>
      </w:pPr>
      <w:ins w:id="540" w:author="PH" w:date="2024-11-11T22:12:00Z" w16du:dateUtc="2024-11-11T21:12:00Z">
        <w:r>
          <w:t>NOT use username and/or password in the domain authority section</w:t>
        </w:r>
      </w:ins>
    </w:p>
    <w:p w14:paraId="6D28DDB9" w14:textId="595BDEA8" w:rsidR="00FC6250" w:rsidRDefault="00FB6CFA" w:rsidP="00FC6250">
      <w:pPr>
        <w:pStyle w:val="PParagraph"/>
        <w:numPr>
          <w:ilvl w:val="0"/>
          <w:numId w:val="69"/>
        </w:numPr>
        <w:rPr>
          <w:ins w:id="541" w:author="PH" w:date="2024-11-11T22:09:00Z" w16du:dateUtc="2024-11-11T21:09:00Z"/>
        </w:rPr>
      </w:pPr>
      <w:ins w:id="542" w:author="PH" w:date="2024-11-11T22:11:00Z" w16du:dateUtc="2024-11-11T21:11:00Z">
        <w:r>
          <w:t xml:space="preserve">NOT </w:t>
        </w:r>
      </w:ins>
      <w:ins w:id="543" w:author="PH" w:date="2024-11-11T22:08:00Z">
        <w:r w:rsidR="00FC6250" w:rsidRPr="00FC6250">
          <w:t xml:space="preserve">include path, query or fragment parts, in addition to the </w:t>
        </w:r>
      </w:ins>
      <w:ins w:id="544" w:author="PH" w:date="2024-11-11T22:12:00Z" w16du:dateUtc="2024-11-11T21:12:00Z">
        <w:r w:rsidR="0003614C">
          <w:t xml:space="preserve">domain </w:t>
        </w:r>
      </w:ins>
      <w:ins w:id="545" w:author="PH" w:date="2024-11-11T22:08:00Z">
        <w:r w:rsidR="00FC6250" w:rsidRPr="00FC6250">
          <w:t>authority part</w:t>
        </w:r>
      </w:ins>
    </w:p>
    <w:p w14:paraId="781EE2F4" w14:textId="7F66572C" w:rsidR="00FC6250" w:rsidRDefault="00FC6250" w:rsidP="00FC6250">
      <w:pPr>
        <w:pStyle w:val="PParagraph"/>
      </w:pPr>
      <w:ins w:id="546" w:author="PH" w:date="2024-11-11T22:08:00Z">
        <w:r w:rsidRPr="00FC6250">
          <w:lastRenderedPageBreak/>
          <w:t xml:space="preserve">Note that </w:t>
        </w:r>
      </w:ins>
      <w:ins w:id="547" w:author="PH" w:date="2024-11-11T22:13:00Z" w16du:dateUtc="2024-11-11T21:13:00Z">
        <w:r w:rsidR="001C2A93">
          <w:t>URI</w:t>
        </w:r>
        <w:r w:rsidR="0003614C">
          <w:t xml:space="preserve"> </w:t>
        </w:r>
      </w:ins>
      <w:ins w:id="548" w:author="PH" w:date="2024-11-11T22:08:00Z">
        <w:r w:rsidRPr="00FC6250">
          <w:t>scheme and host name are case insensitive. All other URI components MUST be treated as case sensitive</w:t>
        </w:r>
      </w:ins>
      <w:ins w:id="549" w:author="PH" w:date="2024-11-11T22:09:00Z" w16du:dateUtc="2024-11-11T21:09:00Z">
        <w:r w:rsidR="009B026B">
          <w:t xml:space="preserve"> (see [RFC3986])</w:t>
        </w:r>
      </w:ins>
      <w:ins w:id="550" w:author="PH" w:date="2024-11-11T22:08:00Z">
        <w:r w:rsidRPr="00FC6250">
          <w:t>.</w:t>
        </w:r>
      </w:ins>
    </w:p>
    <w:p w14:paraId="56ABE7DE" w14:textId="77777777" w:rsidR="006C5BE2" w:rsidRPr="001F47A3" w:rsidRDefault="006C5BE2" w:rsidP="006C5BE2">
      <w:pPr>
        <w:pStyle w:val="PHeading2"/>
      </w:pPr>
      <w:bookmarkStart w:id="551" w:name="_Toc71821148"/>
      <w:bookmarkStart w:id="552" w:name="_Toc182255639"/>
      <w:r w:rsidRPr="001F47A3">
        <w:t>Flows Relating to Service Metadata Publishers</w:t>
      </w:r>
      <w:bookmarkEnd w:id="551"/>
      <w:bookmarkEnd w:id="552"/>
      <w:r w:rsidRPr="001F47A3">
        <w:t xml:space="preserve"> </w:t>
      </w:r>
    </w:p>
    <w:p w14:paraId="1BEB03F2" w14:textId="027D8298" w:rsidR="006C5BE2" w:rsidRDefault="006C5BE2" w:rsidP="006C5BE2">
      <w:pPr>
        <w:pStyle w:val="PParagraph"/>
      </w:pPr>
      <w:r w:rsidRPr="001F47A3">
        <w:t xml:space="preserve">The management of the DNS </w:t>
      </w:r>
      <w:del w:id="553" w:author="PH" w:date="2024-11-11T21:20:00Z" w16du:dateUtc="2024-11-11T20:20:00Z">
        <w:r w:rsidRPr="001F47A3" w:rsidDel="00C20FAE">
          <w:delText xml:space="preserve">CNAME </w:delText>
        </w:r>
      </w:del>
      <w:ins w:id="554" w:author="PH" w:date="2024-11-11T21:20:00Z" w16du:dateUtc="2024-11-11T20:20:00Z">
        <w:r w:rsidR="00C20FAE">
          <w:t>U-NAPTR</w:t>
        </w:r>
        <w:r w:rsidR="00C20FAE" w:rsidRPr="001F47A3">
          <w:t xml:space="preserve"> </w:t>
        </w:r>
      </w:ins>
      <w:r w:rsidRPr="001F47A3">
        <w:t xml:space="preserve">records for a given participant identifier is performed through the Management interface of the </w:t>
      </w:r>
      <w:del w:id="555" w:author="PH" w:date="2024-11-11T21:20:00Z" w16du:dateUtc="2024-11-11T20:20:00Z">
        <w:r w:rsidRPr="001F47A3" w:rsidDel="00891F73">
          <w:delText>Service Metadata Locator</w:delText>
        </w:r>
      </w:del>
      <w:ins w:id="556" w:author="PH" w:date="2024-11-11T21:20:00Z" w16du:dateUtc="2024-11-11T20:20:00Z">
        <w:r w:rsidR="00891F73">
          <w:t>SML</w:t>
        </w:r>
      </w:ins>
      <w:r w:rsidRPr="001F47A3">
        <w:t xml:space="preserve">. The management interface is primarily for use by the </w:t>
      </w:r>
      <w:del w:id="557" w:author="PH" w:date="2024-11-11T21:21:00Z" w16du:dateUtc="2024-11-11T20:21:00Z">
        <w:r w:rsidRPr="001F47A3" w:rsidDel="00555610">
          <w:delText>Service Metadata Publisher</w:delText>
        </w:r>
      </w:del>
      <w:ins w:id="558" w:author="PH" w:date="2024-11-11T21:21:00Z" w16du:dateUtc="2024-11-11T20:21:00Z">
        <w:r w:rsidR="00555610">
          <w:t>SMP</w:t>
        </w:r>
      </w:ins>
      <w:r w:rsidRPr="001F47A3">
        <w:t xml:space="preserve"> which controls the service metadata for a given participant identifier. Note that the DNS </w:t>
      </w:r>
      <w:del w:id="559" w:author="PH" w:date="2024-11-11T21:21:00Z" w16du:dateUtc="2024-11-11T20:21:00Z">
        <w:r w:rsidRPr="001F47A3" w:rsidDel="00604F57">
          <w:delText xml:space="preserve">CNAME </w:delText>
        </w:r>
      </w:del>
      <w:ins w:id="560" w:author="PH" w:date="2024-11-11T21:21:00Z" w16du:dateUtc="2024-11-11T20:21:00Z">
        <w:r w:rsidR="00604F57">
          <w:t>U-NAPTR</w:t>
        </w:r>
        <w:r w:rsidR="00604F57" w:rsidRPr="001F47A3">
          <w:t xml:space="preserve"> </w:t>
        </w:r>
      </w:ins>
      <w:r w:rsidRPr="001F47A3">
        <w:t xml:space="preserve">records </w:t>
      </w:r>
      <w:r w:rsidRPr="00CD5EFB">
        <w:t xml:space="preserve">are </w:t>
      </w:r>
      <w:r w:rsidRPr="00CD5EFB">
        <w:rPr>
          <w:b/>
        </w:rPr>
        <w:t>not</w:t>
      </w:r>
      <w:r w:rsidRPr="00CD5EFB">
        <w:t xml:space="preserve"> manipulated</w:t>
      </w:r>
      <w:r w:rsidRPr="001F47A3">
        <w:t xml:space="preserve"> directly by the </w:t>
      </w:r>
      <w:del w:id="561" w:author="PH" w:date="2024-11-11T21:21:00Z" w16du:dateUtc="2024-11-11T20:21:00Z">
        <w:r w:rsidRPr="001F47A3" w:rsidDel="005B4F46">
          <w:delText>Service Metadata Publisher</w:delText>
        </w:r>
      </w:del>
      <w:ins w:id="562" w:author="PH" w:date="2024-11-11T21:21:00Z" w16du:dateUtc="2024-11-11T20:21:00Z">
        <w:r w:rsidR="005B4F46">
          <w:t>SMP</w:t>
        </w:r>
      </w:ins>
      <w:r w:rsidRPr="001F47A3">
        <w:t xml:space="preserve"> but are manipulated by the </w:t>
      </w:r>
      <w:del w:id="563" w:author="PH" w:date="2024-11-11T21:21:00Z" w16du:dateUtc="2024-11-11T20:21:00Z">
        <w:r w:rsidRPr="001F47A3" w:rsidDel="005B4F46">
          <w:delText>Service Metadata Locator</w:delText>
        </w:r>
      </w:del>
      <w:ins w:id="564" w:author="PH" w:date="2024-11-11T21:21:00Z" w16du:dateUtc="2024-11-11T20:21:00Z">
        <w:r w:rsidR="005B4F46">
          <w:t>SML</w:t>
        </w:r>
      </w:ins>
      <w:r w:rsidRPr="001F47A3">
        <w:t xml:space="preserve"> service following requests made to its Management interface. The basic process steps for the SMP to manipulate the metadata relating to a given participant are shown </w:t>
      </w:r>
      <w:r>
        <w:t xml:space="preserve">in </w:t>
      </w:r>
      <w:r>
        <w:fldChar w:fldCharType="begin"/>
      </w:r>
      <w:r>
        <w:instrText xml:space="preserve"> REF _Ref182237455 \h </w:instrText>
      </w:r>
      <w:r>
        <w:fldChar w:fldCharType="separate"/>
      </w:r>
      <w:ins w:id="565" w:author="PH" w:date="2024-11-11T22:13:00Z" w16du:dateUtc="2024-11-11T21:13:00Z">
        <w:r w:rsidR="00D112DD">
          <w:t xml:space="preserve">Figure </w:t>
        </w:r>
        <w:r w:rsidR="00D112DD">
          <w:rPr>
            <w:noProof/>
          </w:rPr>
          <w:t>3</w:t>
        </w:r>
      </w:ins>
      <w:r>
        <w:fldChar w:fldCharType="end"/>
      </w:r>
      <w:r w:rsidRPr="001F47A3">
        <w:t>.</w:t>
      </w:r>
    </w:p>
    <w:p w14:paraId="694DAFB9" w14:textId="77777777" w:rsidR="006C5BE2" w:rsidRDefault="006C5BE2" w:rsidP="006C5BE2">
      <w:pPr>
        <w:keepNext/>
        <w:jc w:val="center"/>
      </w:pPr>
      <w:r>
        <w:rPr>
          <w:noProof/>
          <w:lang w:val="de-DE" w:eastAsia="de-DE"/>
        </w:rPr>
        <w:lastRenderedPageBreak/>
        <w:drawing>
          <wp:inline distT="0" distB="0" distL="0" distR="0" wp14:anchorId="3EB975BD" wp14:editId="6BE69957">
            <wp:extent cx="5759450" cy="6251099"/>
            <wp:effectExtent l="19050" t="0" r="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59450" cy="6251099"/>
                    </a:xfrm>
                    <a:prstGeom prst="rect">
                      <a:avLst/>
                    </a:prstGeom>
                    <a:noFill/>
                    <a:ln w="9525">
                      <a:noFill/>
                      <a:miter lim="800000"/>
                      <a:headEnd/>
                      <a:tailEnd/>
                    </a:ln>
                  </pic:spPr>
                </pic:pic>
              </a:graphicData>
            </a:graphic>
          </wp:inline>
        </w:drawing>
      </w:r>
    </w:p>
    <w:p w14:paraId="6C48AD1B" w14:textId="524112B5" w:rsidR="006C5BE2" w:rsidRDefault="006C5BE2" w:rsidP="006C5BE2">
      <w:pPr>
        <w:pStyle w:val="Beschriftung"/>
      </w:pPr>
      <w:bookmarkStart w:id="566" w:name="_Ref182237455"/>
      <w:r>
        <w:t xml:space="preserve">Figure </w:t>
      </w:r>
      <w:r>
        <w:fldChar w:fldCharType="begin"/>
      </w:r>
      <w:r>
        <w:instrText xml:space="preserve"> SEQ Figure \* ARABIC </w:instrText>
      </w:r>
      <w:r>
        <w:fldChar w:fldCharType="separate"/>
      </w:r>
      <w:r w:rsidR="00D112DD">
        <w:rPr>
          <w:noProof/>
        </w:rPr>
        <w:t>3</w:t>
      </w:r>
      <w:r>
        <w:fldChar w:fldCharType="end"/>
      </w:r>
      <w:bookmarkEnd w:id="566"/>
      <w:r>
        <w:t xml:space="preserve">: </w:t>
      </w:r>
      <w:r w:rsidRPr="008517C9">
        <w:t xml:space="preserve">Sequence Diagram for </w:t>
      </w:r>
      <w:del w:id="567" w:author="PH" w:date="2024-11-11T21:49:00Z" w16du:dateUtc="2024-11-11T20:49:00Z">
        <w:r w:rsidRPr="008517C9" w:rsidDel="00A82911">
          <w:delText>Service Metadata Publisher</w:delText>
        </w:r>
      </w:del>
      <w:ins w:id="568" w:author="PH" w:date="2024-11-11T21:49:00Z" w16du:dateUtc="2024-11-11T20:49:00Z">
        <w:r w:rsidR="00A82911">
          <w:t>SMP</w:t>
        </w:r>
      </w:ins>
      <w:r w:rsidRPr="008517C9">
        <w:t xml:space="preserve"> Adding, Updating and Removing Metadata for a Participant</w:t>
      </w:r>
    </w:p>
    <w:p w14:paraId="3B25E40A" w14:textId="51694400" w:rsidR="006C5BE2" w:rsidRPr="00851205" w:rsidRDefault="006C5BE2" w:rsidP="006C5BE2">
      <w:pPr>
        <w:pStyle w:val="PParagraph"/>
      </w:pPr>
      <w:r w:rsidRPr="00851205">
        <w:t xml:space="preserve">Each </w:t>
      </w:r>
      <w:del w:id="569" w:author="PH" w:date="2024-11-11T21:21:00Z" w16du:dateUtc="2024-11-11T20:21:00Z">
        <w:r w:rsidRPr="00851205" w:rsidDel="00BE4B88">
          <w:delText>Service Metadata Publisher</w:delText>
        </w:r>
      </w:del>
      <w:ins w:id="570" w:author="PH" w:date="2024-11-11T21:21:00Z" w16du:dateUtc="2024-11-11T20:21:00Z">
        <w:r w:rsidR="00BE4B88">
          <w:t>SMP</w:t>
        </w:r>
      </w:ins>
      <w:r w:rsidRPr="00851205">
        <w:t xml:space="preserve"> is required to register the address of its server with the </w:t>
      </w:r>
      <w:del w:id="571" w:author="PH" w:date="2024-11-11T21:21:00Z" w16du:dateUtc="2024-11-11T20:21:00Z">
        <w:r w:rsidRPr="00851205" w:rsidDel="00BE4B88">
          <w:delText>Service Metadata Locator</w:delText>
        </w:r>
      </w:del>
      <w:ins w:id="572" w:author="PH" w:date="2024-11-11T21:21:00Z" w16du:dateUtc="2024-11-11T20:21:00Z">
        <w:r w:rsidR="00BE4B88">
          <w:t>SML</w:t>
        </w:r>
      </w:ins>
      <w:r w:rsidRPr="00851205">
        <w:t xml:space="preserve">. Only once this has been done can information relating to specific Participant Identifiers be presented to the SML. The address for the metadata for a given participant is tied to the address of the SMP with which the </w:t>
      </w:r>
      <w:r w:rsidRPr="00851205">
        <w:lastRenderedPageBreak/>
        <w:t xml:space="preserve">participant is registered. For this purpose, the SMP uses the </w:t>
      </w:r>
      <w:r w:rsidRPr="006D7489">
        <w:t>ManageServiceMetadata</w:t>
      </w:r>
      <w:r w:rsidRPr="00851205">
        <w:t xml:space="preserve"> interface with flows as shown in</w:t>
      </w:r>
      <w:r>
        <w:t xml:space="preserve"> </w:t>
      </w:r>
      <w:r>
        <w:fldChar w:fldCharType="begin"/>
      </w:r>
      <w:r>
        <w:instrText xml:space="preserve"> REF _Ref182237439 \h </w:instrText>
      </w:r>
      <w:r>
        <w:fldChar w:fldCharType="separate"/>
      </w:r>
      <w:ins w:id="573" w:author="PH" w:date="2024-11-11T22:13:00Z" w16du:dateUtc="2024-11-11T21:13:00Z">
        <w:r w:rsidR="00D112DD">
          <w:t xml:space="preserve">Figure </w:t>
        </w:r>
        <w:r w:rsidR="00D112DD">
          <w:rPr>
            <w:noProof/>
          </w:rPr>
          <w:t>4</w:t>
        </w:r>
      </w:ins>
      <w:r>
        <w:fldChar w:fldCharType="end"/>
      </w:r>
      <w:r w:rsidRPr="00851205">
        <w:t>.</w:t>
      </w:r>
    </w:p>
    <w:p w14:paraId="5EA33371" w14:textId="77777777" w:rsidR="006C5BE2" w:rsidRDefault="006C5BE2" w:rsidP="006C5BE2">
      <w:pPr>
        <w:keepNext/>
        <w:jc w:val="center"/>
      </w:pPr>
      <w:r>
        <w:rPr>
          <w:noProof/>
          <w:lang w:val="de-DE" w:eastAsia="de-DE"/>
        </w:rPr>
        <w:drawing>
          <wp:inline distT="0" distB="0" distL="0" distR="0" wp14:anchorId="08959BF7" wp14:editId="6E8D01DC">
            <wp:extent cx="5759450" cy="5508514"/>
            <wp:effectExtent l="19050" t="0" r="0" b="0"/>
            <wp:docPr id="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759450" cy="5508514"/>
                    </a:xfrm>
                    <a:prstGeom prst="rect">
                      <a:avLst/>
                    </a:prstGeom>
                    <a:noFill/>
                    <a:ln w="9525">
                      <a:noFill/>
                      <a:miter lim="800000"/>
                      <a:headEnd/>
                      <a:tailEnd/>
                    </a:ln>
                  </pic:spPr>
                </pic:pic>
              </a:graphicData>
            </a:graphic>
          </wp:inline>
        </w:drawing>
      </w:r>
    </w:p>
    <w:p w14:paraId="1357F265" w14:textId="4FC25AC4" w:rsidR="006C5BE2" w:rsidRDefault="006C5BE2" w:rsidP="006C5BE2">
      <w:pPr>
        <w:pStyle w:val="Beschriftung"/>
      </w:pPr>
      <w:bookmarkStart w:id="574" w:name="_Ref182237439"/>
      <w:r>
        <w:t xml:space="preserve">Figure </w:t>
      </w:r>
      <w:r>
        <w:fldChar w:fldCharType="begin"/>
      </w:r>
      <w:r>
        <w:instrText xml:space="preserve"> SEQ Figure \* ARABIC </w:instrText>
      </w:r>
      <w:r>
        <w:fldChar w:fldCharType="separate"/>
      </w:r>
      <w:r w:rsidR="00D112DD">
        <w:rPr>
          <w:noProof/>
        </w:rPr>
        <w:t>4</w:t>
      </w:r>
      <w:r>
        <w:fldChar w:fldCharType="end"/>
      </w:r>
      <w:bookmarkEnd w:id="574"/>
      <w:r>
        <w:t xml:space="preserve">: </w:t>
      </w:r>
      <w:del w:id="575" w:author="PH" w:date="2024-11-11T21:49:00Z" w16du:dateUtc="2024-11-11T20:49:00Z">
        <w:r w:rsidRPr="0063052C" w:rsidDel="00520700">
          <w:delText>Service Metadata Publisher</w:delText>
        </w:r>
      </w:del>
      <w:ins w:id="576" w:author="PH" w:date="2024-11-11T21:49:00Z" w16du:dateUtc="2024-11-11T20:49:00Z">
        <w:r w:rsidR="00520700">
          <w:t>SMP</w:t>
        </w:r>
      </w:ins>
      <w:r w:rsidRPr="0063052C">
        <w:t xml:space="preserve"> use of the ManageServiceMetadata</w:t>
      </w:r>
    </w:p>
    <w:p w14:paraId="2FFACDCE" w14:textId="7066D868" w:rsidR="006C5BE2" w:rsidRPr="00851205" w:rsidRDefault="006C5BE2" w:rsidP="006C5BE2">
      <w:pPr>
        <w:pStyle w:val="PParagraph"/>
      </w:pPr>
      <w:r w:rsidRPr="00851205">
        <w:t>Another set of steps relating to SMPs and the SML relates to the migration of the metadata about a participant from one SMP to another SMP (for example, the participant decides to change suppliers for this function). There are interfaces to the SML to support migrations of this kind, which imply following a sequence of steps alo</w:t>
      </w:r>
      <w:r>
        <w:t>ng the lines shown in</w:t>
      </w:r>
      <w:r w:rsidR="002513D7">
        <w:t xml:space="preserve"> </w:t>
      </w:r>
      <w:r w:rsidR="002513D7">
        <w:fldChar w:fldCharType="begin"/>
      </w:r>
      <w:r w:rsidR="002513D7">
        <w:instrText xml:space="preserve"> REF _Ref182237630 \h </w:instrText>
      </w:r>
      <w:r w:rsidR="002513D7">
        <w:fldChar w:fldCharType="separate"/>
      </w:r>
      <w:ins w:id="577" w:author="PH" w:date="2024-11-11T22:13:00Z" w16du:dateUtc="2024-11-11T21:13:00Z">
        <w:r w:rsidR="00D112DD">
          <w:t xml:space="preserve">Figure </w:t>
        </w:r>
        <w:r w:rsidR="00D112DD">
          <w:rPr>
            <w:noProof/>
          </w:rPr>
          <w:t>5</w:t>
        </w:r>
      </w:ins>
      <w:r w:rsidR="002513D7">
        <w:fldChar w:fldCharType="end"/>
      </w:r>
      <w:r>
        <w:t>.</w:t>
      </w:r>
    </w:p>
    <w:p w14:paraId="0A14D5F0" w14:textId="43B62BC1" w:rsidR="006C5BE2" w:rsidRDefault="006C5BE2" w:rsidP="006C5BE2">
      <w:pPr>
        <w:pStyle w:val="PParagraph"/>
      </w:pPr>
      <w:r w:rsidRPr="00851205">
        <w:t xml:space="preserve">In this sequence, the original SMP receives a request from a participant to migrate its metadata to a new SMP (a step that is done out-of-band: there are no interfaces defined </w:t>
      </w:r>
      <w:r w:rsidRPr="00851205">
        <w:lastRenderedPageBreak/>
        <w:t xml:space="preserve">in these specifications for this). The </w:t>
      </w:r>
      <w:r>
        <w:t xml:space="preserve">original </w:t>
      </w:r>
      <w:r w:rsidRPr="00851205">
        <w:t xml:space="preserve">SMP generates a </w:t>
      </w:r>
      <w:r>
        <w:t>“</w:t>
      </w:r>
      <w:r w:rsidRPr="00851205">
        <w:t>Migration Key</w:t>
      </w:r>
      <w:r>
        <w:t>”</w:t>
      </w:r>
      <w:r w:rsidRPr="00851205">
        <w:t xml:space="preserve"> </w:t>
      </w:r>
      <w:r>
        <w:t>and</w:t>
      </w:r>
      <w:r w:rsidRPr="00851205">
        <w:t xml:space="preserve"> invokes the </w:t>
      </w:r>
      <w:r w:rsidRPr="009F66A6">
        <w:rPr>
          <w:rStyle w:val="InlinecodeZchn"/>
          <w:rFonts w:eastAsiaTheme="minorHAnsi"/>
        </w:rPr>
        <w:t>PrepareToMigrate</w:t>
      </w:r>
      <w:r w:rsidRPr="00851205">
        <w:t xml:space="preserve"> operation of the SML and then passes the </w:t>
      </w:r>
      <w:r>
        <w:t>M</w:t>
      </w:r>
      <w:r w:rsidRPr="00851205">
        <w:t xml:space="preserve">igration </w:t>
      </w:r>
      <w:r>
        <w:t>K</w:t>
      </w:r>
      <w:r w:rsidRPr="00851205">
        <w:t xml:space="preserve">ey to the new SMP (the key passing is an out-of-band step not defined in these specifications). When the new SMP has created the relevant metadata for the participant, it signals that it is taking over by invoking the </w:t>
      </w:r>
      <w:r w:rsidRPr="009F66A6">
        <w:rPr>
          <w:rStyle w:val="InlinecodeZchn"/>
          <w:rFonts w:eastAsiaTheme="minorHAnsi"/>
        </w:rPr>
        <w:t>Migrate</w:t>
      </w:r>
      <w:r w:rsidRPr="00851205">
        <w:t xml:space="preserve"> operation of the SML, which then causes the DNS record(s) for that participant ID to be updated to point at the new SMP. Once this switch is complete, the original SMP can remove the metadata which it holds for the participant.</w:t>
      </w:r>
    </w:p>
    <w:p w14:paraId="2B10BC9F" w14:textId="77777777" w:rsidR="006C5BE2" w:rsidRDefault="006C5BE2" w:rsidP="006C5BE2">
      <w:pPr>
        <w:pStyle w:val="PParagraph"/>
      </w:pPr>
      <w:r>
        <w:t>The following rules apply to the Migration Key</w:t>
      </w:r>
    </w:p>
    <w:p w14:paraId="5F06FF01" w14:textId="5F6B1BA7" w:rsidR="006C5BE2" w:rsidRDefault="006C5BE2" w:rsidP="006C5BE2">
      <w:pPr>
        <w:pStyle w:val="PParagraph"/>
        <w:numPr>
          <w:ilvl w:val="0"/>
          <w:numId w:val="29"/>
        </w:numPr>
      </w:pPr>
      <w:r>
        <w:t>MUST have at least 8 characters and not more than 24 characters</w:t>
      </w:r>
    </w:p>
    <w:p w14:paraId="2A71AA9F" w14:textId="77777777" w:rsidR="006C5BE2" w:rsidRDefault="006C5BE2" w:rsidP="006C5BE2">
      <w:pPr>
        <w:pStyle w:val="PParagraph"/>
        <w:numPr>
          <w:ilvl w:val="0"/>
          <w:numId w:val="29"/>
        </w:numPr>
      </w:pPr>
      <w:r>
        <w:t>MUST contain at least 2 lower case characters (a-z)</w:t>
      </w:r>
    </w:p>
    <w:p w14:paraId="65AB66C2" w14:textId="77777777" w:rsidR="006C5BE2" w:rsidRDefault="006C5BE2" w:rsidP="006C5BE2">
      <w:pPr>
        <w:pStyle w:val="PParagraph"/>
        <w:numPr>
          <w:ilvl w:val="0"/>
          <w:numId w:val="29"/>
        </w:numPr>
      </w:pPr>
      <w:r>
        <w:t>MUST contain at least 2 upper case characters (A-Z)</w:t>
      </w:r>
    </w:p>
    <w:p w14:paraId="7B9207E0" w14:textId="77777777" w:rsidR="006C5BE2" w:rsidRDefault="006C5BE2" w:rsidP="006C5BE2">
      <w:pPr>
        <w:pStyle w:val="PParagraph"/>
        <w:numPr>
          <w:ilvl w:val="0"/>
          <w:numId w:val="29"/>
        </w:numPr>
      </w:pPr>
      <w:r>
        <w:t>MUST contain at least 2 digits (0-9)</w:t>
      </w:r>
    </w:p>
    <w:p w14:paraId="2C450FB1" w14:textId="77777777" w:rsidR="006C5BE2" w:rsidRDefault="006C5BE2" w:rsidP="006C5BE2">
      <w:pPr>
        <w:pStyle w:val="PParagraph"/>
        <w:numPr>
          <w:ilvl w:val="0"/>
          <w:numId w:val="29"/>
        </w:numPr>
      </w:pPr>
      <w:r>
        <w:t>MUST contain at least 2 characters from this set: “@” (ASCII code 64), “#” (35), “$” (36), “%” (37), “(“ (40), “)” (41), “[“ (91), “]” (93), “{“ (123), “}” (125), “*” (42), “^” (94), “-“ (45), “!” (33), “~” (126), “|” (124), “+” (43) and “=” (61)</w:t>
      </w:r>
    </w:p>
    <w:p w14:paraId="7077C1C1" w14:textId="77777777" w:rsidR="006C5BE2" w:rsidRPr="00851205" w:rsidRDefault="006C5BE2" w:rsidP="006C5BE2">
      <w:pPr>
        <w:pStyle w:val="PParagraph"/>
        <w:numPr>
          <w:ilvl w:val="0"/>
          <w:numId w:val="29"/>
        </w:numPr>
      </w:pPr>
      <w:r>
        <w:t>MUST NOT contain whitespace characters</w:t>
      </w:r>
    </w:p>
    <w:p w14:paraId="66BB7FF3" w14:textId="77777777" w:rsidR="002513D7" w:rsidRDefault="006C5BE2" w:rsidP="002513D7">
      <w:pPr>
        <w:keepNext/>
        <w:jc w:val="center"/>
      </w:pPr>
      <w:r>
        <w:rPr>
          <w:noProof/>
          <w:lang w:val="de-DE" w:eastAsia="de-DE"/>
        </w:rPr>
        <w:lastRenderedPageBreak/>
        <w:drawing>
          <wp:inline distT="0" distB="0" distL="0" distR="0" wp14:anchorId="5F018C00" wp14:editId="5964D143">
            <wp:extent cx="5759450" cy="5938578"/>
            <wp:effectExtent l="19050" t="0" r="0" b="0"/>
            <wp:docPr id="1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759450" cy="5938578"/>
                    </a:xfrm>
                    <a:prstGeom prst="rect">
                      <a:avLst/>
                    </a:prstGeom>
                    <a:noFill/>
                    <a:ln w="9525">
                      <a:noFill/>
                      <a:miter lim="800000"/>
                      <a:headEnd/>
                      <a:tailEnd/>
                    </a:ln>
                  </pic:spPr>
                </pic:pic>
              </a:graphicData>
            </a:graphic>
          </wp:inline>
        </w:drawing>
      </w:r>
    </w:p>
    <w:p w14:paraId="66D6F1A7" w14:textId="6805A8AB" w:rsidR="006C5BE2" w:rsidRDefault="002513D7" w:rsidP="002513D7">
      <w:pPr>
        <w:pStyle w:val="Beschriftung"/>
      </w:pPr>
      <w:bookmarkStart w:id="578" w:name="_Ref182237630"/>
      <w:r>
        <w:t xml:space="preserve">Figure </w:t>
      </w:r>
      <w:r>
        <w:fldChar w:fldCharType="begin"/>
      </w:r>
      <w:r>
        <w:instrText xml:space="preserve"> SEQ Figure \* ARABIC </w:instrText>
      </w:r>
      <w:r>
        <w:fldChar w:fldCharType="separate"/>
      </w:r>
      <w:r w:rsidR="00D112DD">
        <w:rPr>
          <w:noProof/>
        </w:rPr>
        <w:t>5</w:t>
      </w:r>
      <w:r>
        <w:fldChar w:fldCharType="end"/>
      </w:r>
      <w:bookmarkEnd w:id="578"/>
      <w:r>
        <w:t xml:space="preserve">: </w:t>
      </w:r>
      <w:r w:rsidRPr="00402B9B">
        <w:t>Steps in Migrating Metadata for a Participant from one SMP to a new SMP</w:t>
      </w:r>
    </w:p>
    <w:p w14:paraId="33E8E33F" w14:textId="43918D73" w:rsidR="0090238C" w:rsidRDefault="0090238C" w:rsidP="0090238C">
      <w:pPr>
        <w:pStyle w:val="PHeading1"/>
        <w:rPr>
          <w:lang w:eastAsia="nb-NO"/>
        </w:rPr>
      </w:pPr>
      <w:bookmarkStart w:id="579" w:name="_Toc182255640"/>
      <w:r>
        <w:rPr>
          <w:lang w:eastAsia="nb-NO"/>
        </w:rPr>
        <w:t>Interfaces and Data Model</w:t>
      </w:r>
      <w:bookmarkEnd w:id="579"/>
      <w:r>
        <w:rPr>
          <w:lang w:eastAsia="nb-NO"/>
        </w:rPr>
        <w:t xml:space="preserve"> </w:t>
      </w:r>
    </w:p>
    <w:p w14:paraId="0862AA80" w14:textId="77777777" w:rsidR="0090238C" w:rsidRDefault="0090238C" w:rsidP="0090238C">
      <w:pPr>
        <w:pStyle w:val="PParagraph"/>
        <w:rPr>
          <w:lang w:eastAsia="nb-NO"/>
        </w:rPr>
      </w:pPr>
      <w:r>
        <w:rPr>
          <w:lang w:eastAsia="nb-NO"/>
        </w:rPr>
        <w:t>This section outlines the service interfaces and the related data model.</w:t>
      </w:r>
    </w:p>
    <w:p w14:paraId="4C33B655" w14:textId="54B5AABE" w:rsidR="0090238C" w:rsidRDefault="0090238C" w:rsidP="0090238C">
      <w:pPr>
        <w:pStyle w:val="PHeading2"/>
        <w:rPr>
          <w:lang w:eastAsia="nb-NO"/>
        </w:rPr>
      </w:pPr>
      <w:bookmarkStart w:id="580" w:name="_Ref182247962"/>
      <w:bookmarkStart w:id="581" w:name="_Toc182255641"/>
      <w:r>
        <w:rPr>
          <w:lang w:eastAsia="nb-NO"/>
        </w:rPr>
        <w:t>Service Metadata Locator Service, logical interface</w:t>
      </w:r>
      <w:bookmarkEnd w:id="580"/>
      <w:bookmarkEnd w:id="581"/>
    </w:p>
    <w:p w14:paraId="76E6BFCE" w14:textId="478D1509" w:rsidR="0090238C" w:rsidRDefault="0090238C" w:rsidP="0090238C">
      <w:pPr>
        <w:pStyle w:val="PParagraph"/>
        <w:rPr>
          <w:lang w:eastAsia="nb-NO"/>
        </w:rPr>
      </w:pPr>
      <w:r>
        <w:rPr>
          <w:lang w:eastAsia="nb-NO"/>
        </w:rPr>
        <w:t xml:space="preserve">The </w:t>
      </w:r>
      <w:del w:id="582" w:author="PH" w:date="2024-11-11T21:53:00Z" w16du:dateUtc="2024-11-11T20:53:00Z">
        <w:r w:rsidDel="00C908A0">
          <w:rPr>
            <w:lang w:eastAsia="nb-NO"/>
          </w:rPr>
          <w:delText>Service Metadata Locator</w:delText>
        </w:r>
      </w:del>
      <w:ins w:id="583" w:author="PH" w:date="2024-11-11T21:53:00Z" w16du:dateUtc="2024-11-11T20:53:00Z">
        <w:r w:rsidR="00C908A0">
          <w:rPr>
            <w:lang w:eastAsia="nb-NO"/>
          </w:rPr>
          <w:t>SML</w:t>
        </w:r>
      </w:ins>
      <w:r>
        <w:rPr>
          <w:lang w:eastAsia="nb-NO"/>
        </w:rPr>
        <w:t xml:space="preserve"> Service interface is divided into 2 logical parts:</w:t>
      </w:r>
    </w:p>
    <w:p w14:paraId="77CFF288" w14:textId="64B0B1DF" w:rsidR="0008418D" w:rsidRDefault="0090238C" w:rsidP="0008418D">
      <w:pPr>
        <w:pStyle w:val="PParagraph"/>
        <w:numPr>
          <w:ilvl w:val="0"/>
          <w:numId w:val="30"/>
        </w:numPr>
        <w:rPr>
          <w:lang w:eastAsia="nb-NO"/>
        </w:rPr>
      </w:pPr>
      <w:r>
        <w:rPr>
          <w:lang w:eastAsia="nb-NO"/>
        </w:rPr>
        <w:lastRenderedPageBreak/>
        <w:t>Manage participant identifiers interface</w:t>
      </w:r>
      <w:r w:rsidR="0008418D">
        <w:rPr>
          <w:lang w:eastAsia="nb-NO"/>
        </w:rPr>
        <w:br/>
      </w:r>
      <w:r>
        <w:rPr>
          <w:lang w:eastAsia="nb-NO"/>
        </w:rPr>
        <w:t xml:space="preserve">This is the interface for </w:t>
      </w:r>
      <w:del w:id="584" w:author="PH" w:date="2024-11-11T21:49:00Z" w16du:dateUtc="2024-11-11T20:49:00Z">
        <w:r w:rsidDel="004D271D">
          <w:rPr>
            <w:lang w:eastAsia="nb-NO"/>
          </w:rPr>
          <w:delText>Service Metadata Publisher</w:delText>
        </w:r>
      </w:del>
      <w:ins w:id="585" w:author="PH" w:date="2024-11-11T21:49:00Z" w16du:dateUtc="2024-11-11T20:49:00Z">
        <w:r w:rsidR="004D271D">
          <w:rPr>
            <w:lang w:eastAsia="nb-NO"/>
          </w:rPr>
          <w:t>SMP</w:t>
        </w:r>
      </w:ins>
      <w:r>
        <w:rPr>
          <w:lang w:eastAsia="nb-NO"/>
        </w:rPr>
        <w:t>s for managing the registered participant identifiers they expose.</w:t>
      </w:r>
    </w:p>
    <w:p w14:paraId="69ED374F" w14:textId="169B601F" w:rsidR="0090238C" w:rsidRDefault="0008418D" w:rsidP="0008418D">
      <w:pPr>
        <w:pStyle w:val="PParagraph"/>
        <w:numPr>
          <w:ilvl w:val="0"/>
          <w:numId w:val="30"/>
        </w:numPr>
        <w:rPr>
          <w:lang w:eastAsia="nb-NO"/>
        </w:rPr>
      </w:pPr>
      <w:r>
        <w:rPr>
          <w:lang w:eastAsia="nb-NO"/>
        </w:rPr>
        <w:t>M</w:t>
      </w:r>
      <w:r w:rsidR="0090238C">
        <w:rPr>
          <w:lang w:eastAsia="nb-NO"/>
        </w:rPr>
        <w:t>anage service metadata interface</w:t>
      </w:r>
      <w:r>
        <w:rPr>
          <w:lang w:eastAsia="nb-NO"/>
        </w:rPr>
        <w:br/>
      </w:r>
      <w:r w:rsidR="0090238C">
        <w:rPr>
          <w:lang w:eastAsia="nb-NO"/>
        </w:rPr>
        <w:t xml:space="preserve">This is the interface for </w:t>
      </w:r>
      <w:del w:id="586" w:author="PH" w:date="2024-11-11T21:49:00Z" w16du:dateUtc="2024-11-11T20:49:00Z">
        <w:r w:rsidR="0090238C" w:rsidDel="004D271D">
          <w:rPr>
            <w:lang w:eastAsia="nb-NO"/>
          </w:rPr>
          <w:delText>Service Metadata Publisher</w:delText>
        </w:r>
      </w:del>
      <w:ins w:id="587" w:author="PH" w:date="2024-11-11T21:49:00Z" w16du:dateUtc="2024-11-11T20:49:00Z">
        <w:r w:rsidR="004D271D">
          <w:rPr>
            <w:lang w:eastAsia="nb-NO"/>
          </w:rPr>
          <w:t>SMP</w:t>
        </w:r>
      </w:ins>
      <w:r w:rsidR="0090238C">
        <w:rPr>
          <w:lang w:eastAsia="nb-NO"/>
        </w:rPr>
        <w:t>s for managing the metadata about their metadata publishing service, e.g. binding, interface profile and key information.</w:t>
      </w:r>
    </w:p>
    <w:p w14:paraId="4C6FB1E8" w14:textId="2F8220A5" w:rsidR="0090238C" w:rsidRDefault="0090238C" w:rsidP="0008418D">
      <w:pPr>
        <w:pStyle w:val="PHeading3"/>
        <w:rPr>
          <w:lang w:eastAsia="nb-NO"/>
        </w:rPr>
      </w:pPr>
      <w:bookmarkStart w:id="588" w:name="_Ref182248059"/>
      <w:bookmarkStart w:id="589" w:name="_Toc182255642"/>
      <w:r>
        <w:rPr>
          <w:lang w:eastAsia="nb-NO"/>
        </w:rPr>
        <w:t>Format of Participant Identifiers</w:t>
      </w:r>
      <w:bookmarkEnd w:id="588"/>
      <w:bookmarkEnd w:id="589"/>
    </w:p>
    <w:p w14:paraId="7408F3CF" w14:textId="1CA5BBA2" w:rsidR="0090238C" w:rsidRDefault="0090238C" w:rsidP="0090238C">
      <w:pPr>
        <w:pStyle w:val="PParagraph"/>
        <w:rPr>
          <w:lang w:eastAsia="nb-NO"/>
        </w:rPr>
      </w:pPr>
      <w:del w:id="590" w:author="PH" w:date="2024-11-11T21:23:00Z" w16du:dateUtc="2024-11-11T20:23:00Z">
        <w:r w:rsidDel="004C6F2E">
          <w:rPr>
            <w:lang w:eastAsia="nb-NO"/>
          </w:rPr>
          <w:delText xml:space="preserve">BUSDOX </w:delText>
        </w:r>
      </w:del>
      <w:ins w:id="591" w:author="PH" w:date="2024-11-11T21:23:00Z" w16du:dateUtc="2024-11-11T20:23:00Z">
        <w:r w:rsidR="004C6F2E">
          <w:rPr>
            <w:lang w:eastAsia="nb-NO"/>
          </w:rPr>
          <w:t xml:space="preserve">The Peppol Network </w:t>
        </w:r>
      </w:ins>
      <w:r>
        <w:rPr>
          <w:lang w:eastAsia="nb-NO"/>
        </w:rPr>
        <w:t xml:space="preserve">functions by means of logical addresses for the metadata of services offered by a participant, of the form: </w:t>
      </w:r>
    </w:p>
    <w:p w14:paraId="167E46EF" w14:textId="77777777" w:rsidR="0090238C" w:rsidRDefault="0090238C" w:rsidP="00C767FA">
      <w:pPr>
        <w:pStyle w:val="Code"/>
      </w:pPr>
      <w:r>
        <w:t>http://&lt;hash over recipientID&gt;.&lt;schemeID&gt;.&lt;SML domain&gt;/&lt;recipientID&gt;/services/&lt;documentType&gt;</w:t>
      </w:r>
    </w:p>
    <w:p w14:paraId="057406AF" w14:textId="444FE546" w:rsidR="0090238C" w:rsidRDefault="0090238C" w:rsidP="0090238C">
      <w:pPr>
        <w:pStyle w:val="PParagraph"/>
        <w:rPr>
          <w:lang w:eastAsia="nb-NO"/>
        </w:rPr>
      </w:pPr>
      <w:del w:id="592" w:author="PH" w:date="2024-11-11T21:23:00Z" w16du:dateUtc="2024-11-11T20:23:00Z">
        <w:r w:rsidDel="004C6F2E">
          <w:rPr>
            <w:lang w:eastAsia="nb-NO"/>
          </w:rPr>
          <w:delText xml:space="preserve">BUSDOX </w:delText>
        </w:r>
      </w:del>
      <w:ins w:id="593" w:author="PH" w:date="2024-11-11T21:23:00Z" w16du:dateUtc="2024-11-11T20:23:00Z">
        <w:r w:rsidR="004C6F2E">
          <w:rPr>
            <w:lang w:eastAsia="nb-NO"/>
          </w:rPr>
          <w:t xml:space="preserve">Peppol </w:t>
        </w:r>
      </w:ins>
      <w:r>
        <w:rPr>
          <w:lang w:eastAsia="nb-NO"/>
        </w:rPr>
        <w:t xml:space="preserve">is flexible </w:t>
      </w:r>
      <w:r w:rsidR="00C767FA">
        <w:rPr>
          <w:lang w:eastAsia="nb-NO"/>
        </w:rPr>
        <w:t>regarding</w:t>
      </w:r>
      <w:r>
        <w:rPr>
          <w:lang w:eastAsia="nb-NO"/>
        </w:rPr>
        <w:t xml:space="preserve"> the use of any one of a wide range of schemes for the format of participant identifiers, represented by the </w:t>
      </w:r>
      <w:r w:rsidRPr="00786CF6">
        <w:rPr>
          <w:rStyle w:val="InlinecodeZchn"/>
          <w:rFonts w:eastAsiaTheme="minorHAnsi"/>
          <w:lang w:eastAsia="nb-NO"/>
        </w:rPr>
        <w:t>schemeID</w:t>
      </w:r>
      <w:r>
        <w:rPr>
          <w:lang w:eastAsia="nb-NO"/>
        </w:rPr>
        <w:t xml:space="preserve">. However, when using this form of HTTP Web address, which is resolved through the DNS system, the format of the </w:t>
      </w:r>
      <w:r w:rsidRPr="00786CF6">
        <w:rPr>
          <w:rStyle w:val="InlinecodeZchn"/>
          <w:rFonts w:eastAsiaTheme="minorHAnsi"/>
          <w:lang w:eastAsia="nb-NO"/>
        </w:rPr>
        <w:t>recipientID</w:t>
      </w:r>
      <w:r>
        <w:rPr>
          <w:lang w:eastAsia="nb-NO"/>
        </w:rPr>
        <w:t xml:space="preserve"> and the </w:t>
      </w:r>
      <w:r w:rsidRPr="00786CF6">
        <w:rPr>
          <w:rStyle w:val="InlinecodeZchn"/>
          <w:rFonts w:eastAsiaTheme="minorHAnsi"/>
          <w:lang w:eastAsia="nb-NO"/>
        </w:rPr>
        <w:t>schemeID</w:t>
      </w:r>
      <w:r>
        <w:rPr>
          <w:lang w:eastAsia="nb-NO"/>
        </w:rPr>
        <w:t xml:space="preserve"> is constrained by the requirements of the DNS system. This means that both the </w:t>
      </w:r>
      <w:r w:rsidRPr="00786CF6">
        <w:rPr>
          <w:rStyle w:val="InlinecodeZchn"/>
          <w:rFonts w:eastAsiaTheme="minorHAnsi"/>
          <w:lang w:eastAsia="nb-NO"/>
        </w:rPr>
        <w:t>recipientID</w:t>
      </w:r>
      <w:r>
        <w:rPr>
          <w:lang w:eastAsia="nb-NO"/>
        </w:rPr>
        <w:t xml:space="preserve"> and the </w:t>
      </w:r>
      <w:r w:rsidRPr="00786CF6">
        <w:rPr>
          <w:rStyle w:val="InlinecodeZchn"/>
          <w:rFonts w:eastAsiaTheme="minorHAnsi"/>
          <w:lang w:eastAsia="nb-NO"/>
        </w:rPr>
        <w:t>schemeID</w:t>
      </w:r>
      <w:r>
        <w:rPr>
          <w:lang w:eastAsia="nb-NO"/>
        </w:rPr>
        <w:t xml:space="preserve"> must be strings which use the ASCII alphanumeric characters only and which have to start with an alphabetic character.</w:t>
      </w:r>
    </w:p>
    <w:p w14:paraId="4F312278" w14:textId="3E715B0D" w:rsidR="0090238C" w:rsidRDefault="0090238C" w:rsidP="0090238C">
      <w:pPr>
        <w:pStyle w:val="PParagraph"/>
        <w:rPr>
          <w:lang w:eastAsia="nb-NO"/>
        </w:rPr>
      </w:pPr>
      <w:del w:id="594" w:author="PH" w:date="2024-11-11T21:23:00Z" w16du:dateUtc="2024-11-11T20:23:00Z">
        <w:r w:rsidDel="00EE6587">
          <w:rPr>
            <w:lang w:eastAsia="nb-NO"/>
          </w:rPr>
          <w:delText xml:space="preserve">BUSDOX </w:delText>
        </w:r>
      </w:del>
      <w:ins w:id="595" w:author="PH" w:date="2024-11-11T21:23:00Z" w16du:dateUtc="2024-11-11T20:23:00Z">
        <w:r w:rsidR="00EE6587">
          <w:rPr>
            <w:lang w:eastAsia="nb-NO"/>
          </w:rPr>
          <w:t xml:space="preserve">Peppol </w:t>
        </w:r>
      </w:ins>
      <w:r>
        <w:rPr>
          <w:lang w:eastAsia="nb-NO"/>
        </w:rPr>
        <w:t xml:space="preserve">allocates </w:t>
      </w:r>
      <w:r w:rsidRPr="00786CF6">
        <w:rPr>
          <w:rStyle w:val="InlinecodeZchn"/>
          <w:rFonts w:eastAsiaTheme="minorHAnsi"/>
          <w:lang w:eastAsia="nb-NO"/>
        </w:rPr>
        <w:t>schemeIDs</w:t>
      </w:r>
      <w:r>
        <w:rPr>
          <w:lang w:eastAsia="nb-NO"/>
        </w:rPr>
        <w:t xml:space="preserve"> to conform to this requirement. However, there is no guarantee that the participant IDs will conform to this requirement for any given scheme (remembering that in many cases the participant ID scheme will be a pre-existing scheme with its own format rules that might violate the requirements of a DNS name). Therefore</w:t>
      </w:r>
      <w:r w:rsidR="00C767FA">
        <w:rPr>
          <w:lang w:eastAsia="nb-NO"/>
        </w:rPr>
        <w:t>,</w:t>
      </w:r>
      <w:r>
        <w:rPr>
          <w:lang w:eastAsia="nb-NO"/>
        </w:rPr>
        <w:t xml:space="preserve"> a hash of the </w:t>
      </w:r>
      <w:ins w:id="596" w:author="PH" w:date="2024-11-11T21:26:00Z" w16du:dateUtc="2024-11-11T20:26:00Z">
        <w:r w:rsidR="005A1754">
          <w:rPr>
            <w:lang w:eastAsia="nb-NO"/>
          </w:rPr>
          <w:t xml:space="preserve">lowercased </w:t>
        </w:r>
      </w:ins>
      <w:r>
        <w:rPr>
          <w:lang w:eastAsia="nb-NO"/>
        </w:rPr>
        <w:t xml:space="preserve">participant ID is always used, using the </w:t>
      </w:r>
      <w:del w:id="597" w:author="PH" w:date="2024-11-11T21:24:00Z" w16du:dateUtc="2024-11-11T20:24:00Z">
        <w:r w:rsidDel="00704B0A">
          <w:rPr>
            <w:lang w:eastAsia="nb-NO"/>
          </w:rPr>
          <w:delText xml:space="preserve">MD5 </w:delText>
        </w:r>
      </w:del>
      <w:ins w:id="598" w:author="PH" w:date="2024-11-11T21:24:00Z" w16du:dateUtc="2024-11-11T20:24:00Z">
        <w:r w:rsidR="00704B0A">
          <w:rPr>
            <w:lang w:eastAsia="nb-NO"/>
          </w:rPr>
          <w:t xml:space="preserve">SHA-256 </w:t>
        </w:r>
      </w:ins>
      <w:r>
        <w:rPr>
          <w:lang w:eastAsia="nb-NO"/>
        </w:rPr>
        <w:t>hash algorithm</w:t>
      </w:r>
      <w:ins w:id="599" w:author="PH" w:date="2024-11-11T21:26:00Z" w16du:dateUtc="2024-11-11T20:26:00Z">
        <w:r w:rsidR="00273BFC">
          <w:rPr>
            <w:lang w:eastAsia="nb-NO"/>
          </w:rPr>
          <w:t xml:space="preserve"> (see [SHA256])</w:t>
        </w:r>
      </w:ins>
      <w:del w:id="600" w:author="PH" w:date="2024-11-11T21:24:00Z" w16du:dateUtc="2024-11-11T20:24:00Z">
        <w:r w:rsidDel="00704B0A">
          <w:rPr>
            <w:lang w:eastAsia="nb-NO"/>
          </w:rPr>
          <w:delText xml:space="preserve"> [MD5], and prefixed by "B-"</w:delText>
        </w:r>
      </w:del>
      <w:r>
        <w:rPr>
          <w:lang w:eastAsia="nb-NO"/>
        </w:rPr>
        <w:t>.</w:t>
      </w:r>
    </w:p>
    <w:p w14:paraId="7DE48993" w14:textId="3D06DAF8" w:rsidR="006C5BE2" w:rsidRDefault="0090238C" w:rsidP="0090238C">
      <w:pPr>
        <w:pStyle w:val="PParagraph"/>
        <w:rPr>
          <w:lang w:eastAsia="nb-NO"/>
        </w:rPr>
      </w:pPr>
      <w:r>
        <w:rPr>
          <w:lang w:eastAsia="nb-NO"/>
        </w:rPr>
        <w:t xml:space="preserve">An example participant ID is </w:t>
      </w:r>
      <w:r w:rsidRPr="00786CF6">
        <w:rPr>
          <w:rStyle w:val="InlinecodeZchn"/>
          <w:rFonts w:eastAsiaTheme="minorHAnsi"/>
          <w:lang w:eastAsia="nb-NO"/>
        </w:rPr>
        <w:t>0010:5798000000001</w:t>
      </w:r>
      <w:r>
        <w:rPr>
          <w:lang w:eastAsia="nb-NO"/>
        </w:rPr>
        <w:t xml:space="preserve">, for which the </w:t>
      </w:r>
      <w:del w:id="601" w:author="PH" w:date="2024-11-11T21:26:00Z" w16du:dateUtc="2024-11-11T20:26:00Z">
        <w:r w:rsidDel="005A1754">
          <w:rPr>
            <w:lang w:eastAsia="nb-NO"/>
          </w:rPr>
          <w:delText xml:space="preserve">MD5 </w:delText>
        </w:r>
      </w:del>
      <w:ins w:id="602" w:author="PH" w:date="2024-11-11T21:26:00Z" w16du:dateUtc="2024-11-11T20:26:00Z">
        <w:r w:rsidR="005A1754">
          <w:rPr>
            <w:lang w:eastAsia="nb-NO"/>
          </w:rPr>
          <w:t xml:space="preserve">SHA-256 </w:t>
        </w:r>
      </w:ins>
      <w:r>
        <w:rPr>
          <w:lang w:eastAsia="nb-NO"/>
        </w:rPr>
        <w:t xml:space="preserve">hash is </w:t>
      </w:r>
      <w:ins w:id="603" w:author="PH" w:date="2024-11-11T21:28:00Z" w16du:dateUtc="2024-11-11T20:28:00Z">
        <w:r w:rsidR="008E7908" w:rsidRPr="008E7908">
          <w:rPr>
            <w:rStyle w:val="InlinecodeZchn"/>
            <w:rFonts w:eastAsiaTheme="minorHAnsi"/>
            <w:rPrChange w:id="604" w:author="PH" w:date="2024-11-11T21:28:00Z" w16du:dateUtc="2024-11-11T20:28:00Z">
              <w:rPr>
                <w:lang w:eastAsia="nb-NO"/>
              </w:rPr>
            </w:rPrChange>
          </w:rPr>
          <w:t>XUKHFQABQZIKI3YKVR2FHR4SNFA3PF5VPQ6K4TONV3LMVSY5ARVQ</w:t>
        </w:r>
      </w:ins>
      <w:del w:id="605" w:author="PH" w:date="2024-11-11T21:28:00Z" w16du:dateUtc="2024-11-11T20:28:00Z">
        <w:r w:rsidRPr="00786CF6" w:rsidDel="008E7908">
          <w:rPr>
            <w:rStyle w:val="InlinecodeZchn"/>
            <w:rFonts w:eastAsiaTheme="minorHAnsi"/>
            <w:lang w:eastAsia="nb-NO"/>
          </w:rPr>
          <w:delText>e49b223851f6e97cbfce4f72c3402aac</w:delText>
        </w:r>
      </w:del>
      <w:r>
        <w:rPr>
          <w:lang w:eastAsia="nb-NO"/>
        </w:rPr>
        <w:t>. See POLICY 7 of the [PFUOI4] for details.</w:t>
      </w:r>
    </w:p>
    <w:p w14:paraId="2D78C4DB" w14:textId="77777777" w:rsidR="005B7FC3" w:rsidRPr="00851205" w:rsidRDefault="005B7FC3" w:rsidP="005B7FC3">
      <w:pPr>
        <w:pStyle w:val="PHeading3"/>
      </w:pPr>
      <w:bookmarkStart w:id="606" w:name="_Toc71821152"/>
      <w:bookmarkStart w:id="607" w:name="_Toc182255643"/>
      <w:r w:rsidRPr="00851205">
        <w:t>Manage</w:t>
      </w:r>
      <w:r>
        <w:t>Business</w:t>
      </w:r>
      <w:r w:rsidRPr="00851205">
        <w:t>Identifier interface</w:t>
      </w:r>
      <w:bookmarkEnd w:id="606"/>
      <w:bookmarkEnd w:id="607"/>
    </w:p>
    <w:p w14:paraId="0D24DDC1" w14:textId="4608B8D0" w:rsidR="005B7FC3" w:rsidRPr="00851205" w:rsidRDefault="005B7FC3" w:rsidP="005B7FC3">
      <w:pPr>
        <w:pStyle w:val="PParagraph"/>
      </w:pPr>
      <w:r w:rsidRPr="00851205">
        <w:t>The Manage</w:t>
      </w:r>
      <w:r>
        <w:t>Business</w:t>
      </w:r>
      <w:r w:rsidRPr="00851205">
        <w:t xml:space="preserve">Identifier interface allows </w:t>
      </w:r>
      <w:del w:id="608" w:author="PH" w:date="2024-11-11T21:29:00Z" w16du:dateUtc="2024-11-11T20:29:00Z">
        <w:r w:rsidRPr="00851205" w:rsidDel="00066B3D">
          <w:delText>Service Metadata Publishers</w:delText>
        </w:r>
      </w:del>
      <w:ins w:id="609" w:author="PH" w:date="2024-11-11T21:29:00Z" w16du:dateUtc="2024-11-11T20:29:00Z">
        <w:r w:rsidR="00066B3D">
          <w:t>SMPs</w:t>
        </w:r>
      </w:ins>
      <w:r w:rsidRPr="00851205">
        <w:t xml:space="preserve"> to manage the information in the </w:t>
      </w:r>
      <w:del w:id="610" w:author="PH" w:date="2024-11-11T21:29:00Z" w16du:dateUtc="2024-11-11T20:29:00Z">
        <w:r w:rsidRPr="00851205" w:rsidDel="00066B3D">
          <w:delText>Service Metadata Locator</w:delText>
        </w:r>
      </w:del>
      <w:ins w:id="611" w:author="PH" w:date="2024-11-11T21:29:00Z" w16du:dateUtc="2024-11-11T20:29:00Z">
        <w:r w:rsidR="00066B3D">
          <w:t>SML</w:t>
        </w:r>
      </w:ins>
      <w:r w:rsidRPr="00851205">
        <w:t xml:space="preserve"> Service relating to individual participant identifiers for which they ho</w:t>
      </w:r>
      <w:r>
        <w:t>ld metadata.</w:t>
      </w:r>
    </w:p>
    <w:p w14:paraId="5A5BE092" w14:textId="2FEA5D65" w:rsidR="005B7FC3" w:rsidRPr="00851205" w:rsidDel="00CE0C63" w:rsidRDefault="005B7FC3" w:rsidP="005B7FC3">
      <w:pPr>
        <w:pStyle w:val="PParagraph"/>
        <w:rPr>
          <w:del w:id="612" w:author="PH" w:date="2024-11-11T21:31:00Z" w16du:dateUtc="2024-11-11T20:31:00Z"/>
        </w:rPr>
      </w:pPr>
      <w:r w:rsidRPr="00851205">
        <w:t xml:space="preserve">This interface requires authentication of the </w:t>
      </w:r>
      <w:del w:id="613" w:author="PH" w:date="2024-11-11T21:29:00Z" w16du:dateUtc="2024-11-11T20:29:00Z">
        <w:r w:rsidRPr="00851205" w:rsidDel="00066B3D">
          <w:delText>Service Metadata Publisher</w:delText>
        </w:r>
      </w:del>
      <w:ins w:id="614" w:author="PH" w:date="2024-11-11T21:29:00Z" w16du:dateUtc="2024-11-11T20:29:00Z">
        <w:r w:rsidR="00066B3D">
          <w:t>SMP</w:t>
        </w:r>
      </w:ins>
      <w:r w:rsidRPr="00851205">
        <w:t xml:space="preserve">. The identity of the </w:t>
      </w:r>
      <w:del w:id="615" w:author="PH" w:date="2024-11-11T21:29:00Z" w16du:dateUtc="2024-11-11T20:29:00Z">
        <w:r w:rsidRPr="00851205" w:rsidDel="00066B3D">
          <w:delText>Service Metadata Publisher</w:delText>
        </w:r>
      </w:del>
      <w:ins w:id="616" w:author="PH" w:date="2024-11-11T21:29:00Z" w16du:dateUtc="2024-11-11T20:29:00Z">
        <w:r w:rsidR="00066B3D">
          <w:t>SMP</w:t>
        </w:r>
      </w:ins>
      <w:r w:rsidRPr="00851205">
        <w:t xml:space="preserve"> derived from the authentication process </w:t>
      </w:r>
      <w:r w:rsidRPr="00851205">
        <w:lastRenderedPageBreak/>
        <w:t xml:space="preserve">identifies the </w:t>
      </w:r>
      <w:del w:id="617" w:author="PH" w:date="2024-11-11T21:30:00Z" w16du:dateUtc="2024-11-11T20:30:00Z">
        <w:r w:rsidRPr="00851205" w:rsidDel="00066B3D">
          <w:delText>Service Metadata Publisher</w:delText>
        </w:r>
      </w:del>
      <w:ins w:id="618" w:author="PH" w:date="2024-11-11T21:30:00Z" w16du:dateUtc="2024-11-11T20:30:00Z">
        <w:r w:rsidR="00066B3D">
          <w:t>SMP</w:t>
        </w:r>
      </w:ins>
      <w:r w:rsidRPr="00851205">
        <w:t xml:space="preserve"> associated with the Participant Identifier(s) which </w:t>
      </w:r>
      <w:r>
        <w:t>are managed via this interface.</w:t>
      </w:r>
    </w:p>
    <w:p w14:paraId="11C3285E" w14:textId="2E3763E4" w:rsidR="005B7FC3" w:rsidRPr="00851205" w:rsidDel="00617514" w:rsidRDefault="005B7FC3" w:rsidP="005B7FC3">
      <w:pPr>
        <w:pStyle w:val="PParagraph"/>
        <w:rPr>
          <w:del w:id="619" w:author="PH" w:date="2024-11-11T21:30:00Z" w16du:dateUtc="2024-11-11T20:30:00Z"/>
        </w:rPr>
      </w:pPr>
      <w:del w:id="620" w:author="PH" w:date="2024-11-11T21:30:00Z" w16du:dateUtc="2024-11-11T20:30:00Z">
        <w:r w:rsidRPr="00851205" w:rsidDel="00617514">
          <w:delText xml:space="preserve">It is possible for a given </w:delText>
        </w:r>
        <w:r w:rsidRPr="00851205" w:rsidDel="009F7A91">
          <w:delText>Service Metadata Publisher</w:delText>
        </w:r>
        <w:r w:rsidRPr="00851205" w:rsidDel="00617514">
          <w:delText xml:space="preserve"> to provide the metadata for all participant identifiers belonging to a particular participant identifier scheme. If this is the case, then it corresponds to the concept of a "wildcard" CNAME reco</w:delText>
        </w:r>
        <w:r w:rsidDel="00617514">
          <w:delText>rd in the DNS, along the lines:</w:delText>
        </w:r>
      </w:del>
    </w:p>
    <w:p w14:paraId="06F06423" w14:textId="4BAE36AF" w:rsidR="005B7FC3" w:rsidRPr="00851205" w:rsidDel="00617514" w:rsidRDefault="005B7FC3" w:rsidP="005B7FC3">
      <w:pPr>
        <w:pStyle w:val="Code"/>
        <w:rPr>
          <w:del w:id="621" w:author="PH" w:date="2024-11-11T21:30:00Z" w16du:dateUtc="2024-11-11T20:30:00Z"/>
        </w:rPr>
      </w:pPr>
      <w:del w:id="622" w:author="PH" w:date="2024-11-11T21:30:00Z" w16du:dateUtc="2024-11-11T20:30:00Z">
        <w:r w:rsidRPr="00851205" w:rsidDel="00617514">
          <w:delText>*.&lt;schemeID&gt;.</w:delText>
        </w:r>
        <w:r w:rsidDel="00617514">
          <w:delText>&lt;SML domain&gt; CNAME &lt;SMP domain&gt;</w:delText>
        </w:r>
      </w:del>
    </w:p>
    <w:p w14:paraId="4F3E38DA" w14:textId="0FDE9FC2" w:rsidR="005B7FC3" w:rsidRPr="00851205" w:rsidDel="00617514" w:rsidRDefault="005B7FC3" w:rsidP="005B7FC3">
      <w:pPr>
        <w:pStyle w:val="PParagraph"/>
        <w:rPr>
          <w:del w:id="623" w:author="PH" w:date="2024-11-11T21:30:00Z" w16du:dateUtc="2024-11-11T20:30:00Z"/>
        </w:rPr>
      </w:pPr>
      <w:del w:id="624" w:author="PH" w:date="2024-11-11T21:30:00Z" w16du:dateUtc="2024-11-11T20:30:00Z">
        <w:r w:rsidRPr="008D2F04" w:rsidDel="00617514">
          <w:delText>&lt;SMP domain&gt;</w:delText>
        </w:r>
        <w:r w:rsidRPr="00851205" w:rsidDel="00617514">
          <w:delText xml:space="preserve"> may either be the domain name associated with the SMP, or an alias for it. </w:delText>
        </w:r>
      </w:del>
    </w:p>
    <w:p w14:paraId="2117EE7F" w14:textId="364D617F" w:rsidR="005B7FC3" w:rsidRPr="00851205" w:rsidRDefault="005B7FC3" w:rsidP="005B7FC3">
      <w:pPr>
        <w:pStyle w:val="PParagraph"/>
      </w:pPr>
      <w:del w:id="625" w:author="PH" w:date="2024-11-11T21:31:00Z" w16du:dateUtc="2024-11-11T20:31:00Z">
        <w:r w:rsidRPr="00851205" w:rsidDel="00CE0C63">
          <w:delText xml:space="preserve">This implies that all participant identifiers for that </w:delText>
        </w:r>
        <w:r w:rsidRPr="00C77DC7" w:rsidDel="00CE0C63">
          <w:rPr>
            <w:rStyle w:val="InlinecodeZchn"/>
            <w:rFonts w:eastAsiaTheme="minorHAnsi"/>
          </w:rPr>
          <w:delText>schemeID</w:delText>
        </w:r>
        <w:r w:rsidRPr="00851205" w:rsidDel="00CE0C63">
          <w:delText xml:space="preserve"> will have addresses that resolve to the single address of that one SMP - and that as result only one SMP can handle the metadata for all participant identifiers of that scheme. Wildcard records are indicated through the use of "</w:delText>
        </w:r>
        <w:r w:rsidRPr="00C77DC7" w:rsidDel="00CE0C63">
          <w:rPr>
            <w:rStyle w:val="InlinecodeZchn"/>
            <w:rFonts w:eastAsiaTheme="minorHAnsi"/>
          </w:rPr>
          <w:delText>*</w:delText>
        </w:r>
        <w:r w:rsidRPr="00851205" w:rsidDel="00CE0C63">
          <w:delText>" as the participant identifier in the operations of the Manage</w:delText>
        </w:r>
        <w:r w:rsidDel="00CE0C63">
          <w:delText>BusinessIdentifier interface.</w:delText>
        </w:r>
      </w:del>
    </w:p>
    <w:p w14:paraId="2E2535CF" w14:textId="77777777" w:rsidR="005B7FC3" w:rsidRPr="00851205" w:rsidRDefault="005B7FC3" w:rsidP="005B7FC3">
      <w:pPr>
        <w:pStyle w:val="PParagraph"/>
      </w:pPr>
      <w:r w:rsidRPr="00851205">
        <w:t>The Manage</w:t>
      </w:r>
      <w:r>
        <w:t>Business</w:t>
      </w:r>
      <w:r w:rsidRPr="00851205">
        <w:t>Identifier interfac</w:t>
      </w:r>
      <w:r>
        <w:t>e has the following operations:</w:t>
      </w:r>
    </w:p>
    <w:p w14:paraId="648E1E76" w14:textId="77777777" w:rsidR="005B7FC3" w:rsidRPr="00851205" w:rsidRDefault="005B7FC3" w:rsidP="005B7FC3">
      <w:pPr>
        <w:pStyle w:val="PParagraph"/>
        <w:numPr>
          <w:ilvl w:val="0"/>
          <w:numId w:val="32"/>
        </w:numPr>
      </w:pPr>
      <w:r>
        <w:t>Create</w:t>
      </w:r>
    </w:p>
    <w:p w14:paraId="3B339405" w14:textId="77777777" w:rsidR="005B7FC3" w:rsidRPr="00851205" w:rsidRDefault="005B7FC3" w:rsidP="005B7FC3">
      <w:pPr>
        <w:pStyle w:val="PParagraph"/>
        <w:numPr>
          <w:ilvl w:val="0"/>
          <w:numId w:val="32"/>
        </w:numPr>
      </w:pPr>
      <w:r>
        <w:t>CreateList</w:t>
      </w:r>
    </w:p>
    <w:p w14:paraId="44C26706" w14:textId="77777777" w:rsidR="005B7FC3" w:rsidRPr="00851205" w:rsidRDefault="005B7FC3" w:rsidP="005B7FC3">
      <w:pPr>
        <w:pStyle w:val="PParagraph"/>
        <w:numPr>
          <w:ilvl w:val="0"/>
          <w:numId w:val="32"/>
        </w:numPr>
      </w:pPr>
      <w:r w:rsidRPr="00851205">
        <w:t xml:space="preserve">Delete </w:t>
      </w:r>
    </w:p>
    <w:p w14:paraId="70F71789" w14:textId="77777777" w:rsidR="005B7FC3" w:rsidRPr="00851205" w:rsidRDefault="005B7FC3" w:rsidP="005B7FC3">
      <w:pPr>
        <w:pStyle w:val="PParagraph"/>
        <w:numPr>
          <w:ilvl w:val="0"/>
          <w:numId w:val="32"/>
        </w:numPr>
      </w:pPr>
      <w:r>
        <w:t>DeleteList</w:t>
      </w:r>
    </w:p>
    <w:p w14:paraId="524ED21D" w14:textId="77777777" w:rsidR="005B7FC3" w:rsidRPr="00851205" w:rsidRDefault="005B7FC3" w:rsidP="005B7FC3">
      <w:pPr>
        <w:pStyle w:val="PParagraph"/>
        <w:numPr>
          <w:ilvl w:val="0"/>
          <w:numId w:val="32"/>
        </w:numPr>
      </w:pPr>
      <w:r>
        <w:t>PrepareToMigrate</w:t>
      </w:r>
    </w:p>
    <w:p w14:paraId="34DF7961" w14:textId="77777777" w:rsidR="005B7FC3" w:rsidRPr="00851205" w:rsidRDefault="005B7FC3" w:rsidP="005B7FC3">
      <w:pPr>
        <w:pStyle w:val="PParagraph"/>
        <w:numPr>
          <w:ilvl w:val="0"/>
          <w:numId w:val="32"/>
        </w:numPr>
      </w:pPr>
      <w:r>
        <w:t>Migrate</w:t>
      </w:r>
    </w:p>
    <w:p w14:paraId="7C4045B7" w14:textId="77777777" w:rsidR="005B7FC3" w:rsidRPr="00851205" w:rsidRDefault="005B7FC3" w:rsidP="005B7FC3">
      <w:pPr>
        <w:pStyle w:val="PParagraph"/>
        <w:numPr>
          <w:ilvl w:val="0"/>
          <w:numId w:val="32"/>
        </w:numPr>
      </w:pPr>
      <w:r>
        <w:t>List</w:t>
      </w:r>
    </w:p>
    <w:p w14:paraId="2F4BDEE5" w14:textId="77777777" w:rsidR="005B7FC3" w:rsidRPr="00154AAE" w:rsidRDefault="005B7FC3" w:rsidP="005B7FC3">
      <w:pPr>
        <w:pStyle w:val="PHeading4"/>
      </w:pPr>
      <w:bookmarkStart w:id="626" w:name="_Toc182255644"/>
      <w:r w:rsidRPr="00154AAE">
        <w:t>Create()</w:t>
      </w:r>
      <w:bookmarkEnd w:id="626"/>
    </w:p>
    <w:p w14:paraId="0CB2C74B" w14:textId="08D71F38" w:rsidR="005B7FC3" w:rsidRPr="00851205" w:rsidRDefault="005B7FC3" w:rsidP="005B7FC3">
      <w:pPr>
        <w:pStyle w:val="PParagraph"/>
      </w:pPr>
      <w:r w:rsidRPr="00851205">
        <w:t xml:space="preserve">Creates an entry in the </w:t>
      </w:r>
      <w:del w:id="627" w:author="PH" w:date="2024-11-11T21:53:00Z" w16du:dateUtc="2024-11-11T20:53:00Z">
        <w:r w:rsidRPr="00851205" w:rsidDel="00E314DC">
          <w:delText>Service Metadata Locator</w:delText>
        </w:r>
      </w:del>
      <w:ins w:id="628" w:author="PH" w:date="2024-11-11T21:53:00Z" w16du:dateUtc="2024-11-11T20:53:00Z">
        <w:r w:rsidR="00E314DC">
          <w:t>SML</w:t>
        </w:r>
      </w:ins>
      <w:r w:rsidRPr="00851205">
        <w:t xml:space="preserve"> Service for information relating to a specific participant identifier. Regardless of the number of services a recipient exposes, only one record corresponding to the participant identifier is created in the </w:t>
      </w:r>
      <w:del w:id="629" w:author="PH" w:date="2024-11-11T21:53:00Z" w16du:dateUtc="2024-11-11T20:53:00Z">
        <w:r w:rsidRPr="00851205" w:rsidDel="00E314DC">
          <w:delText>Service Metadata Locator</w:delText>
        </w:r>
      </w:del>
      <w:ins w:id="630" w:author="PH" w:date="2024-11-11T21:53:00Z" w16du:dateUtc="2024-11-11T20:53:00Z">
        <w:r w:rsidR="00E314DC">
          <w:t>SML</w:t>
        </w:r>
      </w:ins>
      <w:r w:rsidRPr="00851205">
        <w:t xml:space="preserve"> Service by the </w:t>
      </w:r>
      <w:del w:id="631" w:author="PH" w:date="2024-11-11T21:49:00Z" w16du:dateUtc="2024-11-11T20:49:00Z">
        <w:r w:rsidRPr="00851205" w:rsidDel="00AF18C2">
          <w:delText>Service Metadata Publisher</w:delText>
        </w:r>
      </w:del>
      <w:ins w:id="632" w:author="PH" w:date="2024-11-11T21:49:00Z" w16du:dateUtc="2024-11-11T20:49:00Z">
        <w:r w:rsidR="00AF18C2">
          <w:t>SMP</w:t>
        </w:r>
      </w:ins>
      <w:r w:rsidRPr="00851205">
        <w:t xml:space="preserve"> which exposes the services for that participant. </w:t>
      </w:r>
    </w:p>
    <w:p w14:paraId="41944264" w14:textId="77777777" w:rsidR="005B7FC3" w:rsidRPr="00851205" w:rsidRDefault="005B7FC3" w:rsidP="005B7FC3">
      <w:pPr>
        <w:pStyle w:val="PParagraph"/>
        <w:numPr>
          <w:ilvl w:val="0"/>
          <w:numId w:val="45"/>
        </w:numPr>
      </w:pPr>
      <w:r w:rsidRPr="005B7FC3">
        <w:rPr>
          <w:rStyle w:val="InlinecodeZchn"/>
          <w:rFonts w:eastAsiaTheme="minorHAnsi"/>
        </w:rPr>
        <w:t>Input CreateParticipantIdentifier: ServiceMetadataPublisherServiceForParticipantType</w:t>
      </w:r>
      <w:r w:rsidRPr="005B7FC3">
        <w:br/>
      </w:r>
      <w:r w:rsidRPr="00851205">
        <w:t xml:space="preserve">contains the Participant Identifier for a given participant and the identifier of the SMP which holds its data </w:t>
      </w:r>
    </w:p>
    <w:p w14:paraId="6FC3CE5E" w14:textId="77777777" w:rsidR="005B7FC3" w:rsidRPr="00851205" w:rsidRDefault="005B7FC3" w:rsidP="005B7FC3">
      <w:pPr>
        <w:pStyle w:val="PParagraph"/>
        <w:numPr>
          <w:ilvl w:val="0"/>
          <w:numId w:val="45"/>
        </w:numPr>
      </w:pPr>
      <w:r w:rsidRPr="005B7FC3">
        <w:rPr>
          <w:rStyle w:val="InlinecodeZchn"/>
          <w:rFonts w:eastAsiaTheme="minorHAnsi"/>
        </w:rPr>
        <w:t>Fault: notFoundFault</w:t>
      </w:r>
      <w:r w:rsidRPr="005B7FC3">
        <w:br/>
      </w:r>
      <w:r w:rsidRPr="00851205">
        <w:t>returned if the identifie</w:t>
      </w:r>
      <w:r>
        <w:t>r of the SMP could not be found</w:t>
      </w:r>
    </w:p>
    <w:p w14:paraId="45D0D666" w14:textId="77777777" w:rsidR="005B7FC3" w:rsidRPr="00851205" w:rsidRDefault="005B7FC3" w:rsidP="005B7FC3">
      <w:pPr>
        <w:pStyle w:val="PParagraph"/>
        <w:numPr>
          <w:ilvl w:val="0"/>
          <w:numId w:val="45"/>
        </w:numPr>
      </w:pPr>
      <w:r w:rsidRPr="000F5393">
        <w:rPr>
          <w:rStyle w:val="InlinecodeZchn"/>
          <w:rFonts w:eastAsiaTheme="minorHAnsi"/>
        </w:rPr>
        <w:lastRenderedPageBreak/>
        <w:t>Fault: unauthorizedFault</w:t>
      </w:r>
      <w:r w:rsidRPr="000F5393">
        <w:br/>
      </w:r>
      <w:r w:rsidRPr="00851205">
        <w:t xml:space="preserve">returned if the caller is not authorized to invoke the </w:t>
      </w:r>
      <w:r w:rsidRPr="000F5393">
        <w:rPr>
          <w:rStyle w:val="InlinecodeZchn"/>
          <w:rFonts w:eastAsiaTheme="minorHAnsi"/>
        </w:rPr>
        <w:t>Create</w:t>
      </w:r>
      <w:r w:rsidRPr="00851205">
        <w:t xml:space="preserve"> </w:t>
      </w:r>
      <w:r>
        <w:t>operation</w:t>
      </w:r>
    </w:p>
    <w:p w14:paraId="77BDD068" w14:textId="77777777" w:rsidR="005B7FC3" w:rsidRDefault="005B7FC3" w:rsidP="000F5393">
      <w:pPr>
        <w:pStyle w:val="PParagraph"/>
        <w:numPr>
          <w:ilvl w:val="0"/>
          <w:numId w:val="45"/>
        </w:numPr>
      </w:pPr>
      <w:r w:rsidRPr="000F5393">
        <w:rPr>
          <w:rStyle w:val="InlinecodeZchn"/>
          <w:rFonts w:eastAsiaTheme="minorHAnsi"/>
        </w:rPr>
        <w:t>Fault: badRequestFault</w:t>
      </w:r>
      <w:r w:rsidRPr="000F5393">
        <w:br/>
      </w:r>
      <w:r>
        <w:t>r</w:t>
      </w:r>
      <w:r w:rsidRPr="00851205">
        <w:t xml:space="preserve">eturned if the supplied </w:t>
      </w:r>
      <w:r w:rsidRPr="000F5393">
        <w:rPr>
          <w:rStyle w:val="InlinecodeZchn"/>
          <w:rFonts w:eastAsiaTheme="minorHAnsi"/>
        </w:rPr>
        <w:t>CreateParticipantIdentifier</w:t>
      </w:r>
      <w:r w:rsidRPr="00851205">
        <w:t xml:space="preserve"> d</w:t>
      </w:r>
      <w:r>
        <w:t>oes not contain consistent data</w:t>
      </w:r>
    </w:p>
    <w:p w14:paraId="47F11F51" w14:textId="77777777" w:rsidR="005B7FC3" w:rsidRPr="00851205" w:rsidRDefault="005B7FC3" w:rsidP="000F5393">
      <w:pPr>
        <w:pStyle w:val="PParagraph"/>
        <w:numPr>
          <w:ilvl w:val="0"/>
          <w:numId w:val="45"/>
        </w:numPr>
      </w:pPr>
      <w:r w:rsidRPr="000F5393">
        <w:rPr>
          <w:rStyle w:val="InlinecodeZchn"/>
          <w:rFonts w:eastAsiaTheme="minorHAnsi"/>
        </w:rPr>
        <w:t>Fault: internalErrorFault</w:t>
      </w:r>
      <w:r w:rsidRPr="000F5393">
        <w:br/>
      </w:r>
      <w:r w:rsidRPr="00851205">
        <w:t>returned if the SML service is unable to pro</w:t>
      </w:r>
      <w:r>
        <w:t>cess the request for any reason</w:t>
      </w:r>
    </w:p>
    <w:p w14:paraId="084B31E2" w14:textId="77777777" w:rsidR="005B7FC3" w:rsidRPr="00154AAE" w:rsidRDefault="005B7FC3" w:rsidP="000F5393">
      <w:pPr>
        <w:pStyle w:val="PHeading4"/>
      </w:pPr>
      <w:bookmarkStart w:id="633" w:name="_Toc182255645"/>
      <w:r w:rsidRPr="00154AAE">
        <w:t>CreateList()</w:t>
      </w:r>
      <w:bookmarkEnd w:id="633"/>
    </w:p>
    <w:p w14:paraId="47C55B35" w14:textId="3B822F80" w:rsidR="005B7FC3" w:rsidRPr="00851205" w:rsidRDefault="005B7FC3" w:rsidP="000F5393">
      <w:pPr>
        <w:pStyle w:val="PParagraph"/>
      </w:pPr>
      <w:r w:rsidRPr="00851205">
        <w:t xml:space="preserve">Creates a set of entries in the </w:t>
      </w:r>
      <w:del w:id="634" w:author="PH" w:date="2024-11-11T21:53:00Z" w16du:dateUtc="2024-11-11T20:53:00Z">
        <w:r w:rsidRPr="00851205" w:rsidDel="006E16EC">
          <w:delText>Service Metadata Locator</w:delText>
        </w:r>
      </w:del>
      <w:ins w:id="635" w:author="PH" w:date="2024-11-11T21:53:00Z" w16du:dateUtc="2024-11-11T20:53:00Z">
        <w:r w:rsidR="006E16EC">
          <w:t>SML</w:t>
        </w:r>
      </w:ins>
      <w:r w:rsidRPr="00851205">
        <w:t xml:space="preserve"> Service for information relating to a list of participant identifiers. Regardless of the number of services a recipient exposes, only one record corresponding to each participant identifier is created in the </w:t>
      </w:r>
      <w:del w:id="636" w:author="PH" w:date="2024-11-11T21:54:00Z" w16du:dateUtc="2024-11-11T20:54:00Z">
        <w:r w:rsidRPr="00851205" w:rsidDel="006E16EC">
          <w:delText>Service Metadata Locator</w:delText>
        </w:r>
      </w:del>
      <w:ins w:id="637" w:author="PH" w:date="2024-11-11T21:54:00Z" w16du:dateUtc="2024-11-11T20:54:00Z">
        <w:r w:rsidR="006E16EC">
          <w:t>SML</w:t>
        </w:r>
      </w:ins>
      <w:r w:rsidRPr="00851205">
        <w:t xml:space="preserve"> Service by the </w:t>
      </w:r>
      <w:del w:id="638" w:author="PH" w:date="2024-11-11T21:49:00Z" w16du:dateUtc="2024-11-11T20:49:00Z">
        <w:r w:rsidRPr="00851205" w:rsidDel="00FF77F8">
          <w:delText>Service Metadata Publisher</w:delText>
        </w:r>
      </w:del>
      <w:ins w:id="639" w:author="PH" w:date="2024-11-11T21:49:00Z" w16du:dateUtc="2024-11-11T20:49:00Z">
        <w:r w:rsidR="00FF77F8">
          <w:t>SMP</w:t>
        </w:r>
      </w:ins>
      <w:r w:rsidRPr="00851205">
        <w:t xml:space="preserve"> which exposes the</w:t>
      </w:r>
      <w:r>
        <w:t xml:space="preserve"> services for that participant.</w:t>
      </w:r>
    </w:p>
    <w:p w14:paraId="7948CB41" w14:textId="2762F34B" w:rsidR="005B7FC3" w:rsidRPr="00851205" w:rsidRDefault="005B7FC3" w:rsidP="005F6662">
      <w:pPr>
        <w:pStyle w:val="PParagraph"/>
        <w:numPr>
          <w:ilvl w:val="0"/>
          <w:numId w:val="48"/>
        </w:numPr>
      </w:pPr>
      <w:r w:rsidRPr="000F5393">
        <w:rPr>
          <w:rStyle w:val="InlinecodeZchn"/>
          <w:rFonts w:eastAsiaTheme="minorHAnsi"/>
        </w:rPr>
        <w:t>Input CreateList: ParticipantIdentifierPage</w:t>
      </w:r>
      <w:r w:rsidRPr="000F5393">
        <w:br/>
      </w:r>
      <w:r w:rsidRPr="00851205">
        <w:t xml:space="preserve">contains the list of Participant Identifiers for the participants which are added to the </w:t>
      </w:r>
      <w:del w:id="640" w:author="PH" w:date="2024-11-11T21:54:00Z" w16du:dateUtc="2024-11-11T20:54:00Z">
        <w:r w:rsidRPr="00851205" w:rsidDel="00FE26A1">
          <w:delText>Service Metadata Locator</w:delText>
        </w:r>
      </w:del>
      <w:ins w:id="641" w:author="PH" w:date="2024-11-11T21:54:00Z" w16du:dateUtc="2024-11-11T20:54:00Z">
        <w:r w:rsidR="00FE26A1">
          <w:t>SML</w:t>
        </w:r>
      </w:ins>
      <w:r w:rsidRPr="00851205">
        <w:t xml:space="preserve"> Service. The </w:t>
      </w:r>
      <w:r w:rsidRPr="008F4D80">
        <w:rPr>
          <w:rStyle w:val="InlinecodeZchn"/>
          <w:rFonts w:eastAsiaTheme="minorHAnsi"/>
        </w:rPr>
        <w:t>NextPageIdentifier</w:t>
      </w:r>
      <w:r w:rsidRPr="00851205">
        <w:t xml:space="preserve"> elem</w:t>
      </w:r>
      <w:r>
        <w:t>ent is absent.</w:t>
      </w:r>
    </w:p>
    <w:p w14:paraId="78AA75FE" w14:textId="77777777" w:rsidR="005B7FC3" w:rsidRPr="00851205" w:rsidRDefault="005B7FC3" w:rsidP="005F6662">
      <w:pPr>
        <w:pStyle w:val="PParagraph"/>
        <w:numPr>
          <w:ilvl w:val="0"/>
          <w:numId w:val="48"/>
        </w:numPr>
      </w:pPr>
      <w:r w:rsidRPr="000F5393">
        <w:rPr>
          <w:rStyle w:val="InlinecodeZchn"/>
          <w:rFonts w:eastAsiaTheme="minorHAnsi"/>
        </w:rPr>
        <w:t>Fault: notFoundFault</w:t>
      </w:r>
      <w:r w:rsidRPr="000F5393">
        <w:br/>
      </w:r>
      <w:r w:rsidRPr="00851205">
        <w:t>returned if the identifie</w:t>
      </w:r>
      <w:r>
        <w:t>r of the SMP could not be found</w:t>
      </w:r>
    </w:p>
    <w:p w14:paraId="3E7D9B5E" w14:textId="77777777" w:rsidR="005B7FC3" w:rsidRPr="00851205" w:rsidRDefault="005B7FC3" w:rsidP="005F6662">
      <w:pPr>
        <w:pStyle w:val="PParagraph"/>
        <w:numPr>
          <w:ilvl w:val="0"/>
          <w:numId w:val="48"/>
        </w:numPr>
      </w:pPr>
      <w:r w:rsidRPr="000F5393">
        <w:rPr>
          <w:rStyle w:val="InlinecodeZchn"/>
          <w:rFonts w:eastAsiaTheme="minorHAnsi"/>
        </w:rPr>
        <w:t>Fault: unauthorizedFault</w:t>
      </w:r>
      <w:r w:rsidRPr="000F5393">
        <w:br/>
      </w:r>
      <w:r w:rsidRPr="00851205">
        <w:t xml:space="preserve">returned if the caller is not authorized to invoke the </w:t>
      </w:r>
      <w:r w:rsidRPr="008F4D80">
        <w:rPr>
          <w:rStyle w:val="InlinecodeZchn"/>
          <w:rFonts w:eastAsiaTheme="minorHAnsi"/>
        </w:rPr>
        <w:t>CreateList</w:t>
      </w:r>
      <w:r w:rsidRPr="00851205">
        <w:t xml:space="preserve"> </w:t>
      </w:r>
      <w:r>
        <w:t>operation</w:t>
      </w:r>
    </w:p>
    <w:p w14:paraId="73BE35FE" w14:textId="77777777" w:rsidR="005B7FC3" w:rsidRPr="00851205" w:rsidRDefault="005B7FC3" w:rsidP="005F6662">
      <w:pPr>
        <w:pStyle w:val="PParagraph"/>
        <w:numPr>
          <w:ilvl w:val="0"/>
          <w:numId w:val="48"/>
        </w:numPr>
      </w:pPr>
      <w:r w:rsidRPr="000F5393">
        <w:rPr>
          <w:rStyle w:val="InlinecodeZchn"/>
          <w:rFonts w:eastAsiaTheme="minorHAnsi"/>
        </w:rPr>
        <w:t>Fault: badRequestFault</w:t>
      </w:r>
      <w:r w:rsidRPr="000F5393">
        <w:br/>
      </w:r>
      <w:r w:rsidRPr="00851205">
        <w:t xml:space="preserve">returned if the supplied </w:t>
      </w:r>
      <w:r w:rsidRPr="008F4D80">
        <w:rPr>
          <w:rStyle w:val="InlinecodeZchn"/>
          <w:rFonts w:eastAsiaTheme="minorHAnsi"/>
        </w:rPr>
        <w:t>CreateList</w:t>
      </w:r>
      <w:r w:rsidRPr="00851205">
        <w:t xml:space="preserve"> d</w:t>
      </w:r>
      <w:r>
        <w:t>oes not contain consistent data</w:t>
      </w:r>
    </w:p>
    <w:p w14:paraId="632A5119" w14:textId="77777777" w:rsidR="005B7FC3" w:rsidRPr="00851205" w:rsidRDefault="005B7FC3" w:rsidP="005F6662">
      <w:pPr>
        <w:pStyle w:val="PParagraph"/>
        <w:numPr>
          <w:ilvl w:val="0"/>
          <w:numId w:val="48"/>
        </w:numPr>
      </w:pPr>
      <w:r w:rsidRPr="000F5393">
        <w:rPr>
          <w:rStyle w:val="InlinecodeZchn"/>
          <w:rFonts w:eastAsiaTheme="minorHAnsi"/>
        </w:rPr>
        <w:t>Fault: internalErrorFault</w:t>
      </w:r>
      <w:r w:rsidRPr="000F5393">
        <w:br/>
      </w:r>
      <w:r w:rsidRPr="00851205">
        <w:t>returned if the SML service is unable to pro</w:t>
      </w:r>
      <w:r>
        <w:t>cess the request for any reason</w:t>
      </w:r>
    </w:p>
    <w:p w14:paraId="697627C9" w14:textId="77777777" w:rsidR="005B7FC3" w:rsidRPr="00154AAE" w:rsidRDefault="005B7FC3" w:rsidP="002D5774">
      <w:pPr>
        <w:pStyle w:val="PHeading4"/>
      </w:pPr>
      <w:bookmarkStart w:id="642" w:name="_Toc182255646"/>
      <w:r w:rsidRPr="00154AAE">
        <w:t>Delete()</w:t>
      </w:r>
      <w:bookmarkEnd w:id="642"/>
    </w:p>
    <w:p w14:paraId="74E145F3" w14:textId="77777777" w:rsidR="005B7FC3" w:rsidRPr="00851205" w:rsidRDefault="005B7FC3" w:rsidP="002D5774">
      <w:pPr>
        <w:pStyle w:val="PParagraph"/>
      </w:pPr>
      <w:r w:rsidRPr="00851205">
        <w:t>Deletes the information that the SML Service holds for a s</w:t>
      </w:r>
      <w:r>
        <w:t>pecific Participant Identifier.</w:t>
      </w:r>
    </w:p>
    <w:p w14:paraId="014565C1" w14:textId="77777777" w:rsidR="005B7FC3" w:rsidRPr="00851205" w:rsidRDefault="005B7FC3" w:rsidP="002D5774">
      <w:pPr>
        <w:pStyle w:val="PParagraph"/>
        <w:numPr>
          <w:ilvl w:val="0"/>
          <w:numId w:val="46"/>
        </w:numPr>
      </w:pPr>
      <w:r w:rsidRPr="002D5774">
        <w:rPr>
          <w:rStyle w:val="InlinecodeZchn"/>
          <w:rFonts w:eastAsiaTheme="minorHAnsi"/>
        </w:rPr>
        <w:t>Input DeleteParticipantIdentifier: ServiceMetadataPublisherServiceForParticipantType</w:t>
      </w:r>
      <w:r w:rsidRPr="002D5774">
        <w:br/>
      </w:r>
      <w:r w:rsidRPr="00851205">
        <w:t xml:space="preserve">contains the Participant Identifier for a given participant and the identifier of the SMP that publishes its metadata </w:t>
      </w:r>
    </w:p>
    <w:p w14:paraId="5E5D54EF" w14:textId="77777777" w:rsidR="005B7FC3" w:rsidRPr="00851205" w:rsidRDefault="005B7FC3" w:rsidP="002D5774">
      <w:pPr>
        <w:pStyle w:val="PParagraph"/>
        <w:numPr>
          <w:ilvl w:val="0"/>
          <w:numId w:val="46"/>
        </w:numPr>
      </w:pPr>
      <w:r w:rsidRPr="002D5774">
        <w:rPr>
          <w:rStyle w:val="InlinecodeZchn"/>
          <w:rFonts w:eastAsiaTheme="minorHAnsi"/>
        </w:rPr>
        <w:t>Fault: notFoundFault</w:t>
      </w:r>
      <w:r w:rsidRPr="002D5774">
        <w:br/>
      </w:r>
      <w:r w:rsidRPr="00851205">
        <w:t xml:space="preserve">returned if the participant identifier or the identifier of the SMP could not be found </w:t>
      </w:r>
    </w:p>
    <w:p w14:paraId="3D903B07" w14:textId="77777777" w:rsidR="005B7FC3" w:rsidRPr="00851205" w:rsidRDefault="005B7FC3" w:rsidP="002D5774">
      <w:pPr>
        <w:pStyle w:val="PParagraph"/>
        <w:numPr>
          <w:ilvl w:val="0"/>
          <w:numId w:val="46"/>
        </w:numPr>
      </w:pPr>
      <w:r w:rsidRPr="002D5774">
        <w:rPr>
          <w:rStyle w:val="InlinecodeZchn"/>
          <w:rFonts w:eastAsiaTheme="minorHAnsi"/>
        </w:rPr>
        <w:lastRenderedPageBreak/>
        <w:t>Fault: unauthorizedFault</w:t>
      </w:r>
      <w:r w:rsidRPr="002D5774">
        <w:br/>
      </w:r>
      <w:r w:rsidRPr="00851205">
        <w:t xml:space="preserve">returned if the caller is not authorized to invoke the </w:t>
      </w:r>
      <w:r w:rsidRPr="008F4D80">
        <w:rPr>
          <w:rStyle w:val="InlinecodeZchn"/>
          <w:rFonts w:eastAsiaTheme="minorHAnsi"/>
        </w:rPr>
        <w:t>Delete</w:t>
      </w:r>
      <w:r w:rsidRPr="00851205">
        <w:t xml:space="preserve"> operation </w:t>
      </w:r>
    </w:p>
    <w:p w14:paraId="6135578E" w14:textId="77777777" w:rsidR="005B7FC3" w:rsidRPr="00851205" w:rsidRDefault="005B7FC3" w:rsidP="002D5774">
      <w:pPr>
        <w:pStyle w:val="PParagraph"/>
        <w:numPr>
          <w:ilvl w:val="0"/>
          <w:numId w:val="46"/>
        </w:numPr>
      </w:pPr>
      <w:r w:rsidRPr="002D5774">
        <w:rPr>
          <w:rStyle w:val="InlinecodeZchn"/>
          <w:rFonts w:eastAsiaTheme="minorHAnsi"/>
        </w:rPr>
        <w:t>Fault: badRequestFault</w:t>
      </w:r>
      <w:r w:rsidRPr="002D5774">
        <w:br/>
      </w:r>
      <w:r w:rsidRPr="00851205">
        <w:t xml:space="preserve">returned if the supplied </w:t>
      </w:r>
      <w:r w:rsidRPr="008F4D80">
        <w:rPr>
          <w:rStyle w:val="InlinecodeZchn"/>
          <w:rFonts w:eastAsiaTheme="minorHAnsi"/>
        </w:rPr>
        <w:t>DeleteParticipantIdentifier</w:t>
      </w:r>
      <w:r w:rsidRPr="00851205">
        <w:t xml:space="preserve"> does not contain consistent data </w:t>
      </w:r>
    </w:p>
    <w:p w14:paraId="566CBE86" w14:textId="77777777" w:rsidR="005B7FC3" w:rsidRPr="00851205" w:rsidRDefault="005B7FC3" w:rsidP="002D5774">
      <w:pPr>
        <w:pStyle w:val="PParagraph"/>
        <w:numPr>
          <w:ilvl w:val="0"/>
          <w:numId w:val="46"/>
        </w:numPr>
      </w:pPr>
      <w:r w:rsidRPr="002D5774">
        <w:rPr>
          <w:rStyle w:val="InlinecodeZchn"/>
          <w:rFonts w:eastAsiaTheme="minorHAnsi"/>
        </w:rPr>
        <w:t>Fault: internalErrorFault</w:t>
      </w:r>
      <w:r w:rsidRPr="002D5774">
        <w:br/>
      </w:r>
      <w:r w:rsidRPr="00851205">
        <w:t xml:space="preserve">returned if the SML service is unable to process the request for any reason </w:t>
      </w:r>
    </w:p>
    <w:p w14:paraId="24D5EFA6" w14:textId="77777777" w:rsidR="005B7FC3" w:rsidRPr="00154AAE" w:rsidRDefault="005B7FC3" w:rsidP="002D5774">
      <w:pPr>
        <w:pStyle w:val="PHeading4"/>
      </w:pPr>
      <w:bookmarkStart w:id="643" w:name="_Toc182255647"/>
      <w:r w:rsidRPr="00154AAE">
        <w:t>DeleteList()</w:t>
      </w:r>
      <w:bookmarkEnd w:id="643"/>
    </w:p>
    <w:p w14:paraId="3E578C65" w14:textId="77777777" w:rsidR="005B7FC3" w:rsidRPr="00851205" w:rsidRDefault="005B7FC3" w:rsidP="002D5774">
      <w:pPr>
        <w:pStyle w:val="PParagraph"/>
      </w:pPr>
      <w:r w:rsidRPr="00851205">
        <w:t>Deletes the information that the SML Service holds for a l</w:t>
      </w:r>
      <w:r>
        <w:t>ist of Participant Identifiers.</w:t>
      </w:r>
    </w:p>
    <w:p w14:paraId="3FB1D768" w14:textId="556AC20C" w:rsidR="005B7FC3" w:rsidRPr="00851205" w:rsidRDefault="005B7FC3" w:rsidP="000D52EA">
      <w:pPr>
        <w:pStyle w:val="PParagraph"/>
        <w:numPr>
          <w:ilvl w:val="0"/>
          <w:numId w:val="47"/>
        </w:numPr>
      </w:pPr>
      <w:r w:rsidRPr="002D5774">
        <w:rPr>
          <w:rStyle w:val="InlinecodeZchn"/>
          <w:rFonts w:eastAsiaTheme="minorHAnsi"/>
        </w:rPr>
        <w:t>Input DeleteList: ParticipantIdentifier</w:t>
      </w:r>
      <w:r w:rsidRPr="002D5774">
        <w:br/>
      </w:r>
      <w:r w:rsidRPr="00851205">
        <w:t xml:space="preserve">contains the list of Participant Identifiers for the participants which are removed from the </w:t>
      </w:r>
      <w:del w:id="644" w:author="PH" w:date="2024-11-11T21:54:00Z" w16du:dateUtc="2024-11-11T20:54:00Z">
        <w:r w:rsidRPr="00851205" w:rsidDel="00681703">
          <w:delText>Service Metadata Locator</w:delText>
        </w:r>
      </w:del>
      <w:ins w:id="645" w:author="PH" w:date="2024-11-11T21:54:00Z" w16du:dateUtc="2024-11-11T20:54:00Z">
        <w:r w:rsidR="00681703">
          <w:t>SML</w:t>
        </w:r>
      </w:ins>
      <w:r w:rsidRPr="00851205">
        <w:t xml:space="preserve"> Service. The </w:t>
      </w:r>
      <w:r w:rsidRPr="008F4D80">
        <w:rPr>
          <w:rStyle w:val="InlinecodeZchn"/>
          <w:rFonts w:eastAsiaTheme="minorHAnsi"/>
        </w:rPr>
        <w:t>NextPageIdentifier</w:t>
      </w:r>
      <w:r>
        <w:t xml:space="preserve"> element is absent.</w:t>
      </w:r>
    </w:p>
    <w:p w14:paraId="24A18D05" w14:textId="77777777" w:rsidR="005B7FC3" w:rsidRPr="00851205" w:rsidRDefault="005B7FC3" w:rsidP="000D52EA">
      <w:pPr>
        <w:pStyle w:val="PParagraph"/>
        <w:numPr>
          <w:ilvl w:val="0"/>
          <w:numId w:val="47"/>
        </w:numPr>
      </w:pPr>
      <w:r w:rsidRPr="002D5774">
        <w:rPr>
          <w:rStyle w:val="InlinecodeZchn"/>
          <w:rFonts w:eastAsiaTheme="minorHAnsi"/>
        </w:rPr>
        <w:t>Fault: notFoundFault</w:t>
      </w:r>
      <w:r w:rsidRPr="002D5774">
        <w:br/>
      </w:r>
      <w:r w:rsidRPr="00851205">
        <w:t>returned if one or more participant identifiers or the identifie</w:t>
      </w:r>
      <w:r>
        <w:t>r of the SMP could not be found</w:t>
      </w:r>
    </w:p>
    <w:p w14:paraId="64ABC34B" w14:textId="77777777" w:rsidR="005B7FC3" w:rsidRPr="00851205" w:rsidRDefault="005B7FC3" w:rsidP="000D52EA">
      <w:pPr>
        <w:pStyle w:val="PParagraph"/>
        <w:numPr>
          <w:ilvl w:val="0"/>
          <w:numId w:val="47"/>
        </w:numPr>
      </w:pPr>
      <w:r w:rsidRPr="002D5774">
        <w:rPr>
          <w:rStyle w:val="InlinecodeZchn"/>
          <w:rFonts w:eastAsiaTheme="minorHAnsi"/>
        </w:rPr>
        <w:t>Fault: unauthorizedFault</w:t>
      </w:r>
      <w:r w:rsidRPr="002D5774">
        <w:br/>
      </w:r>
      <w:r w:rsidRPr="00851205">
        <w:t xml:space="preserve">returned if the caller is not authorized to </w:t>
      </w:r>
      <w:r>
        <w:t xml:space="preserve">invoke the </w:t>
      </w:r>
      <w:r w:rsidRPr="008F4D80">
        <w:rPr>
          <w:rStyle w:val="InlinecodeZchn"/>
          <w:rFonts w:eastAsiaTheme="minorHAnsi"/>
        </w:rPr>
        <w:t>DeleteList</w:t>
      </w:r>
      <w:r>
        <w:t xml:space="preserve"> operation</w:t>
      </w:r>
    </w:p>
    <w:p w14:paraId="2C700337" w14:textId="77777777" w:rsidR="005B7FC3" w:rsidRPr="00851205" w:rsidRDefault="005B7FC3" w:rsidP="000D52EA">
      <w:pPr>
        <w:pStyle w:val="PParagraph"/>
        <w:numPr>
          <w:ilvl w:val="0"/>
          <w:numId w:val="47"/>
        </w:numPr>
      </w:pPr>
      <w:r w:rsidRPr="002D5774">
        <w:rPr>
          <w:rStyle w:val="InlinecodeZchn"/>
          <w:rFonts w:eastAsiaTheme="minorHAnsi"/>
        </w:rPr>
        <w:t>Fault: badRequestFault</w:t>
      </w:r>
      <w:r w:rsidRPr="002D5774">
        <w:br/>
      </w:r>
      <w:r w:rsidRPr="00851205">
        <w:t xml:space="preserve">returned if the supplied </w:t>
      </w:r>
      <w:r w:rsidRPr="008F4D80">
        <w:rPr>
          <w:rStyle w:val="InlinecodeZchn"/>
          <w:rFonts w:eastAsiaTheme="minorHAnsi"/>
        </w:rPr>
        <w:t>DeleteList</w:t>
      </w:r>
      <w:r w:rsidRPr="00851205">
        <w:t xml:space="preserve"> d</w:t>
      </w:r>
      <w:r>
        <w:t>oes not contain consistent data</w:t>
      </w:r>
    </w:p>
    <w:p w14:paraId="60382F31" w14:textId="77777777" w:rsidR="005B7FC3" w:rsidRPr="00851205" w:rsidRDefault="005B7FC3" w:rsidP="000D52EA">
      <w:pPr>
        <w:pStyle w:val="PParagraph"/>
        <w:numPr>
          <w:ilvl w:val="0"/>
          <w:numId w:val="47"/>
        </w:numPr>
      </w:pPr>
      <w:r w:rsidRPr="002D5774">
        <w:rPr>
          <w:rStyle w:val="InlinecodeZchn"/>
          <w:rFonts w:eastAsiaTheme="minorHAnsi"/>
        </w:rPr>
        <w:t>Fault: internalErrorFault</w:t>
      </w:r>
      <w:r w:rsidRPr="002D5774">
        <w:br/>
      </w:r>
      <w:r w:rsidRPr="00851205">
        <w:t>returned if the SML service is unable to pro</w:t>
      </w:r>
      <w:r>
        <w:t>cess the request for any reason</w:t>
      </w:r>
    </w:p>
    <w:p w14:paraId="66775F50" w14:textId="77777777" w:rsidR="005B7FC3" w:rsidRPr="00154AAE" w:rsidRDefault="005B7FC3" w:rsidP="002D5774">
      <w:pPr>
        <w:pStyle w:val="PHeading4"/>
      </w:pPr>
      <w:bookmarkStart w:id="646" w:name="_Toc182255648"/>
      <w:r w:rsidRPr="00154AAE">
        <w:t>PrepareToMigrate()</w:t>
      </w:r>
      <w:bookmarkEnd w:id="646"/>
    </w:p>
    <w:p w14:paraId="0C906B37" w14:textId="49413842" w:rsidR="005B7FC3" w:rsidRPr="00851205" w:rsidRDefault="005B7FC3" w:rsidP="00336DEA">
      <w:pPr>
        <w:pStyle w:val="PParagraph"/>
      </w:pPr>
      <w:r w:rsidRPr="00851205">
        <w:t>Prepares a Participant Identifier for migration to a</w:t>
      </w:r>
      <w:del w:id="647" w:author="PH" w:date="2024-11-11T21:49:00Z" w16du:dateUtc="2024-11-11T20:49:00Z">
        <w:r w:rsidRPr="00851205" w:rsidDel="008C0AC6">
          <w:delText xml:space="preserve"> new</w:delText>
        </w:r>
      </w:del>
      <w:ins w:id="648" w:author="PH" w:date="2024-11-11T21:49:00Z" w16du:dateUtc="2024-11-11T20:49:00Z">
        <w:r w:rsidR="008C0AC6">
          <w:t>nother</w:t>
        </w:r>
      </w:ins>
      <w:r w:rsidRPr="00851205">
        <w:t xml:space="preserve"> </w:t>
      </w:r>
      <w:del w:id="649" w:author="PH" w:date="2024-11-11T21:49:00Z" w16du:dateUtc="2024-11-11T20:49:00Z">
        <w:r w:rsidRPr="00851205" w:rsidDel="008C0AC6">
          <w:delText>Service Metadata Publisher</w:delText>
        </w:r>
      </w:del>
      <w:ins w:id="650" w:author="PH" w:date="2024-11-11T21:49:00Z" w16du:dateUtc="2024-11-11T20:49:00Z">
        <w:r w:rsidR="008C0AC6">
          <w:t>SMP</w:t>
        </w:r>
      </w:ins>
      <w:r w:rsidRPr="00851205">
        <w:t xml:space="preserve">. This operation is called by the </w:t>
      </w:r>
      <w:del w:id="651" w:author="PH" w:date="2024-11-11T21:50:00Z" w16du:dateUtc="2024-11-11T20:50:00Z">
        <w:r w:rsidRPr="00851205" w:rsidDel="008C0AC6">
          <w:delText>Service Metadata Publisher</w:delText>
        </w:r>
      </w:del>
      <w:ins w:id="652" w:author="PH" w:date="2024-11-11T21:50:00Z" w16du:dateUtc="2024-11-11T20:50:00Z">
        <w:r w:rsidR="008C0AC6">
          <w:t>SMP</w:t>
        </w:r>
      </w:ins>
      <w:r w:rsidRPr="00851205">
        <w:t xml:space="preserve"> which currently publishes the metadata for the Participant Identifier. The </w:t>
      </w:r>
      <w:del w:id="653" w:author="PH" w:date="2024-11-11T21:50:00Z" w16du:dateUtc="2024-11-11T20:50:00Z">
        <w:r w:rsidRPr="00851205" w:rsidDel="008C0AC6">
          <w:delText>Service Metadata Publisher</w:delText>
        </w:r>
      </w:del>
      <w:ins w:id="654" w:author="PH" w:date="2024-11-11T21:50:00Z" w16du:dateUtc="2024-11-11T20:50:00Z">
        <w:r w:rsidR="008C0AC6">
          <w:t>SMP</w:t>
        </w:r>
      </w:ins>
      <w:r w:rsidRPr="00851205">
        <w:t xml:space="preserve"> supplies a Migration Code which is used to control the migration process. The Migration Code must be passed (out of band) to the </w:t>
      </w:r>
      <w:del w:id="655" w:author="PH" w:date="2024-11-11T21:50:00Z" w16du:dateUtc="2024-11-11T20:50:00Z">
        <w:r w:rsidRPr="00851205" w:rsidDel="008C0AC6">
          <w:delText>Service Metadata Publisher</w:delText>
        </w:r>
      </w:del>
      <w:ins w:id="656" w:author="PH" w:date="2024-11-11T21:50:00Z" w16du:dateUtc="2024-11-11T20:50:00Z">
        <w:r w:rsidR="008C0AC6">
          <w:t>SMP</w:t>
        </w:r>
      </w:ins>
      <w:r w:rsidRPr="00851205">
        <w:t xml:space="preserve"> which is taking over the publishing of the metadata for the Participant Identifier and which MUST be used on the invocation of the </w:t>
      </w:r>
      <w:r w:rsidRPr="00715955">
        <w:rPr>
          <w:rStyle w:val="InlinecodeZchn"/>
          <w:rFonts w:eastAsiaTheme="minorHAnsi"/>
        </w:rPr>
        <w:t>Migrate()</w:t>
      </w:r>
      <w:r>
        <w:t xml:space="preserve"> operation.</w:t>
      </w:r>
    </w:p>
    <w:p w14:paraId="1B6DC6B8" w14:textId="2CE6B1D4" w:rsidR="005B7FC3" w:rsidRPr="00851205" w:rsidRDefault="005B7FC3" w:rsidP="00336DEA">
      <w:pPr>
        <w:pStyle w:val="PParagraph"/>
      </w:pPr>
      <w:r w:rsidRPr="00851205">
        <w:t xml:space="preserve">This operation can only be invoked by the </w:t>
      </w:r>
      <w:del w:id="657" w:author="PH" w:date="2024-11-11T21:50:00Z" w16du:dateUtc="2024-11-11T20:50:00Z">
        <w:r w:rsidRPr="00851205" w:rsidDel="00021C7B">
          <w:delText>Service Metadata Publisher</w:delText>
        </w:r>
      </w:del>
      <w:ins w:id="658" w:author="PH" w:date="2024-11-11T21:50:00Z" w16du:dateUtc="2024-11-11T20:50:00Z">
        <w:r w:rsidR="00021C7B">
          <w:t>SMP</w:t>
        </w:r>
      </w:ins>
      <w:r w:rsidRPr="00851205">
        <w:t xml:space="preserve"> which currently publishes the metadata for the sp</w:t>
      </w:r>
      <w:r>
        <w:t>ecified Participant Identifier.</w:t>
      </w:r>
    </w:p>
    <w:p w14:paraId="5D6D3AFD" w14:textId="51448896" w:rsidR="005B7FC3" w:rsidRPr="00851205" w:rsidRDefault="005B7FC3" w:rsidP="00336DEA">
      <w:pPr>
        <w:pStyle w:val="PParagraph"/>
        <w:numPr>
          <w:ilvl w:val="0"/>
          <w:numId w:val="49"/>
        </w:numPr>
      </w:pPr>
      <w:r w:rsidRPr="00336DEA">
        <w:rPr>
          <w:rStyle w:val="InlinecodeZchn"/>
          <w:rFonts w:eastAsiaTheme="minorHAnsi"/>
        </w:rPr>
        <w:lastRenderedPageBreak/>
        <w:t>Input PrepareMigrationRecord: MigrationRecordType</w:t>
      </w:r>
      <w:r w:rsidRPr="00336DEA">
        <w:rPr>
          <w:rStyle w:val="InlinecodeZchn"/>
          <w:rFonts w:eastAsiaTheme="minorHAnsi"/>
        </w:rPr>
        <w:br/>
      </w:r>
      <w:r w:rsidRPr="00851205">
        <w:t xml:space="preserve">contains the Migration Key and the Participant Identifier which is about to be migrated from one </w:t>
      </w:r>
      <w:del w:id="659" w:author="PH" w:date="2024-11-11T21:50:00Z" w16du:dateUtc="2024-11-11T20:50:00Z">
        <w:r w:rsidRPr="00851205" w:rsidDel="0018731B">
          <w:delText>Service Metadata Publisher</w:delText>
        </w:r>
      </w:del>
      <w:ins w:id="660" w:author="PH" w:date="2024-11-11T21:50:00Z" w16du:dateUtc="2024-11-11T20:50:00Z">
        <w:r w:rsidR="0018731B">
          <w:t>SMP</w:t>
        </w:r>
      </w:ins>
      <w:r w:rsidRPr="00851205">
        <w:t xml:space="preserve"> to another. </w:t>
      </w:r>
    </w:p>
    <w:p w14:paraId="427CD3F3" w14:textId="75C6105D" w:rsidR="005B7FC3" w:rsidRPr="00851205" w:rsidRDefault="005B7FC3" w:rsidP="00336DEA">
      <w:pPr>
        <w:pStyle w:val="PParagraph"/>
        <w:numPr>
          <w:ilvl w:val="0"/>
          <w:numId w:val="49"/>
        </w:numPr>
      </w:pPr>
      <w:r w:rsidRPr="00336DEA">
        <w:rPr>
          <w:rStyle w:val="InlinecodeZchn"/>
          <w:rFonts w:eastAsiaTheme="minorHAnsi"/>
        </w:rPr>
        <w:t>Fault: notFoundFault</w:t>
      </w:r>
      <w:r w:rsidRPr="00336DEA">
        <w:rPr>
          <w:rStyle w:val="InlinecodeZchn"/>
          <w:rFonts w:eastAsiaTheme="minorHAnsi"/>
        </w:rPr>
        <w:br/>
      </w:r>
      <w:r w:rsidRPr="00851205">
        <w:t>returned if the participant identifier or the identifier of the SMP could not be found</w:t>
      </w:r>
    </w:p>
    <w:p w14:paraId="49DBFB86" w14:textId="14CE1067" w:rsidR="005B7FC3" w:rsidRPr="00851205" w:rsidRDefault="005B7FC3" w:rsidP="00336DEA">
      <w:pPr>
        <w:pStyle w:val="PParagraph"/>
        <w:numPr>
          <w:ilvl w:val="0"/>
          <w:numId w:val="49"/>
        </w:numPr>
      </w:pPr>
      <w:r w:rsidRPr="00336DEA">
        <w:rPr>
          <w:rStyle w:val="InlinecodeZchn"/>
          <w:rFonts w:eastAsiaTheme="minorHAnsi"/>
        </w:rPr>
        <w:t>Fault: unauthorizedFault</w:t>
      </w:r>
      <w:r w:rsidRPr="00336DEA">
        <w:rPr>
          <w:rStyle w:val="InlinecodeZchn"/>
          <w:rFonts w:eastAsiaTheme="minorHAnsi"/>
        </w:rPr>
        <w:br/>
      </w:r>
      <w:r w:rsidRPr="00851205">
        <w:t xml:space="preserve">returned if the caller is not authorized to invoke the </w:t>
      </w:r>
      <w:r w:rsidRPr="00336DEA">
        <w:rPr>
          <w:rStyle w:val="InlinecodeZchn"/>
          <w:rFonts w:eastAsiaTheme="minorHAnsi"/>
        </w:rPr>
        <w:t>PrepareToMigrate</w:t>
      </w:r>
      <w:r w:rsidRPr="00851205">
        <w:t xml:space="preserve"> operation</w:t>
      </w:r>
    </w:p>
    <w:p w14:paraId="174D3340" w14:textId="2247D30A" w:rsidR="005B7FC3" w:rsidRPr="00851205" w:rsidRDefault="005B7FC3" w:rsidP="00336DEA">
      <w:pPr>
        <w:pStyle w:val="PParagraph"/>
        <w:numPr>
          <w:ilvl w:val="0"/>
          <w:numId w:val="49"/>
        </w:numPr>
      </w:pPr>
      <w:r w:rsidRPr="00336DEA">
        <w:rPr>
          <w:rStyle w:val="InlinecodeZchn"/>
          <w:rFonts w:eastAsiaTheme="minorHAnsi"/>
        </w:rPr>
        <w:t>Fault: badRequestFault</w:t>
      </w:r>
      <w:r w:rsidRPr="00336DEA">
        <w:rPr>
          <w:rStyle w:val="InlinecodeZchn"/>
          <w:rFonts w:eastAsiaTheme="minorHAnsi"/>
        </w:rPr>
        <w:br/>
      </w:r>
      <w:r w:rsidRPr="00851205">
        <w:t xml:space="preserve">returned if the supplied </w:t>
      </w:r>
      <w:r w:rsidRPr="00336DEA">
        <w:rPr>
          <w:rStyle w:val="InlinecodeZchn"/>
          <w:rFonts w:eastAsiaTheme="minorHAnsi"/>
        </w:rPr>
        <w:t>PrepateMigrationRecord</w:t>
      </w:r>
      <w:r w:rsidRPr="00851205">
        <w:t xml:space="preserve"> does not contain consistent data</w:t>
      </w:r>
    </w:p>
    <w:p w14:paraId="07B3E37D" w14:textId="2F373676" w:rsidR="005B7FC3" w:rsidRPr="00851205" w:rsidRDefault="005B7FC3" w:rsidP="00336DEA">
      <w:pPr>
        <w:pStyle w:val="PParagraph"/>
        <w:numPr>
          <w:ilvl w:val="0"/>
          <w:numId w:val="49"/>
        </w:numPr>
      </w:pPr>
      <w:r w:rsidRPr="00336DEA">
        <w:rPr>
          <w:rStyle w:val="InlinecodeZchn"/>
          <w:rFonts w:eastAsiaTheme="minorHAnsi"/>
        </w:rPr>
        <w:t>Fault: internalErrorFault</w:t>
      </w:r>
      <w:r w:rsidRPr="00336DEA">
        <w:rPr>
          <w:rStyle w:val="InlinecodeZchn"/>
          <w:rFonts w:eastAsiaTheme="minorHAnsi"/>
        </w:rPr>
        <w:br/>
      </w:r>
      <w:r w:rsidRPr="00851205">
        <w:t>returned if the SML service is unable to process the request for any reason</w:t>
      </w:r>
    </w:p>
    <w:p w14:paraId="1B2ADF98" w14:textId="77777777" w:rsidR="005B7FC3" w:rsidRPr="00154AAE" w:rsidRDefault="005B7FC3" w:rsidP="00336DEA">
      <w:pPr>
        <w:pStyle w:val="PHeading4"/>
      </w:pPr>
      <w:bookmarkStart w:id="661" w:name="_Toc182255649"/>
      <w:r w:rsidRPr="00154AAE">
        <w:t>Migrate()</w:t>
      </w:r>
      <w:bookmarkEnd w:id="661"/>
    </w:p>
    <w:p w14:paraId="56D09200" w14:textId="2C3CE804" w:rsidR="005B7FC3" w:rsidRPr="00851205" w:rsidRDefault="005B7FC3" w:rsidP="00336DEA">
      <w:pPr>
        <w:pStyle w:val="PParagraph"/>
      </w:pPr>
      <w:r w:rsidRPr="00851205">
        <w:t xml:space="preserve">Migrates a Participant Identifier already held by the </w:t>
      </w:r>
      <w:del w:id="662" w:author="PH" w:date="2024-11-11T21:50:00Z" w16du:dateUtc="2024-11-11T20:50:00Z">
        <w:r w:rsidRPr="00851205" w:rsidDel="00AF7234">
          <w:delText>Service Metadata Locator</w:delText>
        </w:r>
      </w:del>
      <w:ins w:id="663" w:author="PH" w:date="2024-11-11T21:50:00Z" w16du:dateUtc="2024-11-11T20:50:00Z">
        <w:r w:rsidR="00AF7234">
          <w:t>SML</w:t>
        </w:r>
      </w:ins>
      <w:r w:rsidRPr="00851205">
        <w:t xml:space="preserve"> Service to target a new </w:t>
      </w:r>
      <w:del w:id="664" w:author="PH" w:date="2024-11-11T21:50:00Z" w16du:dateUtc="2024-11-11T20:50:00Z">
        <w:r w:rsidRPr="00851205" w:rsidDel="00AF7234">
          <w:delText>Service Metadata Publisher</w:delText>
        </w:r>
      </w:del>
      <w:ins w:id="665" w:author="PH" w:date="2024-11-11T21:50:00Z" w16du:dateUtc="2024-11-11T20:50:00Z">
        <w:r w:rsidR="00AF7234">
          <w:t>SMP</w:t>
        </w:r>
      </w:ins>
      <w:r w:rsidRPr="00851205">
        <w:t xml:space="preserve">. This operation is called by the </w:t>
      </w:r>
      <w:del w:id="666" w:author="PH" w:date="2024-11-11T21:50:00Z" w16du:dateUtc="2024-11-11T20:50:00Z">
        <w:r w:rsidRPr="00851205" w:rsidDel="00AF7234">
          <w:delText>Service Metadata Publisher</w:delText>
        </w:r>
      </w:del>
      <w:ins w:id="667" w:author="PH" w:date="2024-11-11T21:50:00Z" w16du:dateUtc="2024-11-11T20:50:00Z">
        <w:r w:rsidR="00AF7234">
          <w:t>SMP</w:t>
        </w:r>
      </w:ins>
      <w:r w:rsidRPr="00851205">
        <w:t xml:space="preserve"> which is taking over the publishing for the Participant Identifier. The operation requires the new </w:t>
      </w:r>
      <w:del w:id="668" w:author="PH" w:date="2024-11-11T21:50:00Z" w16du:dateUtc="2024-11-11T20:50:00Z">
        <w:r w:rsidRPr="00851205" w:rsidDel="00AF7234">
          <w:delText>Service Metadata Publisher</w:delText>
        </w:r>
      </w:del>
      <w:ins w:id="669" w:author="PH" w:date="2024-11-11T21:50:00Z" w16du:dateUtc="2024-11-11T20:50:00Z">
        <w:r w:rsidR="00AF7234">
          <w:t>SMP</w:t>
        </w:r>
      </w:ins>
      <w:r w:rsidRPr="00851205">
        <w:t xml:space="preserve"> to provide a migration code which was originally obtained from the </w:t>
      </w:r>
      <w:r>
        <w:t xml:space="preserve">old </w:t>
      </w:r>
      <w:del w:id="670" w:author="PH" w:date="2024-11-11T21:50:00Z" w16du:dateUtc="2024-11-11T20:50:00Z">
        <w:r w:rsidDel="00AF7234">
          <w:delText>Service Metadata Publisher</w:delText>
        </w:r>
      </w:del>
      <w:ins w:id="671" w:author="PH" w:date="2024-11-11T21:50:00Z" w16du:dateUtc="2024-11-11T20:50:00Z">
        <w:r w:rsidR="00AF7234">
          <w:t>SMP</w:t>
        </w:r>
      </w:ins>
      <w:r>
        <w:t>.</w:t>
      </w:r>
    </w:p>
    <w:p w14:paraId="1A7DE44B" w14:textId="77777777" w:rsidR="005B7FC3" w:rsidRPr="00851205" w:rsidRDefault="005B7FC3" w:rsidP="00336DEA">
      <w:pPr>
        <w:pStyle w:val="PParagraph"/>
      </w:pPr>
      <w:r w:rsidRPr="00851205">
        <w:t xml:space="preserve">The </w:t>
      </w:r>
      <w:r w:rsidRPr="00715955">
        <w:rPr>
          <w:rStyle w:val="InlinecodeZchn"/>
          <w:rFonts w:eastAsiaTheme="minorHAnsi"/>
        </w:rPr>
        <w:t>PrepareToMigrate</w:t>
      </w:r>
      <w:r>
        <w:rPr>
          <w:rStyle w:val="InlinecodeZchn"/>
          <w:rFonts w:eastAsiaTheme="minorHAnsi"/>
        </w:rPr>
        <w:t>()</w:t>
      </w:r>
      <w:r w:rsidRPr="00851205">
        <w:t xml:space="preserve"> operation MUST have been previously invoked for the supplied Participant Identifier, using the same </w:t>
      </w:r>
      <w:r w:rsidRPr="00336DEA">
        <w:rPr>
          <w:rStyle w:val="InlinecodeZchn"/>
          <w:rFonts w:eastAsiaTheme="minorHAnsi"/>
        </w:rPr>
        <w:t>MigrationCode</w:t>
      </w:r>
      <w:r w:rsidRPr="00851205">
        <w:t xml:space="preserve">, otherwise the </w:t>
      </w:r>
      <w:r w:rsidRPr="00715955">
        <w:rPr>
          <w:rStyle w:val="InlinecodeZchn"/>
          <w:rFonts w:eastAsiaTheme="minorHAnsi"/>
        </w:rPr>
        <w:t>Migrate()</w:t>
      </w:r>
      <w:r w:rsidRPr="00851205">
        <w:t xml:space="preserve"> operation fails. </w:t>
      </w:r>
    </w:p>
    <w:p w14:paraId="6AABC000" w14:textId="314B41AD" w:rsidR="005B7FC3" w:rsidRPr="00851205" w:rsidRDefault="005B7FC3" w:rsidP="00336DEA">
      <w:pPr>
        <w:pStyle w:val="PParagraph"/>
      </w:pPr>
      <w:r w:rsidRPr="00851205">
        <w:t xml:space="preserve">Following the successful invocation of this operation, the lookup of the metadata for the service endpoints relating to a particular Participant Identifier will resolve (via DNS) to the new </w:t>
      </w:r>
      <w:del w:id="672" w:author="PH" w:date="2024-11-11T21:50:00Z" w16du:dateUtc="2024-11-11T20:50:00Z">
        <w:r w:rsidRPr="00851205" w:rsidDel="00F64B6C">
          <w:delText>Service Metadata Publisher</w:delText>
        </w:r>
      </w:del>
      <w:ins w:id="673" w:author="PH" w:date="2024-11-11T21:50:00Z" w16du:dateUtc="2024-11-11T20:50:00Z">
        <w:r w:rsidR="00F64B6C">
          <w:t>SMP</w:t>
        </w:r>
      </w:ins>
      <w:r w:rsidRPr="00851205">
        <w:t>.</w:t>
      </w:r>
    </w:p>
    <w:p w14:paraId="59F1A706" w14:textId="12F7D0DA" w:rsidR="005B7FC3" w:rsidRPr="00851205" w:rsidRDefault="005B7FC3" w:rsidP="00336DEA">
      <w:pPr>
        <w:pStyle w:val="PParagraph"/>
        <w:numPr>
          <w:ilvl w:val="0"/>
          <w:numId w:val="50"/>
        </w:numPr>
      </w:pPr>
      <w:r w:rsidRPr="00336DEA">
        <w:rPr>
          <w:rStyle w:val="InlinecodeZchn"/>
          <w:rFonts w:eastAsiaTheme="minorHAnsi"/>
        </w:rPr>
        <w:t>Input CompleteMigrationRecord: MigrationRecordType</w:t>
      </w:r>
      <w:r w:rsidRPr="00336DEA">
        <w:rPr>
          <w:rStyle w:val="InlinecodeZchn"/>
          <w:rFonts w:eastAsiaTheme="minorHAnsi"/>
        </w:rPr>
        <w:br/>
      </w:r>
      <w:r w:rsidRPr="00851205">
        <w:t xml:space="preserve">contains the Migration Key and the Participant Identifier which is to be migrated from one </w:t>
      </w:r>
      <w:del w:id="674" w:author="PH" w:date="2024-11-11T21:51:00Z" w16du:dateUtc="2024-11-11T20:51:00Z">
        <w:r w:rsidRPr="00851205" w:rsidDel="003838C2">
          <w:delText>Service Metadata Publisher</w:delText>
        </w:r>
      </w:del>
      <w:ins w:id="675" w:author="PH" w:date="2024-11-11T21:51:00Z" w16du:dateUtc="2024-11-11T20:51:00Z">
        <w:r w:rsidR="003838C2">
          <w:t>SMP</w:t>
        </w:r>
      </w:ins>
      <w:r w:rsidRPr="00851205">
        <w:t xml:space="preserve"> to another.</w:t>
      </w:r>
    </w:p>
    <w:p w14:paraId="26A18805" w14:textId="4A8FDA5E" w:rsidR="005B7FC3" w:rsidRPr="00851205" w:rsidRDefault="005B7FC3" w:rsidP="00336DEA">
      <w:pPr>
        <w:pStyle w:val="PParagraph"/>
        <w:numPr>
          <w:ilvl w:val="0"/>
          <w:numId w:val="50"/>
        </w:numPr>
      </w:pPr>
      <w:r w:rsidRPr="00336DEA">
        <w:rPr>
          <w:rStyle w:val="InlinecodeZchn"/>
          <w:rFonts w:eastAsiaTheme="minorHAnsi"/>
        </w:rPr>
        <w:t>Fault: notFoundFault</w:t>
      </w:r>
      <w:r w:rsidRPr="00336DEA">
        <w:rPr>
          <w:rStyle w:val="InlinecodeZchn"/>
          <w:rFonts w:eastAsiaTheme="minorHAnsi"/>
        </w:rPr>
        <w:br/>
      </w:r>
      <w:r w:rsidRPr="00851205">
        <w:t>returned if the migration key or the identifier of the SMP could not be found</w:t>
      </w:r>
    </w:p>
    <w:p w14:paraId="1DEBDE71" w14:textId="29F5BEF6" w:rsidR="005B7FC3" w:rsidRPr="00851205" w:rsidRDefault="005B7FC3" w:rsidP="00336DEA">
      <w:pPr>
        <w:pStyle w:val="PParagraph"/>
        <w:numPr>
          <w:ilvl w:val="0"/>
          <w:numId w:val="50"/>
        </w:numPr>
      </w:pPr>
      <w:r w:rsidRPr="00336DEA">
        <w:rPr>
          <w:rStyle w:val="InlinecodeZchn"/>
          <w:rFonts w:eastAsiaTheme="minorHAnsi"/>
        </w:rPr>
        <w:t>Fault: unauthorizedFault</w:t>
      </w:r>
      <w:r w:rsidRPr="00336DEA">
        <w:rPr>
          <w:rStyle w:val="InlinecodeZchn"/>
          <w:rFonts w:eastAsiaTheme="minorHAnsi"/>
        </w:rPr>
        <w:br/>
      </w:r>
      <w:r w:rsidRPr="00851205">
        <w:t xml:space="preserve">returned if the caller is not authorized to invoke the </w:t>
      </w:r>
      <w:r w:rsidRPr="00336DEA">
        <w:rPr>
          <w:rStyle w:val="InlinecodeZchn"/>
          <w:rFonts w:eastAsiaTheme="minorHAnsi"/>
        </w:rPr>
        <w:t>Migrate</w:t>
      </w:r>
      <w:r w:rsidRPr="00851205">
        <w:t xml:space="preserve"> operation</w:t>
      </w:r>
    </w:p>
    <w:p w14:paraId="7CC1587C" w14:textId="028AC4A0" w:rsidR="005B7FC3" w:rsidRPr="00851205" w:rsidRDefault="005B7FC3" w:rsidP="00336DEA">
      <w:pPr>
        <w:pStyle w:val="PParagraph"/>
        <w:numPr>
          <w:ilvl w:val="0"/>
          <w:numId w:val="50"/>
        </w:numPr>
      </w:pPr>
      <w:r w:rsidRPr="00336DEA">
        <w:rPr>
          <w:rStyle w:val="InlinecodeZchn"/>
          <w:rFonts w:eastAsiaTheme="minorHAnsi"/>
        </w:rPr>
        <w:lastRenderedPageBreak/>
        <w:t>Fault: badRequestFault</w:t>
      </w:r>
      <w:r w:rsidRPr="00336DEA">
        <w:rPr>
          <w:rStyle w:val="InlinecodeZchn"/>
          <w:rFonts w:eastAsiaTheme="minorHAnsi"/>
        </w:rPr>
        <w:br/>
      </w:r>
      <w:r w:rsidRPr="00851205">
        <w:t xml:space="preserve">returned if the supplied </w:t>
      </w:r>
      <w:r w:rsidRPr="00336DEA">
        <w:rPr>
          <w:rStyle w:val="InlinecodeZchn"/>
          <w:rFonts w:eastAsiaTheme="minorHAnsi"/>
        </w:rPr>
        <w:t>CompleteMigrationRecord</w:t>
      </w:r>
      <w:r w:rsidRPr="00851205">
        <w:t xml:space="preserve"> does not contain consistent data</w:t>
      </w:r>
    </w:p>
    <w:p w14:paraId="206C792C" w14:textId="5A0E256F" w:rsidR="005B7FC3" w:rsidRPr="00851205" w:rsidRDefault="005B7FC3" w:rsidP="00336DEA">
      <w:pPr>
        <w:pStyle w:val="PParagraph"/>
        <w:numPr>
          <w:ilvl w:val="0"/>
          <w:numId w:val="50"/>
        </w:numPr>
      </w:pPr>
      <w:r w:rsidRPr="00336DEA">
        <w:rPr>
          <w:rStyle w:val="InlinecodeZchn"/>
          <w:rFonts w:eastAsiaTheme="minorHAnsi"/>
        </w:rPr>
        <w:t>Fault: internalErrorFault</w:t>
      </w:r>
      <w:r w:rsidRPr="00336DEA">
        <w:rPr>
          <w:rStyle w:val="InlinecodeZchn"/>
          <w:rFonts w:eastAsiaTheme="minorHAnsi"/>
        </w:rPr>
        <w:br/>
      </w:r>
      <w:r w:rsidRPr="00851205">
        <w:t>returned if the SML service is unable to process the request for any reason</w:t>
      </w:r>
    </w:p>
    <w:p w14:paraId="7C7144A7" w14:textId="77777777" w:rsidR="005B7FC3" w:rsidRPr="00154AAE" w:rsidRDefault="005B7FC3" w:rsidP="008F4D80">
      <w:pPr>
        <w:pStyle w:val="PHeading4"/>
      </w:pPr>
      <w:bookmarkStart w:id="676" w:name="_Toc182255650"/>
      <w:r w:rsidRPr="00154AAE">
        <w:t>List()</w:t>
      </w:r>
      <w:bookmarkEnd w:id="676"/>
    </w:p>
    <w:p w14:paraId="2063B94D" w14:textId="3AA1BC26" w:rsidR="005B7FC3" w:rsidRPr="00851205" w:rsidRDefault="005B7FC3" w:rsidP="008F4D80">
      <w:pPr>
        <w:pStyle w:val="PParagraph"/>
      </w:pPr>
      <w:r w:rsidRPr="008F4D80">
        <w:rPr>
          <w:rStyle w:val="InlinecodeZchn"/>
          <w:rFonts w:eastAsiaTheme="minorHAnsi"/>
        </w:rPr>
        <w:t>List()</w:t>
      </w:r>
      <w:r w:rsidRPr="00851205">
        <w:t xml:space="preserve"> is used to retrieve a list of all participant identifiers associated with a single </w:t>
      </w:r>
      <w:del w:id="677" w:author="PH" w:date="2024-11-11T21:51:00Z" w16du:dateUtc="2024-11-11T20:51:00Z">
        <w:r w:rsidRPr="00851205" w:rsidDel="003838C2">
          <w:delText>Service Metadata Publisher</w:delText>
        </w:r>
      </w:del>
      <w:ins w:id="678" w:author="PH" w:date="2024-11-11T21:51:00Z" w16du:dateUtc="2024-11-11T20:51:00Z">
        <w:r w:rsidR="003838C2">
          <w:t>SMP</w:t>
        </w:r>
      </w:ins>
      <w:r w:rsidRPr="00851205">
        <w:t xml:space="preserve">, for synchronization purposes. Since this list may be large, it is returned as pages of data, with each page being linked from the previous page. </w:t>
      </w:r>
    </w:p>
    <w:p w14:paraId="2CC8718D" w14:textId="77777777" w:rsidR="005B7FC3" w:rsidRPr="00851205" w:rsidRDefault="005B7FC3" w:rsidP="008F4D80">
      <w:pPr>
        <w:pStyle w:val="PParagraph"/>
        <w:numPr>
          <w:ilvl w:val="0"/>
          <w:numId w:val="51"/>
        </w:numPr>
      </w:pPr>
      <w:r w:rsidRPr="008F4D80">
        <w:rPr>
          <w:rStyle w:val="InlinecodeZchn"/>
          <w:rFonts w:eastAsiaTheme="minorHAnsi"/>
        </w:rPr>
        <w:t>Input Page: PageRequest</w:t>
      </w:r>
      <w:r w:rsidRPr="008F4D80">
        <w:rPr>
          <w:rStyle w:val="InlinecodeZchn"/>
          <w:rFonts w:eastAsiaTheme="minorHAnsi"/>
        </w:rPr>
        <w:br/>
      </w:r>
      <w:r w:rsidRPr="00851205">
        <w:t xml:space="preserve">contains a </w:t>
      </w:r>
      <w:r w:rsidRPr="008F4D80">
        <w:rPr>
          <w:rStyle w:val="InlinecodeZchn"/>
          <w:rFonts w:eastAsiaTheme="minorHAnsi"/>
        </w:rPr>
        <w:t>PageRequest</w:t>
      </w:r>
      <w:r w:rsidRPr="00851205">
        <w:t xml:space="preserve"> containing the </w:t>
      </w:r>
      <w:r w:rsidRPr="008F4D80">
        <w:rPr>
          <w:rStyle w:val="InlinecodeZchn"/>
          <w:rFonts w:eastAsiaTheme="minorHAnsi"/>
        </w:rPr>
        <w:t>ServiceMetadataPublisherID</w:t>
      </w:r>
      <w:r w:rsidRPr="00851205">
        <w:t xml:space="preserve"> of the SMP and (if required) an identifier representing the next page of data to retrieve. If the </w:t>
      </w:r>
      <w:r w:rsidRPr="008F4D80">
        <w:rPr>
          <w:rStyle w:val="InlinecodeZchn"/>
          <w:rFonts w:eastAsiaTheme="minorHAnsi"/>
        </w:rPr>
        <w:t>NextPageIdentifier</w:t>
      </w:r>
      <w:r w:rsidRPr="00851205">
        <w:t xml:space="preserve"> is absent, the first page is returned. </w:t>
      </w:r>
    </w:p>
    <w:p w14:paraId="20B8F901" w14:textId="0AD55E58" w:rsidR="005B7FC3" w:rsidRPr="00851205" w:rsidRDefault="005B7FC3" w:rsidP="008F4D80">
      <w:pPr>
        <w:pStyle w:val="PParagraph"/>
        <w:numPr>
          <w:ilvl w:val="0"/>
          <w:numId w:val="51"/>
        </w:numPr>
      </w:pPr>
      <w:r w:rsidRPr="008F4D80">
        <w:rPr>
          <w:rStyle w:val="InlinecodeZchn"/>
          <w:rFonts w:eastAsiaTheme="minorHAnsi"/>
        </w:rPr>
        <w:t>Output: ParticipantIdentifierPage</w:t>
      </w:r>
      <w:r>
        <w:br/>
      </w:r>
      <w:r w:rsidRPr="00851205">
        <w:t xml:space="preserve">a page of Participant Identifier entries associated with the </w:t>
      </w:r>
      <w:del w:id="679" w:author="PH" w:date="2024-11-11T21:51:00Z" w16du:dateUtc="2024-11-11T20:51:00Z">
        <w:r w:rsidRPr="00851205" w:rsidDel="003838C2">
          <w:delText>Service Metadata Publisher</w:delText>
        </w:r>
      </w:del>
      <w:ins w:id="680" w:author="PH" w:date="2024-11-11T21:51:00Z" w16du:dateUtc="2024-11-11T20:51:00Z">
        <w:r w:rsidR="003838C2">
          <w:t>SMP</w:t>
        </w:r>
      </w:ins>
      <w:r w:rsidRPr="00851205">
        <w:t xml:space="preserve">, also containing a </w:t>
      </w:r>
      <w:r w:rsidRPr="008F4D80">
        <w:rPr>
          <w:rStyle w:val="InlinecodeZchn"/>
          <w:rFonts w:eastAsiaTheme="minorHAnsi"/>
        </w:rPr>
        <w:t>&lt;Page/&gt;</w:t>
      </w:r>
      <w:r w:rsidRPr="00851205">
        <w:t xml:space="preserve"> element containing the identifier that represents the next page, if any. </w:t>
      </w:r>
    </w:p>
    <w:p w14:paraId="7335597A" w14:textId="77777777" w:rsidR="005B7FC3" w:rsidRPr="00851205" w:rsidRDefault="005B7FC3" w:rsidP="008F4D80">
      <w:pPr>
        <w:pStyle w:val="PParagraph"/>
        <w:numPr>
          <w:ilvl w:val="0"/>
          <w:numId w:val="51"/>
        </w:numPr>
      </w:pPr>
      <w:r w:rsidRPr="008F4D80">
        <w:rPr>
          <w:rStyle w:val="InlinecodeZchn"/>
          <w:rFonts w:eastAsiaTheme="minorHAnsi"/>
        </w:rPr>
        <w:t>Fault: notFoundFault</w:t>
      </w:r>
      <w:r>
        <w:br/>
      </w:r>
      <w:r w:rsidRPr="00851205">
        <w:t xml:space="preserve">returned if the next page or the identifier of the SMP could not be found </w:t>
      </w:r>
    </w:p>
    <w:p w14:paraId="60B68D69" w14:textId="77777777" w:rsidR="005B7FC3" w:rsidRPr="00851205" w:rsidRDefault="005B7FC3" w:rsidP="008F4D80">
      <w:pPr>
        <w:pStyle w:val="PParagraph"/>
        <w:numPr>
          <w:ilvl w:val="0"/>
          <w:numId w:val="51"/>
        </w:numPr>
      </w:pPr>
      <w:r w:rsidRPr="008F4D80">
        <w:rPr>
          <w:rStyle w:val="InlinecodeZchn"/>
          <w:rFonts w:eastAsiaTheme="minorHAnsi"/>
        </w:rPr>
        <w:t>Fault: unauthorizedFault</w:t>
      </w:r>
      <w:r>
        <w:br/>
      </w:r>
      <w:r w:rsidRPr="00851205">
        <w:t xml:space="preserve">returned if the caller is not authorized to invoke the </w:t>
      </w:r>
      <w:r w:rsidRPr="008F4D80">
        <w:rPr>
          <w:rStyle w:val="InlinecodeZchn"/>
          <w:rFonts w:eastAsiaTheme="minorHAnsi"/>
        </w:rPr>
        <w:t>List</w:t>
      </w:r>
      <w:r w:rsidRPr="00851205">
        <w:t xml:space="preserve"> operation </w:t>
      </w:r>
    </w:p>
    <w:p w14:paraId="565BEB28" w14:textId="77777777" w:rsidR="005B7FC3" w:rsidRPr="00851205" w:rsidRDefault="005B7FC3" w:rsidP="008F4D80">
      <w:pPr>
        <w:pStyle w:val="PParagraph"/>
        <w:numPr>
          <w:ilvl w:val="0"/>
          <w:numId w:val="51"/>
        </w:numPr>
      </w:pPr>
      <w:r w:rsidRPr="008F4D80">
        <w:rPr>
          <w:rStyle w:val="InlinecodeZchn"/>
          <w:rFonts w:eastAsiaTheme="minorHAnsi"/>
        </w:rPr>
        <w:t>Fault: badRequestFault</w:t>
      </w:r>
      <w:r>
        <w:br/>
      </w:r>
      <w:r w:rsidRPr="00851205">
        <w:t xml:space="preserve">returned if the supplied </w:t>
      </w:r>
      <w:r w:rsidRPr="008F4D80">
        <w:rPr>
          <w:rStyle w:val="InlinecodeZchn"/>
          <w:rFonts w:eastAsiaTheme="minorHAnsi"/>
        </w:rPr>
        <w:t>NextPage</w:t>
      </w:r>
      <w:r w:rsidRPr="00851205">
        <w:t xml:space="preserve"> does not contain consistent data </w:t>
      </w:r>
    </w:p>
    <w:p w14:paraId="1F593A98" w14:textId="77777777" w:rsidR="005B7FC3" w:rsidRPr="00851205" w:rsidRDefault="005B7FC3" w:rsidP="008F4D80">
      <w:pPr>
        <w:pStyle w:val="PParagraph"/>
        <w:numPr>
          <w:ilvl w:val="0"/>
          <w:numId w:val="51"/>
        </w:numPr>
      </w:pPr>
      <w:r w:rsidRPr="008F4D80">
        <w:rPr>
          <w:rStyle w:val="InlinecodeZchn"/>
          <w:rFonts w:eastAsiaTheme="minorHAnsi"/>
        </w:rPr>
        <w:t>Fault: internalErrorFault</w:t>
      </w:r>
      <w:r>
        <w:br/>
      </w:r>
      <w:r w:rsidRPr="00851205">
        <w:t xml:space="preserve">returned if the SML service is unable to process the request for any reason </w:t>
      </w:r>
    </w:p>
    <w:p w14:paraId="3D29A39F" w14:textId="77777777" w:rsidR="005B7FC3" w:rsidRDefault="005B7FC3" w:rsidP="008F4D80">
      <w:pPr>
        <w:pStyle w:val="PParagraph"/>
      </w:pPr>
      <w:r w:rsidRPr="00851205">
        <w:t xml:space="preserve">Note that the underlying data may be updated between one invocation of </w:t>
      </w:r>
      <w:r w:rsidRPr="008F4D80">
        <w:rPr>
          <w:rStyle w:val="InlinecodeZchn"/>
          <w:rFonts w:eastAsiaTheme="minorHAnsi"/>
        </w:rPr>
        <w:t>List()</w:t>
      </w:r>
      <w:r w:rsidRPr="00851205">
        <w:t xml:space="preserve"> and a subsequent invocation of </w:t>
      </w:r>
      <w:r w:rsidRPr="008F4D80">
        <w:rPr>
          <w:rStyle w:val="InlinecodeZchn"/>
          <w:rFonts w:eastAsiaTheme="minorHAnsi"/>
        </w:rPr>
        <w:t>List()</w:t>
      </w:r>
      <w:r w:rsidRPr="00851205">
        <w:t>, so that a set of retrieved pages of participant identifiers may not represent a consistent set of data.</w:t>
      </w:r>
    </w:p>
    <w:p w14:paraId="0176F2C4" w14:textId="77777777" w:rsidR="005B7FC3" w:rsidRPr="00C9669F" w:rsidRDefault="005B7FC3" w:rsidP="008F4D80">
      <w:pPr>
        <w:pStyle w:val="PHeading3"/>
      </w:pPr>
      <w:bookmarkStart w:id="681" w:name="_Toc71821153"/>
      <w:bookmarkStart w:id="682" w:name="_Toc182255651"/>
      <w:r w:rsidRPr="00C9669F">
        <w:t>ManageServiceMetadata interface</w:t>
      </w:r>
      <w:bookmarkEnd w:id="681"/>
      <w:bookmarkEnd w:id="682"/>
      <w:r w:rsidRPr="00C9669F">
        <w:t xml:space="preserve"> </w:t>
      </w:r>
    </w:p>
    <w:p w14:paraId="4B4C012D" w14:textId="18E99736" w:rsidR="005B7FC3" w:rsidRPr="00C9669F" w:rsidRDefault="005B7FC3" w:rsidP="008F4D80">
      <w:pPr>
        <w:pStyle w:val="PParagraph"/>
      </w:pPr>
      <w:r w:rsidRPr="00C9669F">
        <w:t xml:space="preserve">The ManageServiceMetadata interface allows </w:t>
      </w:r>
      <w:del w:id="683" w:author="PH" w:date="2024-11-11T21:32:00Z" w16du:dateUtc="2024-11-11T20:32:00Z">
        <w:r w:rsidRPr="00C9669F" w:rsidDel="003113D3">
          <w:delText>Service Metadata Publishers</w:delText>
        </w:r>
      </w:del>
      <w:ins w:id="684" w:author="PH" w:date="2024-11-11T21:32:00Z" w16du:dateUtc="2024-11-11T20:32:00Z">
        <w:r w:rsidR="003113D3">
          <w:t>SMPs</w:t>
        </w:r>
      </w:ins>
      <w:r w:rsidRPr="00C9669F">
        <w:t xml:space="preserve"> to manage the metadata held in the </w:t>
      </w:r>
      <w:del w:id="685" w:author="PH" w:date="2024-11-11T21:32:00Z" w16du:dateUtc="2024-11-11T20:32:00Z">
        <w:r w:rsidRPr="00C9669F" w:rsidDel="003113D3">
          <w:delText>Service Metadata Locator</w:delText>
        </w:r>
      </w:del>
      <w:ins w:id="686" w:author="PH" w:date="2024-11-11T21:32:00Z" w16du:dateUtc="2024-11-11T20:32:00Z">
        <w:r w:rsidR="003113D3">
          <w:t>SML</w:t>
        </w:r>
      </w:ins>
      <w:r w:rsidRPr="00C9669F">
        <w:t xml:space="preserve"> Service about their </w:t>
      </w:r>
      <w:del w:id="687" w:author="PH" w:date="2024-11-11T21:32:00Z" w16du:dateUtc="2024-11-11T20:32:00Z">
        <w:r w:rsidRPr="00C9669F" w:rsidDel="003113D3">
          <w:delText>service metadata publisher</w:delText>
        </w:r>
      </w:del>
      <w:ins w:id="688" w:author="PH" w:date="2024-11-11T21:32:00Z" w16du:dateUtc="2024-11-11T20:32:00Z">
        <w:r w:rsidR="003113D3">
          <w:t>SMP</w:t>
        </w:r>
      </w:ins>
      <w:r w:rsidRPr="00C9669F">
        <w:t xml:space="preserve"> services, e.g. binding, interface profile and key information.</w:t>
      </w:r>
    </w:p>
    <w:p w14:paraId="3DD5E920" w14:textId="50257575" w:rsidR="005B7FC3" w:rsidRPr="00C9669F" w:rsidRDefault="005B7FC3" w:rsidP="008F4D80">
      <w:pPr>
        <w:pStyle w:val="PParagraph"/>
      </w:pPr>
      <w:r w:rsidRPr="00C9669F">
        <w:lastRenderedPageBreak/>
        <w:t xml:space="preserve">This interface requires authentication of the user. The identity of the user derived from the authentication process identifies the </w:t>
      </w:r>
      <w:del w:id="689" w:author="PH" w:date="2024-11-11T21:32:00Z" w16du:dateUtc="2024-11-11T20:32:00Z">
        <w:r w:rsidRPr="00C9669F" w:rsidDel="00126A26">
          <w:delText>Service Metadata Publisher</w:delText>
        </w:r>
      </w:del>
      <w:ins w:id="690" w:author="PH" w:date="2024-11-11T21:32:00Z" w16du:dateUtc="2024-11-11T20:32:00Z">
        <w:r w:rsidR="00126A26">
          <w:t>SMP</w:t>
        </w:r>
      </w:ins>
      <w:r w:rsidRPr="00C9669F">
        <w:t xml:space="preserve"> associated with the service metadata which</w:t>
      </w:r>
      <w:r>
        <w:t xml:space="preserve"> is managed via this interface.</w:t>
      </w:r>
    </w:p>
    <w:p w14:paraId="525D4465" w14:textId="77777777" w:rsidR="005B7FC3" w:rsidRPr="00C9669F" w:rsidRDefault="005B7FC3" w:rsidP="008F4D80">
      <w:pPr>
        <w:pStyle w:val="PParagraph"/>
      </w:pPr>
      <w:r w:rsidRPr="00C9669F">
        <w:t>The ManageServiceMetadata interface has the followin</w:t>
      </w:r>
      <w:r>
        <w:t>g operations:</w:t>
      </w:r>
    </w:p>
    <w:p w14:paraId="5F15B360" w14:textId="77777777" w:rsidR="005B7FC3" w:rsidRPr="00C9669F" w:rsidRDefault="005B7FC3" w:rsidP="008F4D80">
      <w:pPr>
        <w:pStyle w:val="PParagraph"/>
        <w:numPr>
          <w:ilvl w:val="0"/>
          <w:numId w:val="52"/>
        </w:numPr>
      </w:pPr>
      <w:r>
        <w:t>Create</w:t>
      </w:r>
    </w:p>
    <w:p w14:paraId="5E8F5E2A" w14:textId="77777777" w:rsidR="005B7FC3" w:rsidRPr="00C9669F" w:rsidRDefault="005B7FC3" w:rsidP="008F4D80">
      <w:pPr>
        <w:pStyle w:val="PParagraph"/>
        <w:numPr>
          <w:ilvl w:val="0"/>
          <w:numId w:val="52"/>
        </w:numPr>
      </w:pPr>
      <w:r>
        <w:t>Read</w:t>
      </w:r>
    </w:p>
    <w:p w14:paraId="3D1C4780" w14:textId="77777777" w:rsidR="005B7FC3" w:rsidRPr="00C9669F" w:rsidRDefault="005B7FC3" w:rsidP="008F4D80">
      <w:pPr>
        <w:pStyle w:val="PParagraph"/>
        <w:numPr>
          <w:ilvl w:val="0"/>
          <w:numId w:val="52"/>
        </w:numPr>
      </w:pPr>
      <w:r>
        <w:t>Update</w:t>
      </w:r>
    </w:p>
    <w:p w14:paraId="00EFD5F7" w14:textId="77777777" w:rsidR="005B7FC3" w:rsidRPr="00C9669F" w:rsidRDefault="005B7FC3" w:rsidP="008F4D80">
      <w:pPr>
        <w:pStyle w:val="PParagraph"/>
        <w:numPr>
          <w:ilvl w:val="0"/>
          <w:numId w:val="52"/>
        </w:numPr>
      </w:pPr>
      <w:r>
        <w:t>Delete</w:t>
      </w:r>
    </w:p>
    <w:p w14:paraId="0BF01DC1" w14:textId="77777777" w:rsidR="005B7FC3" w:rsidRPr="00154AAE" w:rsidRDefault="005B7FC3" w:rsidP="008F4D80">
      <w:pPr>
        <w:pStyle w:val="PHeading4"/>
      </w:pPr>
      <w:bookmarkStart w:id="691" w:name="_Toc182255652"/>
      <w:r w:rsidRPr="00154AAE">
        <w:t>Create()</w:t>
      </w:r>
      <w:bookmarkEnd w:id="691"/>
    </w:p>
    <w:p w14:paraId="15B2315C" w14:textId="1ACDA656" w:rsidR="005B7FC3" w:rsidRPr="00C9669F" w:rsidRDefault="005B7FC3" w:rsidP="008F4D80">
      <w:pPr>
        <w:pStyle w:val="PParagraph"/>
      </w:pPr>
      <w:r w:rsidRPr="00C9669F">
        <w:t xml:space="preserve">Establishes a </w:t>
      </w:r>
      <w:del w:id="692" w:author="PH" w:date="2024-11-11T21:51:00Z" w16du:dateUtc="2024-11-11T20:51:00Z">
        <w:r w:rsidRPr="00C9669F" w:rsidDel="00CD5695">
          <w:delText>Service Metadata Publisher</w:delText>
        </w:r>
      </w:del>
      <w:ins w:id="693" w:author="PH" w:date="2024-11-11T21:51:00Z" w16du:dateUtc="2024-11-11T20:51:00Z">
        <w:r w:rsidR="00CD5695">
          <w:t>SMP</w:t>
        </w:r>
      </w:ins>
      <w:r w:rsidRPr="00C9669F">
        <w:t xml:space="preserve"> metadata record, containing the metadata about the </w:t>
      </w:r>
      <w:del w:id="694" w:author="PH" w:date="2024-11-11T21:51:00Z" w16du:dateUtc="2024-11-11T20:51:00Z">
        <w:r w:rsidRPr="00C9669F" w:rsidDel="00CD5695">
          <w:delText>Service Metadata Publisher</w:delText>
        </w:r>
      </w:del>
      <w:ins w:id="695" w:author="PH" w:date="2024-11-11T21:51:00Z" w16du:dateUtc="2024-11-11T20:51:00Z">
        <w:r w:rsidR="00CD5695">
          <w:t>SMP</w:t>
        </w:r>
      </w:ins>
      <w:r w:rsidRPr="00C9669F">
        <w:t xml:space="preserve">, as outlined in the </w:t>
      </w:r>
      <w:r w:rsidRPr="008F4D80">
        <w:rPr>
          <w:rStyle w:val="InlinecodeZchn"/>
          <w:rFonts w:eastAsiaTheme="minorHAnsi"/>
        </w:rPr>
        <w:t>ServiceMetadataPublisherService</w:t>
      </w:r>
      <w:r w:rsidRPr="00C9669F">
        <w:t xml:space="preserve"> data type. </w:t>
      </w:r>
    </w:p>
    <w:p w14:paraId="701C56E5" w14:textId="356EB5FC" w:rsidR="005B7FC3" w:rsidRPr="00C9669F" w:rsidRDefault="005B7FC3" w:rsidP="008F4D80">
      <w:pPr>
        <w:pStyle w:val="PParagraph"/>
        <w:numPr>
          <w:ilvl w:val="0"/>
          <w:numId w:val="53"/>
        </w:numPr>
      </w:pPr>
      <w:r w:rsidRPr="008F4D80">
        <w:rPr>
          <w:rStyle w:val="InlinecodeZchn"/>
          <w:rFonts w:eastAsiaTheme="minorHAnsi"/>
        </w:rPr>
        <w:t>Input CreateServiceMetadataPublisherService: ServiceMetadataPublisherService</w:t>
      </w:r>
      <w:r w:rsidRPr="008F4D80">
        <w:rPr>
          <w:rStyle w:val="InlinecodeZchn"/>
          <w:rFonts w:eastAsiaTheme="minorHAnsi"/>
        </w:rPr>
        <w:br/>
      </w:r>
      <w:r w:rsidRPr="00C9669F">
        <w:t xml:space="preserve">contains the </w:t>
      </w:r>
      <w:del w:id="696" w:author="PH" w:date="2024-11-11T21:51:00Z" w16du:dateUtc="2024-11-11T20:51:00Z">
        <w:r w:rsidRPr="00C9669F" w:rsidDel="00CD5695">
          <w:delText>service metadata publisher</w:delText>
        </w:r>
      </w:del>
      <w:ins w:id="697" w:author="PH" w:date="2024-11-11T21:51:00Z" w16du:dateUtc="2024-11-11T20:51:00Z">
        <w:r w:rsidR="00CD5695">
          <w:t>SMP</w:t>
        </w:r>
      </w:ins>
      <w:r w:rsidRPr="00C9669F">
        <w:t xml:space="preserve"> information, which includes the logical and physical addresses for the SMP (Domain name and IP address). It is assumed that the </w:t>
      </w:r>
      <w:r w:rsidRPr="008F4D80">
        <w:rPr>
          <w:rStyle w:val="InlinecodeZchn"/>
          <w:rFonts w:eastAsiaTheme="minorHAnsi"/>
        </w:rPr>
        <w:t>ServiceMetadataPublisherID</w:t>
      </w:r>
      <w:r w:rsidRPr="00C9669F">
        <w:t xml:space="preserve"> has been assigned to the calling user out-of-bands. </w:t>
      </w:r>
    </w:p>
    <w:p w14:paraId="0A3E87CB" w14:textId="77777777" w:rsidR="005B7FC3" w:rsidRPr="00C9669F" w:rsidRDefault="005B7FC3" w:rsidP="008F4D80">
      <w:pPr>
        <w:pStyle w:val="PParagraph"/>
        <w:numPr>
          <w:ilvl w:val="0"/>
          <w:numId w:val="53"/>
        </w:numPr>
      </w:pPr>
      <w:r w:rsidRPr="008F4D80">
        <w:rPr>
          <w:rStyle w:val="InlinecodeZchn"/>
          <w:rFonts w:eastAsiaTheme="minorHAnsi"/>
        </w:rPr>
        <w:t>Fault: unauthorizedFault</w:t>
      </w:r>
      <w:r w:rsidRPr="008F4D80">
        <w:rPr>
          <w:rStyle w:val="InlinecodeZchn"/>
          <w:rFonts w:eastAsiaTheme="minorHAnsi"/>
        </w:rPr>
        <w:br/>
      </w:r>
      <w:r w:rsidRPr="00C9669F">
        <w:t xml:space="preserve">returned if the caller is not authorized to invoke the </w:t>
      </w:r>
      <w:r w:rsidRPr="008F4D80">
        <w:rPr>
          <w:rStyle w:val="InlinecodeZchn"/>
          <w:rFonts w:eastAsiaTheme="minorHAnsi"/>
        </w:rPr>
        <w:t>Create</w:t>
      </w:r>
      <w:r w:rsidRPr="00C9669F">
        <w:t xml:space="preserve"> operation </w:t>
      </w:r>
    </w:p>
    <w:p w14:paraId="1BEC2488" w14:textId="77777777" w:rsidR="005B7FC3" w:rsidRPr="00C9669F" w:rsidRDefault="005B7FC3" w:rsidP="008F4D80">
      <w:pPr>
        <w:pStyle w:val="PParagraph"/>
        <w:numPr>
          <w:ilvl w:val="0"/>
          <w:numId w:val="53"/>
        </w:numPr>
      </w:pPr>
      <w:r w:rsidRPr="008F4D80">
        <w:rPr>
          <w:rStyle w:val="InlinecodeZchn"/>
          <w:rFonts w:eastAsiaTheme="minorHAnsi"/>
        </w:rPr>
        <w:t>Fault: badRequestFault</w:t>
      </w:r>
      <w:r w:rsidRPr="008F4D80">
        <w:rPr>
          <w:rStyle w:val="InlinecodeZchn"/>
          <w:rFonts w:eastAsiaTheme="minorHAnsi"/>
        </w:rPr>
        <w:br/>
      </w:r>
      <w:r w:rsidRPr="00C9669F">
        <w:t xml:space="preserve">returned if the supplied </w:t>
      </w:r>
      <w:r w:rsidRPr="008F4D80">
        <w:rPr>
          <w:rStyle w:val="InlinecodeZchn"/>
          <w:rFonts w:eastAsiaTheme="minorHAnsi"/>
        </w:rPr>
        <w:t>CreateServiceMetadataPublisherService</w:t>
      </w:r>
      <w:r w:rsidRPr="00C9669F">
        <w:t xml:space="preserve"> does not contain consistent data </w:t>
      </w:r>
    </w:p>
    <w:p w14:paraId="4D422835" w14:textId="77777777" w:rsidR="005B7FC3" w:rsidRPr="00C9669F" w:rsidRDefault="005B7FC3" w:rsidP="008F4D80">
      <w:pPr>
        <w:pStyle w:val="PParagraph"/>
        <w:numPr>
          <w:ilvl w:val="0"/>
          <w:numId w:val="53"/>
        </w:numPr>
      </w:pPr>
      <w:r w:rsidRPr="008F4D80">
        <w:rPr>
          <w:rStyle w:val="InlinecodeZchn"/>
          <w:rFonts w:eastAsiaTheme="minorHAnsi"/>
        </w:rPr>
        <w:t>Fault: internalErrorFault</w:t>
      </w:r>
      <w:r>
        <w:br/>
      </w:r>
      <w:r w:rsidRPr="00C9669F">
        <w:t xml:space="preserve">returned if the SML service is unable to process the request for any reason </w:t>
      </w:r>
    </w:p>
    <w:p w14:paraId="7E0D58EF" w14:textId="77777777" w:rsidR="005B7FC3" w:rsidRPr="00154AAE" w:rsidRDefault="005B7FC3" w:rsidP="008F4D80">
      <w:pPr>
        <w:pStyle w:val="PHeading4"/>
      </w:pPr>
      <w:bookmarkStart w:id="698" w:name="_Toc182255653"/>
      <w:r w:rsidRPr="00154AAE">
        <w:t>Read()</w:t>
      </w:r>
      <w:bookmarkEnd w:id="698"/>
    </w:p>
    <w:p w14:paraId="6119C74D" w14:textId="140D185C" w:rsidR="005B7FC3" w:rsidRPr="00C9669F" w:rsidRDefault="005B7FC3" w:rsidP="008F4D80">
      <w:pPr>
        <w:pStyle w:val="PParagraph"/>
      </w:pPr>
      <w:r w:rsidRPr="00C9669F">
        <w:t xml:space="preserve">Retrieves the </w:t>
      </w:r>
      <w:del w:id="699" w:author="PH" w:date="2024-11-11T21:51:00Z" w16du:dateUtc="2024-11-11T20:51:00Z">
        <w:r w:rsidRPr="00C9669F" w:rsidDel="00CC1E44">
          <w:delText>Service Metadata Publisher</w:delText>
        </w:r>
      </w:del>
      <w:ins w:id="700" w:author="PH" w:date="2024-11-11T21:51:00Z" w16du:dateUtc="2024-11-11T20:51:00Z">
        <w:r w:rsidR="00CC1E44">
          <w:t>SMP</w:t>
        </w:r>
      </w:ins>
      <w:r w:rsidRPr="00C9669F">
        <w:t xml:space="preserve"> record for </w:t>
      </w:r>
      <w:r>
        <w:t xml:space="preserve">the </w:t>
      </w:r>
      <w:del w:id="701" w:author="PH" w:date="2024-11-11T21:51:00Z" w16du:dateUtc="2024-11-11T20:51:00Z">
        <w:r w:rsidDel="00CC1E44">
          <w:delText>Service Metadata Publisher</w:delText>
        </w:r>
      </w:del>
      <w:ins w:id="702" w:author="PH" w:date="2024-11-11T21:51:00Z" w16du:dateUtc="2024-11-11T20:51:00Z">
        <w:r w:rsidR="00CC1E44">
          <w:t>SMP</w:t>
        </w:r>
      </w:ins>
      <w:r>
        <w:t>.</w:t>
      </w:r>
    </w:p>
    <w:p w14:paraId="34FFC631" w14:textId="08648EF7" w:rsidR="005B7FC3" w:rsidRPr="00C9669F" w:rsidRDefault="005B7FC3" w:rsidP="008F4D80">
      <w:pPr>
        <w:pStyle w:val="PParagraph"/>
        <w:numPr>
          <w:ilvl w:val="0"/>
          <w:numId w:val="54"/>
        </w:numPr>
      </w:pPr>
      <w:r w:rsidRPr="008F4D80">
        <w:rPr>
          <w:rStyle w:val="InlinecodeZchn"/>
          <w:rFonts w:eastAsiaTheme="minorHAnsi"/>
        </w:rPr>
        <w:t>Input ReadServiceMetadataPublisherService: ServiceMetadataPublisherID</w:t>
      </w:r>
      <w:r>
        <w:br/>
      </w:r>
      <w:r w:rsidRPr="00C9669F">
        <w:t xml:space="preserve">the unique ID of the </w:t>
      </w:r>
      <w:del w:id="703" w:author="PH" w:date="2024-11-11T21:51:00Z" w16du:dateUtc="2024-11-11T20:51:00Z">
        <w:r w:rsidRPr="00C9669F" w:rsidDel="00CC1E44">
          <w:delText>Service Metadata Publisher</w:delText>
        </w:r>
      </w:del>
      <w:ins w:id="704" w:author="PH" w:date="2024-11-11T21:51:00Z" w16du:dateUtc="2024-11-11T20:51:00Z">
        <w:r w:rsidR="00CC1E44">
          <w:t>SMP</w:t>
        </w:r>
      </w:ins>
      <w:r w:rsidRPr="00C9669F">
        <w:t xml:space="preserve"> for which the record is required</w:t>
      </w:r>
    </w:p>
    <w:p w14:paraId="53630AE2" w14:textId="2021BE6E" w:rsidR="005B7FC3" w:rsidRPr="00C9669F" w:rsidRDefault="005B7FC3" w:rsidP="008F4D80">
      <w:pPr>
        <w:pStyle w:val="PParagraph"/>
        <w:numPr>
          <w:ilvl w:val="0"/>
          <w:numId w:val="54"/>
        </w:numPr>
      </w:pPr>
      <w:r w:rsidRPr="008F4D80">
        <w:rPr>
          <w:rStyle w:val="InlinecodeZchn"/>
          <w:rFonts w:eastAsiaTheme="minorHAnsi"/>
        </w:rPr>
        <w:lastRenderedPageBreak/>
        <w:t>Output: ServiceMetadataPublisherService</w:t>
      </w:r>
      <w:r>
        <w:br/>
      </w:r>
      <w:r w:rsidRPr="00C9669F">
        <w:t xml:space="preserve">the </w:t>
      </w:r>
      <w:del w:id="705" w:author="PH" w:date="2024-11-11T21:51:00Z" w16du:dateUtc="2024-11-11T20:51:00Z">
        <w:r w:rsidRPr="00C9669F" w:rsidDel="00CC1E44">
          <w:delText>service metadata publisher</w:delText>
        </w:r>
      </w:del>
      <w:ins w:id="706" w:author="PH" w:date="2024-11-11T21:51:00Z" w16du:dateUtc="2024-11-11T20:51:00Z">
        <w:r w:rsidR="00CC1E44">
          <w:t>SMP</w:t>
        </w:r>
      </w:ins>
      <w:r w:rsidRPr="00C9669F">
        <w:t xml:space="preserve"> record, in the form of a </w:t>
      </w:r>
      <w:r w:rsidRPr="008F4D80">
        <w:rPr>
          <w:rStyle w:val="InlinecodeZchn"/>
          <w:rFonts w:eastAsiaTheme="minorHAnsi"/>
        </w:rPr>
        <w:t>ServiceMetadataPublisherService</w:t>
      </w:r>
      <w:r w:rsidRPr="00C9669F">
        <w:t xml:space="preserve"> data type</w:t>
      </w:r>
    </w:p>
    <w:p w14:paraId="19A56C13" w14:textId="19BE75EA" w:rsidR="005B7FC3" w:rsidRPr="00C9669F" w:rsidRDefault="005B7FC3" w:rsidP="008F4D80">
      <w:pPr>
        <w:pStyle w:val="PParagraph"/>
        <w:numPr>
          <w:ilvl w:val="0"/>
          <w:numId w:val="54"/>
        </w:numPr>
      </w:pPr>
      <w:r w:rsidRPr="008F4D80">
        <w:rPr>
          <w:rStyle w:val="InlinecodeZchn"/>
          <w:rFonts w:eastAsiaTheme="minorHAnsi"/>
        </w:rPr>
        <w:t>Fault: notFoundFault</w:t>
      </w:r>
      <w:r>
        <w:br/>
      </w:r>
      <w:r w:rsidRPr="00C9669F">
        <w:t>returned if the identifier of the SMP could not be found</w:t>
      </w:r>
    </w:p>
    <w:p w14:paraId="7A2FE4EC" w14:textId="15E353D6" w:rsidR="005B7FC3" w:rsidRPr="00C9669F" w:rsidRDefault="005B7FC3" w:rsidP="008F4D80">
      <w:pPr>
        <w:pStyle w:val="PParagraph"/>
        <w:numPr>
          <w:ilvl w:val="0"/>
          <w:numId w:val="54"/>
        </w:numPr>
      </w:pPr>
      <w:r w:rsidRPr="008F4D80">
        <w:rPr>
          <w:rStyle w:val="InlinecodeZchn"/>
          <w:rFonts w:eastAsiaTheme="minorHAnsi"/>
        </w:rPr>
        <w:t>Fault: unauthorizedFault</w:t>
      </w:r>
      <w:r w:rsidRPr="008F4D80">
        <w:rPr>
          <w:rStyle w:val="InlinecodeZchn"/>
          <w:rFonts w:eastAsiaTheme="minorHAnsi"/>
        </w:rPr>
        <w:br/>
      </w:r>
      <w:r w:rsidRPr="00C9669F">
        <w:t xml:space="preserve">returned if the caller is not authorized to invoke the </w:t>
      </w:r>
      <w:r w:rsidRPr="008F4D80">
        <w:rPr>
          <w:rStyle w:val="InlinecodeZchn"/>
          <w:rFonts w:eastAsiaTheme="minorHAnsi"/>
        </w:rPr>
        <w:t>Read</w:t>
      </w:r>
      <w:r w:rsidRPr="00C9669F">
        <w:t xml:space="preserve"> operation</w:t>
      </w:r>
    </w:p>
    <w:p w14:paraId="1A6E31A4" w14:textId="4C6BC80E" w:rsidR="005B7FC3" w:rsidRPr="00C9669F" w:rsidRDefault="005B7FC3" w:rsidP="008F4D80">
      <w:pPr>
        <w:pStyle w:val="PParagraph"/>
        <w:numPr>
          <w:ilvl w:val="0"/>
          <w:numId w:val="54"/>
        </w:numPr>
      </w:pPr>
      <w:r w:rsidRPr="008F4D80">
        <w:rPr>
          <w:rStyle w:val="InlinecodeZchn"/>
          <w:rFonts w:eastAsiaTheme="minorHAnsi"/>
        </w:rPr>
        <w:t>Fault: badRequestFault</w:t>
      </w:r>
      <w:r w:rsidRPr="008F4D80">
        <w:rPr>
          <w:rStyle w:val="InlinecodeZchn"/>
          <w:rFonts w:eastAsiaTheme="minorHAnsi"/>
        </w:rPr>
        <w:br/>
      </w:r>
      <w:r w:rsidRPr="00C9669F">
        <w:t>returned if the supplied parameter does not contain consistent data</w:t>
      </w:r>
    </w:p>
    <w:p w14:paraId="10731674" w14:textId="075AB486" w:rsidR="005B7FC3" w:rsidRPr="00C9669F" w:rsidRDefault="005B7FC3" w:rsidP="008F4D80">
      <w:pPr>
        <w:pStyle w:val="PParagraph"/>
        <w:numPr>
          <w:ilvl w:val="0"/>
          <w:numId w:val="54"/>
        </w:numPr>
      </w:pPr>
      <w:r w:rsidRPr="008F4D80">
        <w:rPr>
          <w:rStyle w:val="InlinecodeZchn"/>
          <w:rFonts w:eastAsiaTheme="minorHAnsi"/>
        </w:rPr>
        <w:t>Fault: internalErrorFault</w:t>
      </w:r>
      <w:r w:rsidRPr="008F4D80">
        <w:rPr>
          <w:rStyle w:val="InlinecodeZchn"/>
          <w:rFonts w:eastAsiaTheme="minorHAnsi"/>
        </w:rPr>
        <w:br/>
      </w:r>
      <w:r w:rsidRPr="00C9669F">
        <w:t>returned if the SML service is unable to process the request for any reason</w:t>
      </w:r>
    </w:p>
    <w:p w14:paraId="2A312A9F" w14:textId="77777777" w:rsidR="005B7FC3" w:rsidRPr="00154AAE" w:rsidRDefault="005B7FC3" w:rsidP="008F4D80">
      <w:pPr>
        <w:pStyle w:val="PHeading4"/>
      </w:pPr>
      <w:bookmarkStart w:id="707" w:name="_Toc182255654"/>
      <w:r w:rsidRPr="00154AAE">
        <w:t>Update()</w:t>
      </w:r>
      <w:bookmarkEnd w:id="707"/>
    </w:p>
    <w:p w14:paraId="3B3CDE5E" w14:textId="32E285CC" w:rsidR="005B7FC3" w:rsidRPr="00C9669F" w:rsidRDefault="005B7FC3" w:rsidP="008F4D80">
      <w:pPr>
        <w:pStyle w:val="PParagraph"/>
      </w:pPr>
      <w:r w:rsidRPr="00C9669F">
        <w:t xml:space="preserve">Updates the </w:t>
      </w:r>
      <w:del w:id="708" w:author="PH" w:date="2024-11-11T21:51:00Z" w16du:dateUtc="2024-11-11T20:51:00Z">
        <w:r w:rsidRPr="00C9669F" w:rsidDel="00527960">
          <w:delText>Service Metadata Publisher</w:delText>
        </w:r>
      </w:del>
      <w:ins w:id="709" w:author="PH" w:date="2024-11-11T21:51:00Z" w16du:dateUtc="2024-11-11T20:51:00Z">
        <w:r w:rsidR="00527960">
          <w:t>SMP</w:t>
        </w:r>
      </w:ins>
      <w:r w:rsidRPr="00C9669F">
        <w:t xml:space="preserve"> record for the </w:t>
      </w:r>
      <w:del w:id="710" w:author="PH" w:date="2024-11-11T21:51:00Z" w16du:dateUtc="2024-11-11T20:51:00Z">
        <w:r w:rsidDel="00527960">
          <w:delText>S</w:delText>
        </w:r>
        <w:r w:rsidRPr="00C9669F" w:rsidDel="00527960">
          <w:delText xml:space="preserve">ervice </w:delText>
        </w:r>
        <w:r w:rsidDel="00527960">
          <w:delText>M</w:delText>
        </w:r>
        <w:r w:rsidRPr="00C9669F" w:rsidDel="00527960">
          <w:delText xml:space="preserve">etadata </w:delText>
        </w:r>
        <w:r w:rsidDel="00527960">
          <w:delText>P</w:delText>
        </w:r>
        <w:r w:rsidRPr="00C9669F" w:rsidDel="00527960">
          <w:delText xml:space="preserve">ublisher </w:delText>
        </w:r>
      </w:del>
      <w:ins w:id="711" w:author="PH" w:date="2024-11-11T21:51:00Z" w16du:dateUtc="2024-11-11T20:51:00Z">
        <w:r w:rsidR="00527960">
          <w:t>SMP</w:t>
        </w:r>
      </w:ins>
    </w:p>
    <w:p w14:paraId="292B965D" w14:textId="25632214" w:rsidR="005B7FC3" w:rsidRPr="00C9669F" w:rsidRDefault="005B7FC3" w:rsidP="008F4D80">
      <w:pPr>
        <w:pStyle w:val="PParagraph"/>
        <w:numPr>
          <w:ilvl w:val="0"/>
          <w:numId w:val="55"/>
        </w:numPr>
      </w:pPr>
      <w:r w:rsidRPr="008F4D80">
        <w:rPr>
          <w:rStyle w:val="InlinecodeZchn"/>
          <w:rFonts w:eastAsiaTheme="minorHAnsi"/>
        </w:rPr>
        <w:t>Input UpdateServiceMetadataPublisheServicer: ServiceMetadataPublisherService</w:t>
      </w:r>
      <w:r>
        <w:br/>
      </w:r>
      <w:r w:rsidRPr="00C9669F">
        <w:t xml:space="preserve">contains the service metadata for the </w:t>
      </w:r>
      <w:del w:id="712" w:author="PH" w:date="2024-11-11T21:52:00Z" w16du:dateUtc="2024-11-11T20:52:00Z">
        <w:r w:rsidRPr="00C9669F" w:rsidDel="006C026D">
          <w:delText>service metadata publisher</w:delText>
        </w:r>
      </w:del>
      <w:ins w:id="713" w:author="PH" w:date="2024-11-11T21:52:00Z" w16du:dateUtc="2024-11-11T20:52:00Z">
        <w:r w:rsidR="006C026D">
          <w:t>SMP</w:t>
        </w:r>
      </w:ins>
      <w:r w:rsidRPr="00C9669F">
        <w:t xml:space="preserve">, which includes the logical and physical addresses for the SMP (Domain name and IP address) </w:t>
      </w:r>
    </w:p>
    <w:p w14:paraId="08343BF0" w14:textId="77777777" w:rsidR="005B7FC3" w:rsidRPr="00C9669F" w:rsidRDefault="005B7FC3" w:rsidP="008F4D80">
      <w:pPr>
        <w:pStyle w:val="PParagraph"/>
        <w:numPr>
          <w:ilvl w:val="0"/>
          <w:numId w:val="55"/>
        </w:numPr>
      </w:pPr>
      <w:r w:rsidRPr="008F4D80">
        <w:rPr>
          <w:rStyle w:val="InlinecodeZchn"/>
          <w:rFonts w:eastAsiaTheme="minorHAnsi"/>
        </w:rPr>
        <w:t>Fault: notFoundFault</w:t>
      </w:r>
      <w:r w:rsidRPr="008F4D80">
        <w:rPr>
          <w:rStyle w:val="InlinecodeZchn"/>
          <w:rFonts w:eastAsiaTheme="minorHAnsi"/>
        </w:rPr>
        <w:br/>
      </w:r>
      <w:r w:rsidRPr="00C9669F">
        <w:t xml:space="preserve">returned if the identifier of the SMP could not be found </w:t>
      </w:r>
    </w:p>
    <w:p w14:paraId="56EC2AF8" w14:textId="77777777" w:rsidR="005B7FC3" w:rsidRPr="00C9669F" w:rsidRDefault="005B7FC3" w:rsidP="008F4D80">
      <w:pPr>
        <w:pStyle w:val="PParagraph"/>
        <w:numPr>
          <w:ilvl w:val="0"/>
          <w:numId w:val="55"/>
        </w:numPr>
      </w:pPr>
      <w:r w:rsidRPr="008F4D80">
        <w:rPr>
          <w:rStyle w:val="InlinecodeZchn"/>
          <w:rFonts w:eastAsiaTheme="minorHAnsi"/>
        </w:rPr>
        <w:t>Fault: unauthorizedFault</w:t>
      </w:r>
      <w:r>
        <w:br/>
      </w:r>
      <w:r w:rsidRPr="00C9669F">
        <w:t xml:space="preserve">returned if the caller is not authorized to invoke the </w:t>
      </w:r>
      <w:r w:rsidRPr="008F4D80">
        <w:rPr>
          <w:rStyle w:val="InlinecodeZchn"/>
          <w:rFonts w:eastAsiaTheme="minorHAnsi"/>
        </w:rPr>
        <w:t>Update</w:t>
      </w:r>
      <w:r w:rsidRPr="00C9669F">
        <w:t xml:space="preserve"> operation </w:t>
      </w:r>
    </w:p>
    <w:p w14:paraId="3D39628E" w14:textId="77777777" w:rsidR="005B7FC3" w:rsidRPr="00C9669F" w:rsidRDefault="005B7FC3" w:rsidP="008F4D80">
      <w:pPr>
        <w:pStyle w:val="PParagraph"/>
        <w:numPr>
          <w:ilvl w:val="0"/>
          <w:numId w:val="55"/>
        </w:numPr>
      </w:pPr>
      <w:r w:rsidRPr="008F4D80">
        <w:rPr>
          <w:rStyle w:val="InlinecodeZchn"/>
          <w:rFonts w:eastAsiaTheme="minorHAnsi"/>
        </w:rPr>
        <w:t>Fault: badRequestFault</w:t>
      </w:r>
      <w:r w:rsidRPr="008F4D80">
        <w:rPr>
          <w:rStyle w:val="InlinecodeZchn"/>
          <w:rFonts w:eastAsiaTheme="minorHAnsi"/>
        </w:rPr>
        <w:br/>
      </w:r>
      <w:r w:rsidRPr="00C9669F">
        <w:t xml:space="preserve">returned if the supplied </w:t>
      </w:r>
      <w:r w:rsidRPr="008F4D80">
        <w:rPr>
          <w:rStyle w:val="InlinecodeZchn"/>
          <w:rFonts w:eastAsiaTheme="minorHAnsi"/>
        </w:rPr>
        <w:t>UpdateServiceMetadataPublisheServicer</w:t>
      </w:r>
      <w:r w:rsidRPr="00C9669F">
        <w:t xml:space="preserve"> does not contain consistent data </w:t>
      </w:r>
    </w:p>
    <w:p w14:paraId="5D86C218" w14:textId="77777777" w:rsidR="005B7FC3" w:rsidRPr="00C9669F" w:rsidRDefault="005B7FC3" w:rsidP="008F4D80">
      <w:pPr>
        <w:pStyle w:val="PParagraph"/>
        <w:numPr>
          <w:ilvl w:val="0"/>
          <w:numId w:val="55"/>
        </w:numPr>
      </w:pPr>
      <w:r w:rsidRPr="008F4D80">
        <w:rPr>
          <w:rStyle w:val="InlinecodeZchn"/>
          <w:rFonts w:eastAsiaTheme="minorHAnsi"/>
        </w:rPr>
        <w:t>Fault: internalErrorFault</w:t>
      </w:r>
      <w:r w:rsidRPr="008F4D80">
        <w:rPr>
          <w:rStyle w:val="InlinecodeZchn"/>
          <w:rFonts w:eastAsiaTheme="minorHAnsi"/>
        </w:rPr>
        <w:br/>
      </w:r>
      <w:r w:rsidRPr="00C9669F">
        <w:t xml:space="preserve">returned if the SML service is unable to process the request for any reason </w:t>
      </w:r>
    </w:p>
    <w:p w14:paraId="15D0EAC3" w14:textId="77777777" w:rsidR="005B7FC3" w:rsidRPr="00154AAE" w:rsidRDefault="005B7FC3" w:rsidP="008F4D80">
      <w:pPr>
        <w:pStyle w:val="PHeading4"/>
      </w:pPr>
      <w:bookmarkStart w:id="714" w:name="_Toc182255655"/>
      <w:r w:rsidRPr="00154AAE">
        <w:t>Delete()</w:t>
      </w:r>
      <w:bookmarkEnd w:id="714"/>
    </w:p>
    <w:p w14:paraId="0ACAFEBA" w14:textId="49E1A96F" w:rsidR="005B7FC3" w:rsidRPr="00C9669F" w:rsidRDefault="005B7FC3" w:rsidP="008F4D80">
      <w:pPr>
        <w:pStyle w:val="PParagraph"/>
      </w:pPr>
      <w:r w:rsidRPr="00C9669F">
        <w:t xml:space="preserve">Deletes the </w:t>
      </w:r>
      <w:del w:id="715" w:author="PH" w:date="2024-11-11T21:52:00Z" w16du:dateUtc="2024-11-11T20:52:00Z">
        <w:r w:rsidRPr="00C9669F" w:rsidDel="00666784">
          <w:delText>Service Met</w:delText>
        </w:r>
        <w:r w:rsidDel="00666784">
          <w:delText>adata Publisher</w:delText>
        </w:r>
      </w:del>
      <w:ins w:id="716" w:author="PH" w:date="2024-11-11T21:52:00Z" w16du:dateUtc="2024-11-11T20:52:00Z">
        <w:r w:rsidR="00666784">
          <w:t>SMP</w:t>
        </w:r>
      </w:ins>
      <w:r>
        <w:t xml:space="preserve"> record for the </w:t>
      </w:r>
      <w:del w:id="717" w:author="PH" w:date="2024-11-11T21:52:00Z" w16du:dateUtc="2024-11-11T20:52:00Z">
        <w:r w:rsidDel="00666784">
          <w:delText>S</w:delText>
        </w:r>
        <w:r w:rsidRPr="00C9669F" w:rsidDel="00666784">
          <w:delText xml:space="preserve">ervice </w:delText>
        </w:r>
        <w:r w:rsidDel="00666784">
          <w:delText>M</w:delText>
        </w:r>
        <w:r w:rsidRPr="00C9669F" w:rsidDel="00666784">
          <w:delText xml:space="preserve">etadata </w:delText>
        </w:r>
        <w:r w:rsidDel="00666784">
          <w:delText>P</w:delText>
        </w:r>
        <w:r w:rsidRPr="00C9669F" w:rsidDel="00666784">
          <w:delText xml:space="preserve">ublisher </w:delText>
        </w:r>
      </w:del>
      <w:ins w:id="718" w:author="PH" w:date="2024-11-11T21:52:00Z" w16du:dateUtc="2024-11-11T20:52:00Z">
        <w:r w:rsidR="00666784">
          <w:t>SMP</w:t>
        </w:r>
      </w:ins>
    </w:p>
    <w:p w14:paraId="289AEEC7" w14:textId="25751E3F" w:rsidR="005B7FC3" w:rsidRPr="00C9669F" w:rsidRDefault="005B7FC3" w:rsidP="008F4D80">
      <w:pPr>
        <w:pStyle w:val="PParagraph"/>
        <w:numPr>
          <w:ilvl w:val="0"/>
          <w:numId w:val="56"/>
        </w:numPr>
      </w:pPr>
      <w:r w:rsidRPr="008F4D80">
        <w:rPr>
          <w:rStyle w:val="InlinecodeZchn"/>
          <w:rFonts w:eastAsiaTheme="minorHAnsi"/>
        </w:rPr>
        <w:lastRenderedPageBreak/>
        <w:t>Input DeleteServiceMetadataPublisherService: ServiceMetadataPublisherID</w:t>
      </w:r>
      <w:r w:rsidRPr="008F4D80">
        <w:rPr>
          <w:rStyle w:val="InlinecodeZchn"/>
          <w:rFonts w:eastAsiaTheme="minorHAnsi"/>
        </w:rPr>
        <w:br/>
      </w:r>
      <w:r w:rsidRPr="00C9669F">
        <w:t xml:space="preserve">the unique ID of the </w:t>
      </w:r>
      <w:del w:id="719" w:author="PH" w:date="2024-11-11T21:52:00Z" w16du:dateUtc="2024-11-11T20:52:00Z">
        <w:r w:rsidRPr="00C9669F" w:rsidDel="00666784">
          <w:delText>Service Metadata Publisher</w:delText>
        </w:r>
      </w:del>
      <w:ins w:id="720" w:author="PH" w:date="2024-11-11T21:52:00Z" w16du:dateUtc="2024-11-11T20:52:00Z">
        <w:r w:rsidR="00666784">
          <w:t>SMP</w:t>
        </w:r>
      </w:ins>
      <w:r w:rsidRPr="00C9669F">
        <w:t xml:space="preserve"> to delete </w:t>
      </w:r>
    </w:p>
    <w:p w14:paraId="5AC70D87" w14:textId="77777777" w:rsidR="005B7FC3" w:rsidRPr="00C9669F" w:rsidRDefault="005B7FC3" w:rsidP="008F4D80">
      <w:pPr>
        <w:pStyle w:val="PParagraph"/>
        <w:numPr>
          <w:ilvl w:val="0"/>
          <w:numId w:val="56"/>
        </w:numPr>
      </w:pPr>
      <w:r w:rsidRPr="008F4D80">
        <w:rPr>
          <w:rStyle w:val="InlinecodeZchn"/>
          <w:rFonts w:eastAsiaTheme="minorHAnsi"/>
        </w:rPr>
        <w:t>Fault: notFoundFault</w:t>
      </w:r>
      <w:r w:rsidRPr="008F4D80">
        <w:rPr>
          <w:rStyle w:val="InlinecodeZchn"/>
          <w:rFonts w:eastAsiaTheme="minorHAnsi"/>
        </w:rPr>
        <w:br/>
      </w:r>
      <w:r w:rsidRPr="00C9669F">
        <w:t xml:space="preserve">returned if the identifier of the SMP could not be found </w:t>
      </w:r>
    </w:p>
    <w:p w14:paraId="215EC797" w14:textId="77777777" w:rsidR="005B7FC3" w:rsidRPr="00C9669F" w:rsidRDefault="005B7FC3" w:rsidP="008F4D80">
      <w:pPr>
        <w:pStyle w:val="PParagraph"/>
        <w:numPr>
          <w:ilvl w:val="0"/>
          <w:numId w:val="56"/>
        </w:numPr>
      </w:pPr>
      <w:r w:rsidRPr="008F4D80">
        <w:rPr>
          <w:rStyle w:val="InlinecodeZchn"/>
          <w:rFonts w:eastAsiaTheme="minorHAnsi"/>
        </w:rPr>
        <w:t>Fault: unauthorizedFault</w:t>
      </w:r>
      <w:r>
        <w:br/>
      </w:r>
      <w:r w:rsidRPr="00C9669F">
        <w:t xml:space="preserve">returned if the caller is not authorized to invoke the </w:t>
      </w:r>
      <w:r w:rsidRPr="008F4D80">
        <w:rPr>
          <w:rStyle w:val="InlinecodeZchn"/>
          <w:rFonts w:eastAsiaTheme="minorHAnsi"/>
        </w:rPr>
        <w:t>Delete</w:t>
      </w:r>
      <w:r w:rsidRPr="00C9669F">
        <w:t xml:space="preserve"> operation </w:t>
      </w:r>
    </w:p>
    <w:p w14:paraId="4C1BB3A3" w14:textId="77777777" w:rsidR="005B7FC3" w:rsidRPr="00C9669F" w:rsidRDefault="005B7FC3" w:rsidP="008F4D80">
      <w:pPr>
        <w:pStyle w:val="PParagraph"/>
        <w:numPr>
          <w:ilvl w:val="0"/>
          <w:numId w:val="56"/>
        </w:numPr>
      </w:pPr>
      <w:r w:rsidRPr="008F4D80">
        <w:rPr>
          <w:rStyle w:val="InlinecodeZchn"/>
          <w:rFonts w:eastAsiaTheme="minorHAnsi"/>
        </w:rPr>
        <w:t>Fault: badRequestFault</w:t>
      </w:r>
      <w:r>
        <w:br/>
      </w:r>
      <w:r w:rsidRPr="00C9669F">
        <w:t xml:space="preserve">returned if the supplied </w:t>
      </w:r>
      <w:r w:rsidRPr="008F4D80">
        <w:rPr>
          <w:rStyle w:val="InlinecodeZchn"/>
          <w:rFonts w:eastAsiaTheme="minorHAnsi"/>
        </w:rPr>
        <w:t>DeleteServiceMetadataPublisherService</w:t>
      </w:r>
      <w:r w:rsidRPr="00C9669F">
        <w:t xml:space="preserve"> does not contain consistent data </w:t>
      </w:r>
    </w:p>
    <w:p w14:paraId="0E391ED6" w14:textId="5DC74E80" w:rsidR="005B7FC3" w:rsidRDefault="005B7FC3" w:rsidP="008F4D80">
      <w:pPr>
        <w:pStyle w:val="PParagraph"/>
        <w:numPr>
          <w:ilvl w:val="0"/>
          <w:numId w:val="56"/>
        </w:numPr>
      </w:pPr>
      <w:r w:rsidRPr="008F4D80">
        <w:rPr>
          <w:rStyle w:val="InlinecodeZchn"/>
          <w:rFonts w:eastAsiaTheme="minorHAnsi"/>
        </w:rPr>
        <w:t>Fault: internalErrorFault</w:t>
      </w:r>
      <w:r>
        <w:br/>
      </w:r>
      <w:r w:rsidRPr="00C9669F">
        <w:t>returned if the SML service is unable to process the request for any reason</w:t>
      </w:r>
    </w:p>
    <w:p w14:paraId="206148A4" w14:textId="77777777" w:rsidR="00DF618B" w:rsidRPr="00C9669F" w:rsidRDefault="00DF618B" w:rsidP="00DF618B">
      <w:pPr>
        <w:pStyle w:val="PHeading3"/>
      </w:pPr>
      <w:bookmarkStart w:id="721" w:name="_Toc71821154"/>
      <w:bookmarkStart w:id="722" w:name="_Toc182255656"/>
      <w:r w:rsidRPr="00C9669F">
        <w:t>Fault Descriptions</w:t>
      </w:r>
      <w:bookmarkEnd w:id="721"/>
      <w:bookmarkEnd w:id="722"/>
    </w:p>
    <w:p w14:paraId="4F2C80BD" w14:textId="77777777" w:rsidR="00DF618B" w:rsidRPr="00DF618B" w:rsidRDefault="00DF618B" w:rsidP="00DF618B">
      <w:pPr>
        <w:pStyle w:val="PParagraph"/>
        <w:rPr>
          <w:rStyle w:val="Fett"/>
        </w:rPr>
      </w:pPr>
      <w:r w:rsidRPr="00DF618B">
        <w:rPr>
          <w:rStyle w:val="Fett"/>
        </w:rPr>
        <w:t>SMP Not Found Fault</w:t>
      </w:r>
    </w:p>
    <w:tbl>
      <w:tblPr>
        <w:tblStyle w:val="Tabellenraster"/>
        <w:tblW w:w="0" w:type="auto"/>
        <w:tblLook w:val="04A0" w:firstRow="1" w:lastRow="0" w:firstColumn="1" w:lastColumn="0" w:noHBand="0" w:noVBand="1"/>
      </w:tblPr>
      <w:tblGrid>
        <w:gridCol w:w="1442"/>
        <w:gridCol w:w="6921"/>
      </w:tblGrid>
      <w:tr w:rsidR="00DF618B" w:rsidRPr="001356F8" w14:paraId="53B246CD" w14:textId="77777777" w:rsidTr="00443B82">
        <w:tc>
          <w:tcPr>
            <w:tcW w:w="0" w:type="auto"/>
          </w:tcPr>
          <w:p w14:paraId="79539F3C" w14:textId="77777777" w:rsidR="00DF618B" w:rsidRPr="001356F8" w:rsidRDefault="00DF618B" w:rsidP="00DF618B">
            <w:pPr>
              <w:pStyle w:val="PParagraph"/>
            </w:pPr>
            <w:r w:rsidRPr="001356F8">
              <w:t>[action]</w:t>
            </w:r>
          </w:p>
        </w:tc>
        <w:tc>
          <w:tcPr>
            <w:tcW w:w="0" w:type="auto"/>
          </w:tcPr>
          <w:p w14:paraId="1810B311" w14:textId="77777777" w:rsidR="00DF618B" w:rsidRPr="001356F8" w:rsidRDefault="00DF618B" w:rsidP="00DF618B">
            <w:pPr>
              <w:pStyle w:val="PParagraph"/>
            </w:pPr>
            <w:r w:rsidRPr="001356F8">
              <w:t>http://busdox.org/2010/02/locator/fault</w:t>
            </w:r>
          </w:p>
        </w:tc>
      </w:tr>
      <w:tr w:rsidR="00DF618B" w:rsidRPr="001356F8" w14:paraId="5618B557" w14:textId="77777777" w:rsidTr="00443B82">
        <w:tc>
          <w:tcPr>
            <w:tcW w:w="0" w:type="auto"/>
          </w:tcPr>
          <w:p w14:paraId="79530614" w14:textId="77777777" w:rsidR="00DF618B" w:rsidRPr="001356F8" w:rsidRDefault="00DF618B" w:rsidP="00DF618B">
            <w:pPr>
              <w:pStyle w:val="PParagraph"/>
            </w:pPr>
            <w:r w:rsidRPr="001356F8">
              <w:t>Code</w:t>
            </w:r>
          </w:p>
        </w:tc>
        <w:tc>
          <w:tcPr>
            <w:tcW w:w="0" w:type="auto"/>
          </w:tcPr>
          <w:p w14:paraId="011D24C8" w14:textId="77777777" w:rsidR="00DF618B" w:rsidRPr="001356F8" w:rsidRDefault="00DF618B" w:rsidP="00DF618B">
            <w:pPr>
              <w:pStyle w:val="PParagraph"/>
            </w:pPr>
            <w:r w:rsidRPr="001356F8">
              <w:t>Sender</w:t>
            </w:r>
          </w:p>
        </w:tc>
      </w:tr>
      <w:tr w:rsidR="00DF618B" w:rsidRPr="001356F8" w14:paraId="75943B47" w14:textId="77777777" w:rsidTr="00443B82">
        <w:tc>
          <w:tcPr>
            <w:tcW w:w="0" w:type="auto"/>
          </w:tcPr>
          <w:p w14:paraId="0CF1BCA7" w14:textId="77777777" w:rsidR="00DF618B" w:rsidRPr="001356F8" w:rsidRDefault="00DF618B" w:rsidP="00DF618B">
            <w:pPr>
              <w:pStyle w:val="PParagraph"/>
            </w:pPr>
            <w:r w:rsidRPr="001356F8">
              <w:t>Subcode</w:t>
            </w:r>
          </w:p>
        </w:tc>
        <w:tc>
          <w:tcPr>
            <w:tcW w:w="0" w:type="auto"/>
          </w:tcPr>
          <w:p w14:paraId="30DEFCC7" w14:textId="77777777" w:rsidR="00DF618B" w:rsidRPr="001356F8" w:rsidRDefault="00DF618B" w:rsidP="00DF618B">
            <w:pPr>
              <w:pStyle w:val="PParagraph"/>
            </w:pPr>
            <w:r w:rsidRPr="001356F8">
              <w:t>notFoundFault</w:t>
            </w:r>
          </w:p>
        </w:tc>
      </w:tr>
      <w:tr w:rsidR="00DF618B" w:rsidRPr="001356F8" w14:paraId="54780CC8" w14:textId="77777777" w:rsidTr="00443B82">
        <w:tc>
          <w:tcPr>
            <w:tcW w:w="0" w:type="auto"/>
          </w:tcPr>
          <w:p w14:paraId="52B2FC97" w14:textId="77777777" w:rsidR="00DF618B" w:rsidRPr="001356F8" w:rsidRDefault="00DF618B" w:rsidP="00DF618B">
            <w:pPr>
              <w:pStyle w:val="PParagraph"/>
            </w:pPr>
            <w:r w:rsidRPr="001356F8">
              <w:t>Reason</w:t>
            </w:r>
          </w:p>
        </w:tc>
        <w:tc>
          <w:tcPr>
            <w:tcW w:w="0" w:type="auto"/>
          </w:tcPr>
          <w:p w14:paraId="379118FA" w14:textId="77777777" w:rsidR="00DF618B" w:rsidRPr="001356F8" w:rsidRDefault="00DF618B" w:rsidP="00DF618B">
            <w:pPr>
              <w:pStyle w:val="PParagraph"/>
            </w:pPr>
            <w:r w:rsidRPr="001356F8">
              <w:t>The identifier of the SMP supplied could not be found by the SML</w:t>
            </w:r>
          </w:p>
        </w:tc>
      </w:tr>
      <w:tr w:rsidR="00DF618B" w:rsidRPr="001356F8" w14:paraId="07F9AA0F" w14:textId="77777777" w:rsidTr="00443B82">
        <w:tc>
          <w:tcPr>
            <w:tcW w:w="0" w:type="auto"/>
          </w:tcPr>
          <w:p w14:paraId="1C8F25F5" w14:textId="77777777" w:rsidR="00DF618B" w:rsidRPr="001356F8" w:rsidRDefault="00DF618B" w:rsidP="00DF618B">
            <w:pPr>
              <w:pStyle w:val="PParagraph"/>
            </w:pPr>
            <w:r w:rsidRPr="001356F8">
              <w:t>Detail</w:t>
            </w:r>
          </w:p>
        </w:tc>
        <w:tc>
          <w:tcPr>
            <w:tcW w:w="0" w:type="auto"/>
          </w:tcPr>
          <w:p w14:paraId="3AAFDE8D" w14:textId="77777777" w:rsidR="00DF618B" w:rsidRPr="001356F8" w:rsidRDefault="00DF618B" w:rsidP="00DF618B">
            <w:pPr>
              <w:pStyle w:val="PParagraph"/>
            </w:pPr>
            <w:r w:rsidRPr="001356F8">
              <w:t>As detailed by the SML</w:t>
            </w:r>
          </w:p>
        </w:tc>
      </w:tr>
    </w:tbl>
    <w:p w14:paraId="0FFDA4F8" w14:textId="77777777" w:rsidR="00DF618B" w:rsidRPr="00DF618B" w:rsidRDefault="00DF618B" w:rsidP="00DF618B">
      <w:pPr>
        <w:pStyle w:val="PParagraph"/>
        <w:rPr>
          <w:b/>
          <w:bCs/>
        </w:rPr>
      </w:pPr>
      <w:r w:rsidRPr="00DF618B">
        <w:rPr>
          <w:b/>
          <w:bCs/>
        </w:rPr>
        <w:t>Unauthorized Fault</w:t>
      </w:r>
    </w:p>
    <w:tbl>
      <w:tblPr>
        <w:tblStyle w:val="Tabellenraster"/>
        <w:tblW w:w="0" w:type="auto"/>
        <w:tblLook w:val="04A0" w:firstRow="1" w:lastRow="0" w:firstColumn="1" w:lastColumn="0" w:noHBand="0" w:noVBand="1"/>
      </w:tblPr>
      <w:tblGrid>
        <w:gridCol w:w="1442"/>
        <w:gridCol w:w="6664"/>
      </w:tblGrid>
      <w:tr w:rsidR="00DF618B" w:rsidRPr="001356F8" w14:paraId="5853310A" w14:textId="77777777" w:rsidTr="00443B82">
        <w:tc>
          <w:tcPr>
            <w:tcW w:w="0" w:type="auto"/>
          </w:tcPr>
          <w:p w14:paraId="10AE7552" w14:textId="77777777" w:rsidR="00DF618B" w:rsidRPr="001356F8" w:rsidRDefault="00DF618B" w:rsidP="00DF618B">
            <w:pPr>
              <w:pStyle w:val="PParagraph"/>
            </w:pPr>
            <w:r w:rsidRPr="001356F8">
              <w:t>[action]</w:t>
            </w:r>
          </w:p>
        </w:tc>
        <w:tc>
          <w:tcPr>
            <w:tcW w:w="0" w:type="auto"/>
          </w:tcPr>
          <w:p w14:paraId="0FD7793F" w14:textId="77777777" w:rsidR="00DF618B" w:rsidRPr="001356F8" w:rsidRDefault="00DF618B" w:rsidP="00DF618B">
            <w:pPr>
              <w:pStyle w:val="PParagraph"/>
            </w:pPr>
            <w:r w:rsidRPr="001356F8">
              <w:t>http://busdox.org/2010/02/locator/fault</w:t>
            </w:r>
          </w:p>
        </w:tc>
      </w:tr>
      <w:tr w:rsidR="00DF618B" w:rsidRPr="001356F8" w14:paraId="5177627D" w14:textId="77777777" w:rsidTr="00443B82">
        <w:tc>
          <w:tcPr>
            <w:tcW w:w="0" w:type="auto"/>
          </w:tcPr>
          <w:p w14:paraId="0A8D2D98" w14:textId="77777777" w:rsidR="00DF618B" w:rsidRPr="001356F8" w:rsidRDefault="00DF618B" w:rsidP="00DF618B">
            <w:pPr>
              <w:pStyle w:val="PParagraph"/>
            </w:pPr>
            <w:r w:rsidRPr="001356F8">
              <w:t>Code</w:t>
            </w:r>
          </w:p>
        </w:tc>
        <w:tc>
          <w:tcPr>
            <w:tcW w:w="0" w:type="auto"/>
          </w:tcPr>
          <w:p w14:paraId="651AD557" w14:textId="77777777" w:rsidR="00DF618B" w:rsidRPr="001356F8" w:rsidRDefault="00DF618B" w:rsidP="00DF618B">
            <w:pPr>
              <w:pStyle w:val="PParagraph"/>
            </w:pPr>
            <w:r w:rsidRPr="001356F8">
              <w:t>Sender</w:t>
            </w:r>
          </w:p>
        </w:tc>
      </w:tr>
      <w:tr w:rsidR="00DF618B" w:rsidRPr="001356F8" w14:paraId="077A434A" w14:textId="77777777" w:rsidTr="00443B82">
        <w:tc>
          <w:tcPr>
            <w:tcW w:w="0" w:type="auto"/>
          </w:tcPr>
          <w:p w14:paraId="6C0A4739" w14:textId="77777777" w:rsidR="00DF618B" w:rsidRPr="001356F8" w:rsidRDefault="00DF618B" w:rsidP="00DF618B">
            <w:pPr>
              <w:pStyle w:val="PParagraph"/>
            </w:pPr>
            <w:r w:rsidRPr="001356F8">
              <w:t>Subcode</w:t>
            </w:r>
          </w:p>
        </w:tc>
        <w:tc>
          <w:tcPr>
            <w:tcW w:w="0" w:type="auto"/>
          </w:tcPr>
          <w:p w14:paraId="615B5289" w14:textId="77777777" w:rsidR="00DF618B" w:rsidRPr="001356F8" w:rsidRDefault="00DF618B" w:rsidP="00DF618B">
            <w:pPr>
              <w:pStyle w:val="PParagraph"/>
            </w:pPr>
            <w:r w:rsidRPr="001356F8">
              <w:t>unauthorizedFault</w:t>
            </w:r>
          </w:p>
        </w:tc>
      </w:tr>
      <w:tr w:rsidR="00DF618B" w:rsidRPr="001356F8" w14:paraId="4168F5CC" w14:textId="77777777" w:rsidTr="00443B82">
        <w:tc>
          <w:tcPr>
            <w:tcW w:w="0" w:type="auto"/>
          </w:tcPr>
          <w:p w14:paraId="78742879" w14:textId="77777777" w:rsidR="00DF618B" w:rsidRPr="001356F8" w:rsidRDefault="00DF618B" w:rsidP="00DF618B">
            <w:pPr>
              <w:pStyle w:val="PParagraph"/>
            </w:pPr>
            <w:r w:rsidRPr="001356F8">
              <w:t>Reason</w:t>
            </w:r>
          </w:p>
        </w:tc>
        <w:tc>
          <w:tcPr>
            <w:tcW w:w="0" w:type="auto"/>
          </w:tcPr>
          <w:p w14:paraId="1B41ABCF" w14:textId="77777777" w:rsidR="00DF618B" w:rsidRPr="001356F8" w:rsidRDefault="00DF618B" w:rsidP="00DF618B">
            <w:pPr>
              <w:pStyle w:val="PParagraph"/>
            </w:pPr>
            <w:r w:rsidRPr="001356F8">
              <w:t>The caller is not authorized to perform the operation requested</w:t>
            </w:r>
          </w:p>
        </w:tc>
      </w:tr>
      <w:tr w:rsidR="00DF618B" w:rsidRPr="001356F8" w14:paraId="13258B92" w14:textId="77777777" w:rsidTr="00443B82">
        <w:tc>
          <w:tcPr>
            <w:tcW w:w="0" w:type="auto"/>
          </w:tcPr>
          <w:p w14:paraId="72AA6587" w14:textId="77777777" w:rsidR="00DF618B" w:rsidRPr="001356F8" w:rsidRDefault="00DF618B" w:rsidP="00DF618B">
            <w:pPr>
              <w:pStyle w:val="PParagraph"/>
            </w:pPr>
            <w:r w:rsidRPr="001356F8">
              <w:t>Detail</w:t>
            </w:r>
          </w:p>
        </w:tc>
        <w:tc>
          <w:tcPr>
            <w:tcW w:w="0" w:type="auto"/>
          </w:tcPr>
          <w:p w14:paraId="0E05E4C1" w14:textId="77777777" w:rsidR="00DF618B" w:rsidRPr="001356F8" w:rsidRDefault="00DF618B" w:rsidP="00DF618B">
            <w:pPr>
              <w:pStyle w:val="PParagraph"/>
            </w:pPr>
            <w:r w:rsidRPr="001356F8">
              <w:t>As detailed by the SML</w:t>
            </w:r>
          </w:p>
        </w:tc>
      </w:tr>
    </w:tbl>
    <w:p w14:paraId="22681025" w14:textId="77777777" w:rsidR="00DF618B" w:rsidRPr="00DF618B" w:rsidRDefault="00DF618B" w:rsidP="00DF618B">
      <w:pPr>
        <w:pStyle w:val="PParagraph"/>
        <w:rPr>
          <w:b/>
          <w:bCs/>
        </w:rPr>
      </w:pPr>
      <w:r w:rsidRPr="00DF618B">
        <w:rPr>
          <w:b/>
          <w:bCs/>
        </w:rPr>
        <w:t>Bad Request Fault</w:t>
      </w:r>
    </w:p>
    <w:tbl>
      <w:tblPr>
        <w:tblStyle w:val="Tabellenraster"/>
        <w:tblW w:w="0" w:type="auto"/>
        <w:tblLook w:val="04A0" w:firstRow="1" w:lastRow="0" w:firstColumn="1" w:lastColumn="0" w:noHBand="0" w:noVBand="1"/>
      </w:tblPr>
      <w:tblGrid>
        <w:gridCol w:w="1442"/>
        <w:gridCol w:w="5367"/>
      </w:tblGrid>
      <w:tr w:rsidR="00DF618B" w:rsidRPr="001356F8" w14:paraId="02D6A40F" w14:textId="77777777" w:rsidTr="00443B82">
        <w:tc>
          <w:tcPr>
            <w:tcW w:w="0" w:type="auto"/>
          </w:tcPr>
          <w:p w14:paraId="0D402673" w14:textId="77777777" w:rsidR="00DF618B" w:rsidRPr="001356F8" w:rsidRDefault="00DF618B" w:rsidP="00DF618B">
            <w:pPr>
              <w:pStyle w:val="PParagraph"/>
            </w:pPr>
            <w:r w:rsidRPr="001356F8">
              <w:lastRenderedPageBreak/>
              <w:t>[action]</w:t>
            </w:r>
          </w:p>
        </w:tc>
        <w:tc>
          <w:tcPr>
            <w:tcW w:w="0" w:type="auto"/>
          </w:tcPr>
          <w:p w14:paraId="710FB66F" w14:textId="77777777" w:rsidR="00DF618B" w:rsidRPr="001356F8" w:rsidRDefault="00DF618B" w:rsidP="00DF618B">
            <w:pPr>
              <w:pStyle w:val="PParagraph"/>
            </w:pPr>
            <w:r w:rsidRPr="001356F8">
              <w:t>http://busdox.org/2010/02/locator/fault</w:t>
            </w:r>
          </w:p>
        </w:tc>
      </w:tr>
      <w:tr w:rsidR="00DF618B" w:rsidRPr="001356F8" w14:paraId="370CEA28" w14:textId="77777777" w:rsidTr="00443B82">
        <w:tc>
          <w:tcPr>
            <w:tcW w:w="0" w:type="auto"/>
          </w:tcPr>
          <w:p w14:paraId="7F607DEE" w14:textId="77777777" w:rsidR="00DF618B" w:rsidRPr="001356F8" w:rsidRDefault="00DF618B" w:rsidP="00DF618B">
            <w:pPr>
              <w:pStyle w:val="PParagraph"/>
            </w:pPr>
            <w:r w:rsidRPr="001356F8">
              <w:t>Code</w:t>
            </w:r>
          </w:p>
        </w:tc>
        <w:tc>
          <w:tcPr>
            <w:tcW w:w="0" w:type="auto"/>
          </w:tcPr>
          <w:p w14:paraId="33CC134B" w14:textId="77777777" w:rsidR="00DF618B" w:rsidRPr="001356F8" w:rsidRDefault="00DF618B" w:rsidP="00DF618B">
            <w:pPr>
              <w:pStyle w:val="PParagraph"/>
            </w:pPr>
            <w:r w:rsidRPr="001356F8">
              <w:t>Sender</w:t>
            </w:r>
          </w:p>
        </w:tc>
      </w:tr>
      <w:tr w:rsidR="00DF618B" w:rsidRPr="001356F8" w14:paraId="16C60C19" w14:textId="77777777" w:rsidTr="00443B82">
        <w:tc>
          <w:tcPr>
            <w:tcW w:w="0" w:type="auto"/>
          </w:tcPr>
          <w:p w14:paraId="057FC612" w14:textId="77777777" w:rsidR="00DF618B" w:rsidRPr="001356F8" w:rsidRDefault="00DF618B" w:rsidP="00DF618B">
            <w:pPr>
              <w:pStyle w:val="PParagraph"/>
            </w:pPr>
            <w:r w:rsidRPr="001356F8">
              <w:t>Subcode</w:t>
            </w:r>
          </w:p>
        </w:tc>
        <w:tc>
          <w:tcPr>
            <w:tcW w:w="0" w:type="auto"/>
          </w:tcPr>
          <w:p w14:paraId="11DE433C" w14:textId="77777777" w:rsidR="00DF618B" w:rsidRPr="001356F8" w:rsidRDefault="00DF618B" w:rsidP="00DF618B">
            <w:pPr>
              <w:pStyle w:val="PParagraph"/>
            </w:pPr>
            <w:r w:rsidRPr="001356F8">
              <w:t>badRequestFault</w:t>
            </w:r>
          </w:p>
        </w:tc>
      </w:tr>
      <w:tr w:rsidR="00DF618B" w:rsidRPr="001356F8" w14:paraId="40680F4F" w14:textId="77777777" w:rsidTr="00443B82">
        <w:tc>
          <w:tcPr>
            <w:tcW w:w="0" w:type="auto"/>
          </w:tcPr>
          <w:p w14:paraId="46CAD081" w14:textId="77777777" w:rsidR="00DF618B" w:rsidRPr="001356F8" w:rsidRDefault="00DF618B" w:rsidP="00DF618B">
            <w:pPr>
              <w:pStyle w:val="PParagraph"/>
            </w:pPr>
            <w:r w:rsidRPr="001356F8">
              <w:t>Reason</w:t>
            </w:r>
          </w:p>
        </w:tc>
        <w:tc>
          <w:tcPr>
            <w:tcW w:w="0" w:type="auto"/>
          </w:tcPr>
          <w:p w14:paraId="6DADD242" w14:textId="77777777" w:rsidR="00DF618B" w:rsidRPr="001356F8" w:rsidRDefault="00DF618B" w:rsidP="00DF618B">
            <w:pPr>
              <w:pStyle w:val="PParagraph"/>
            </w:pPr>
            <w:r w:rsidRPr="001356F8">
              <w:t>The operation request was incorrect in some way</w:t>
            </w:r>
          </w:p>
        </w:tc>
      </w:tr>
      <w:tr w:rsidR="00DF618B" w:rsidRPr="001356F8" w14:paraId="53A96900" w14:textId="77777777" w:rsidTr="00443B82">
        <w:tc>
          <w:tcPr>
            <w:tcW w:w="0" w:type="auto"/>
          </w:tcPr>
          <w:p w14:paraId="732021BD" w14:textId="77777777" w:rsidR="00DF618B" w:rsidRPr="001356F8" w:rsidRDefault="00DF618B" w:rsidP="00DF618B">
            <w:pPr>
              <w:pStyle w:val="PParagraph"/>
            </w:pPr>
            <w:r w:rsidRPr="001356F8">
              <w:t>Detail</w:t>
            </w:r>
          </w:p>
        </w:tc>
        <w:tc>
          <w:tcPr>
            <w:tcW w:w="0" w:type="auto"/>
          </w:tcPr>
          <w:p w14:paraId="32BB39E9" w14:textId="77777777" w:rsidR="00DF618B" w:rsidRPr="001356F8" w:rsidRDefault="00DF618B" w:rsidP="00DF618B">
            <w:pPr>
              <w:pStyle w:val="PParagraph"/>
            </w:pPr>
            <w:r w:rsidRPr="001356F8">
              <w:t>As detailed by the SML</w:t>
            </w:r>
          </w:p>
        </w:tc>
      </w:tr>
    </w:tbl>
    <w:p w14:paraId="252DF82C" w14:textId="77777777" w:rsidR="00DF618B" w:rsidRPr="00DF618B" w:rsidRDefault="00DF618B" w:rsidP="00DF618B">
      <w:pPr>
        <w:pStyle w:val="PParagraph"/>
        <w:rPr>
          <w:b/>
          <w:bCs/>
        </w:rPr>
      </w:pPr>
      <w:r w:rsidRPr="00DF618B">
        <w:rPr>
          <w:b/>
          <w:bCs/>
        </w:rPr>
        <w:t>Internal Error Fault</w:t>
      </w:r>
    </w:p>
    <w:tbl>
      <w:tblPr>
        <w:tblStyle w:val="Tabellenraster"/>
        <w:tblW w:w="0" w:type="auto"/>
        <w:tblLook w:val="04A0" w:firstRow="1" w:lastRow="0" w:firstColumn="1" w:lastColumn="0" w:noHBand="0" w:noVBand="1"/>
      </w:tblPr>
      <w:tblGrid>
        <w:gridCol w:w="1442"/>
        <w:gridCol w:w="6431"/>
      </w:tblGrid>
      <w:tr w:rsidR="00DF618B" w:rsidRPr="001356F8" w14:paraId="78D84BC0" w14:textId="77777777" w:rsidTr="00443B82">
        <w:tc>
          <w:tcPr>
            <w:tcW w:w="0" w:type="auto"/>
          </w:tcPr>
          <w:p w14:paraId="6F967B49" w14:textId="77777777" w:rsidR="00DF618B" w:rsidRPr="001356F8" w:rsidRDefault="00DF618B" w:rsidP="00DF618B">
            <w:pPr>
              <w:pStyle w:val="PParagraph"/>
            </w:pPr>
            <w:r w:rsidRPr="001356F8">
              <w:t>[action]</w:t>
            </w:r>
          </w:p>
        </w:tc>
        <w:tc>
          <w:tcPr>
            <w:tcW w:w="0" w:type="auto"/>
          </w:tcPr>
          <w:p w14:paraId="7B048E69" w14:textId="77777777" w:rsidR="00DF618B" w:rsidRPr="001356F8" w:rsidRDefault="00DF618B" w:rsidP="00DF618B">
            <w:pPr>
              <w:pStyle w:val="PParagraph"/>
            </w:pPr>
            <w:r w:rsidRPr="001356F8">
              <w:t>http://busdox.org/2010/02/locator/fault</w:t>
            </w:r>
          </w:p>
        </w:tc>
      </w:tr>
      <w:tr w:rsidR="00DF618B" w:rsidRPr="001356F8" w14:paraId="0A251743" w14:textId="77777777" w:rsidTr="00443B82">
        <w:tc>
          <w:tcPr>
            <w:tcW w:w="0" w:type="auto"/>
          </w:tcPr>
          <w:p w14:paraId="1CDEFD76" w14:textId="77777777" w:rsidR="00DF618B" w:rsidRPr="001356F8" w:rsidRDefault="00DF618B" w:rsidP="00DF618B">
            <w:pPr>
              <w:pStyle w:val="PParagraph"/>
            </w:pPr>
            <w:r w:rsidRPr="001356F8">
              <w:t>Code</w:t>
            </w:r>
          </w:p>
        </w:tc>
        <w:tc>
          <w:tcPr>
            <w:tcW w:w="0" w:type="auto"/>
          </w:tcPr>
          <w:p w14:paraId="31AE6352" w14:textId="77777777" w:rsidR="00DF618B" w:rsidRPr="001356F8" w:rsidRDefault="00DF618B" w:rsidP="00DF618B">
            <w:pPr>
              <w:pStyle w:val="PParagraph"/>
            </w:pPr>
            <w:r w:rsidRPr="001356F8">
              <w:t>Sender</w:t>
            </w:r>
          </w:p>
        </w:tc>
      </w:tr>
      <w:tr w:rsidR="00DF618B" w:rsidRPr="001356F8" w14:paraId="6FFD6F9E" w14:textId="77777777" w:rsidTr="00443B82">
        <w:tc>
          <w:tcPr>
            <w:tcW w:w="0" w:type="auto"/>
          </w:tcPr>
          <w:p w14:paraId="4BFA09FB" w14:textId="77777777" w:rsidR="00DF618B" w:rsidRPr="001356F8" w:rsidRDefault="00DF618B" w:rsidP="00DF618B">
            <w:pPr>
              <w:pStyle w:val="PParagraph"/>
            </w:pPr>
            <w:r w:rsidRPr="001356F8">
              <w:t>Subcode</w:t>
            </w:r>
          </w:p>
        </w:tc>
        <w:tc>
          <w:tcPr>
            <w:tcW w:w="0" w:type="auto"/>
          </w:tcPr>
          <w:p w14:paraId="525DB534" w14:textId="77777777" w:rsidR="00DF618B" w:rsidRPr="001356F8" w:rsidRDefault="00DF618B" w:rsidP="00DF618B">
            <w:pPr>
              <w:pStyle w:val="PParagraph"/>
            </w:pPr>
            <w:r w:rsidRPr="001356F8">
              <w:t>internalErrorFault</w:t>
            </w:r>
          </w:p>
        </w:tc>
      </w:tr>
      <w:tr w:rsidR="00DF618B" w:rsidRPr="001356F8" w14:paraId="4E1A6AC2" w14:textId="77777777" w:rsidTr="00443B82">
        <w:tc>
          <w:tcPr>
            <w:tcW w:w="0" w:type="auto"/>
          </w:tcPr>
          <w:p w14:paraId="68AFF788" w14:textId="77777777" w:rsidR="00DF618B" w:rsidRPr="001356F8" w:rsidRDefault="00DF618B" w:rsidP="00DF618B">
            <w:pPr>
              <w:pStyle w:val="PParagraph"/>
            </w:pPr>
            <w:r w:rsidRPr="001356F8">
              <w:t>Reason</w:t>
            </w:r>
          </w:p>
        </w:tc>
        <w:tc>
          <w:tcPr>
            <w:tcW w:w="0" w:type="auto"/>
          </w:tcPr>
          <w:p w14:paraId="41B8156A" w14:textId="77777777" w:rsidR="00DF618B" w:rsidRPr="001356F8" w:rsidRDefault="00DF618B" w:rsidP="00DF618B">
            <w:pPr>
              <w:pStyle w:val="PParagraph"/>
            </w:pPr>
            <w:r w:rsidRPr="001356F8">
              <w:t>The SML encountered an error while processing the request</w:t>
            </w:r>
          </w:p>
        </w:tc>
      </w:tr>
      <w:tr w:rsidR="00DF618B" w:rsidRPr="001356F8" w14:paraId="6055AAA2" w14:textId="77777777" w:rsidTr="00443B82">
        <w:tc>
          <w:tcPr>
            <w:tcW w:w="0" w:type="auto"/>
          </w:tcPr>
          <w:p w14:paraId="667E79DA" w14:textId="77777777" w:rsidR="00DF618B" w:rsidRPr="001356F8" w:rsidRDefault="00DF618B" w:rsidP="00DF618B">
            <w:pPr>
              <w:pStyle w:val="PParagraph"/>
            </w:pPr>
            <w:r w:rsidRPr="001356F8">
              <w:t>Detail</w:t>
            </w:r>
          </w:p>
        </w:tc>
        <w:tc>
          <w:tcPr>
            <w:tcW w:w="0" w:type="auto"/>
          </w:tcPr>
          <w:p w14:paraId="1D15972F" w14:textId="77777777" w:rsidR="00DF618B" w:rsidRPr="001356F8" w:rsidRDefault="00DF618B" w:rsidP="00DF618B">
            <w:pPr>
              <w:pStyle w:val="PParagraph"/>
            </w:pPr>
            <w:r w:rsidRPr="001356F8">
              <w:t>As detailed by the SML</w:t>
            </w:r>
          </w:p>
        </w:tc>
      </w:tr>
    </w:tbl>
    <w:p w14:paraId="517FEA68" w14:textId="77777777" w:rsidR="00DF618B" w:rsidRPr="00743061" w:rsidRDefault="00DF618B" w:rsidP="00DF618B">
      <w:pPr>
        <w:pStyle w:val="PHeading2"/>
      </w:pPr>
      <w:bookmarkStart w:id="723" w:name="_Toc71821155"/>
      <w:bookmarkStart w:id="724" w:name="_Toc182255657"/>
      <w:r w:rsidRPr="00743061">
        <w:t>Service Metadata Locator - data model</w:t>
      </w:r>
      <w:bookmarkEnd w:id="723"/>
      <w:bookmarkEnd w:id="724"/>
      <w:r w:rsidRPr="00743061">
        <w:t xml:space="preserve"> </w:t>
      </w:r>
    </w:p>
    <w:p w14:paraId="335084A7" w14:textId="28E4ECBC" w:rsidR="00DF618B" w:rsidRPr="00743061" w:rsidRDefault="00DF618B" w:rsidP="00DF618B">
      <w:pPr>
        <w:pStyle w:val="PParagraph"/>
      </w:pPr>
      <w:r w:rsidRPr="00743061">
        <w:t xml:space="preserve">The data model for the </w:t>
      </w:r>
      <w:del w:id="725" w:author="PH" w:date="2024-11-11T21:54:00Z" w16du:dateUtc="2024-11-11T20:54:00Z">
        <w:r w:rsidRPr="00743061" w:rsidDel="00056B8C">
          <w:delText>Service Metadata Locator</w:delText>
        </w:r>
      </w:del>
      <w:ins w:id="726" w:author="PH" w:date="2024-11-11T21:54:00Z" w16du:dateUtc="2024-11-11T20:54:00Z">
        <w:r w:rsidR="00056B8C">
          <w:t>SML</w:t>
        </w:r>
      </w:ins>
      <w:r w:rsidRPr="00743061">
        <w:t xml:space="preserve"> involves the following data types: </w:t>
      </w:r>
    </w:p>
    <w:p w14:paraId="32FDD196" w14:textId="77777777" w:rsidR="00DF618B" w:rsidRPr="00743061" w:rsidRDefault="00DF618B" w:rsidP="00DF618B">
      <w:pPr>
        <w:pStyle w:val="PParagraph"/>
        <w:numPr>
          <w:ilvl w:val="0"/>
          <w:numId w:val="58"/>
        </w:numPr>
      </w:pPr>
      <w:r>
        <w:t>ServiceMetadataPublisher</w:t>
      </w:r>
    </w:p>
    <w:p w14:paraId="4E5E35F1" w14:textId="77777777" w:rsidR="00DF618B" w:rsidRPr="00743061" w:rsidRDefault="00DF618B" w:rsidP="00DF618B">
      <w:pPr>
        <w:pStyle w:val="PParagraph"/>
        <w:numPr>
          <w:ilvl w:val="0"/>
          <w:numId w:val="58"/>
        </w:numPr>
      </w:pPr>
      <w:r>
        <w:t>RecipientParticipantIdentifier</w:t>
      </w:r>
    </w:p>
    <w:p w14:paraId="0F483F36" w14:textId="77777777" w:rsidR="00DF618B" w:rsidRPr="00743061" w:rsidRDefault="00DF618B" w:rsidP="00DF618B">
      <w:pPr>
        <w:pStyle w:val="PParagraph"/>
        <w:numPr>
          <w:ilvl w:val="0"/>
          <w:numId w:val="58"/>
        </w:numPr>
      </w:pPr>
      <w:r>
        <w:t>ParticipantIdentifierPage</w:t>
      </w:r>
    </w:p>
    <w:p w14:paraId="61ADBA3B" w14:textId="77777777" w:rsidR="00DF618B" w:rsidRPr="00743061" w:rsidRDefault="00DF618B" w:rsidP="00DF618B">
      <w:pPr>
        <w:pStyle w:val="PParagraph"/>
        <w:numPr>
          <w:ilvl w:val="0"/>
          <w:numId w:val="58"/>
        </w:numPr>
      </w:pPr>
      <w:r>
        <w:t>MigrationRecord</w:t>
      </w:r>
    </w:p>
    <w:p w14:paraId="116A2F8D" w14:textId="60CE4B70" w:rsidR="008F4D80" w:rsidRDefault="00DF618B" w:rsidP="00DF618B">
      <w:pPr>
        <w:pStyle w:val="PParagraph"/>
      </w:pPr>
      <w:r w:rsidRPr="00743061">
        <w:t>Each of these data types is described in detail in the following subsections.</w:t>
      </w:r>
    </w:p>
    <w:p w14:paraId="07610C98" w14:textId="77777777" w:rsidR="00F7777A" w:rsidRPr="00743061" w:rsidRDefault="00F7777A" w:rsidP="00F7777A">
      <w:pPr>
        <w:pStyle w:val="PHeading3"/>
      </w:pPr>
      <w:bookmarkStart w:id="727" w:name="_Toc71821156"/>
      <w:bookmarkStart w:id="728" w:name="_Toc182255658"/>
      <w:r w:rsidRPr="00743061">
        <w:t>ServiceMetadataPublisherService datatype</w:t>
      </w:r>
      <w:bookmarkEnd w:id="727"/>
      <w:bookmarkEnd w:id="728"/>
      <w:r w:rsidRPr="00743061">
        <w:t xml:space="preserve"> </w:t>
      </w:r>
    </w:p>
    <w:p w14:paraId="312CE010" w14:textId="146BFCB1" w:rsidR="00F7777A" w:rsidRPr="00743061" w:rsidRDefault="00F7777A" w:rsidP="00F7777A">
      <w:pPr>
        <w:pStyle w:val="PParagraph"/>
      </w:pPr>
      <w:r w:rsidRPr="00743061">
        <w:t>Represent</w:t>
      </w:r>
      <w:r>
        <w:t>s a</w:t>
      </w:r>
      <w:ins w:id="729" w:author="PH" w:date="2024-11-11T21:33:00Z" w16du:dateUtc="2024-11-11T20:33:00Z">
        <w:r w:rsidR="000A1C07">
          <w:t>n</w:t>
        </w:r>
      </w:ins>
      <w:r>
        <w:t xml:space="preserve"> </w:t>
      </w:r>
      <w:del w:id="730" w:author="PH" w:date="2024-11-11T21:33:00Z" w16du:dateUtc="2024-11-11T20:33:00Z">
        <w:r w:rsidDel="000A1C07">
          <w:delText>Metadata Publisher</w:delText>
        </w:r>
      </w:del>
      <w:ins w:id="731" w:author="PH" w:date="2024-11-11T21:33:00Z" w16du:dateUtc="2024-11-11T20:33:00Z">
        <w:r w:rsidR="000A1C07">
          <w:t>SMP</w:t>
        </w:r>
      </w:ins>
      <w:r>
        <w:t xml:space="preserve"> Service.</w:t>
      </w:r>
    </w:p>
    <w:p w14:paraId="219C8C2C" w14:textId="77777777" w:rsidR="00F7777A" w:rsidRPr="00743061" w:rsidRDefault="00F7777A" w:rsidP="00F7777A">
      <w:pPr>
        <w:pStyle w:val="Code"/>
      </w:pPr>
      <w:r w:rsidRPr="00743061">
        <w:t xml:space="preserve">&lt;ServiceMetadataPublisherService&gt; </w:t>
      </w:r>
    </w:p>
    <w:p w14:paraId="0DBA3CF8" w14:textId="77777777" w:rsidR="00F7777A" w:rsidRPr="00743061" w:rsidRDefault="00F7777A" w:rsidP="00F7777A">
      <w:pPr>
        <w:pStyle w:val="Code"/>
      </w:pPr>
      <w:r>
        <w:t xml:space="preserve">  </w:t>
      </w:r>
      <w:r w:rsidRPr="00743061">
        <w:t xml:space="preserve">&lt;PublisherEndpoint&gt; </w:t>
      </w:r>
    </w:p>
    <w:p w14:paraId="3CC1A66C" w14:textId="77777777" w:rsidR="00F7777A" w:rsidRPr="00743061" w:rsidRDefault="00F7777A" w:rsidP="00F7777A">
      <w:pPr>
        <w:pStyle w:val="Code"/>
      </w:pPr>
      <w:r>
        <w:t xml:space="preserve">    </w:t>
      </w:r>
      <w:r w:rsidRPr="00743061">
        <w:t xml:space="preserve">&lt;EndpointAddress/&gt; </w:t>
      </w:r>
    </w:p>
    <w:p w14:paraId="6C1A5D24" w14:textId="77777777" w:rsidR="00F7777A" w:rsidRPr="00743061" w:rsidRDefault="00F7777A" w:rsidP="00F7777A">
      <w:pPr>
        <w:pStyle w:val="Code"/>
      </w:pPr>
      <w:r>
        <w:t xml:space="preserve">  </w:t>
      </w:r>
      <w:r w:rsidRPr="00743061">
        <w:t xml:space="preserve">&lt;/PublisherEndpoint&gt; </w:t>
      </w:r>
    </w:p>
    <w:p w14:paraId="4A741B19" w14:textId="77777777" w:rsidR="00F7777A" w:rsidRPr="00743061" w:rsidRDefault="00F7777A" w:rsidP="00F7777A">
      <w:pPr>
        <w:pStyle w:val="Code"/>
      </w:pPr>
      <w:r>
        <w:t xml:space="preserve">  </w:t>
      </w:r>
      <w:r w:rsidRPr="00743061">
        <w:t xml:space="preserve">&lt;ServiceMetadataPublisherID/&gt; </w:t>
      </w:r>
    </w:p>
    <w:p w14:paraId="63407302" w14:textId="77777777" w:rsidR="00F7777A" w:rsidRPr="00743061" w:rsidRDefault="00F7777A" w:rsidP="00F7777A">
      <w:pPr>
        <w:pStyle w:val="Code"/>
      </w:pPr>
      <w:r w:rsidRPr="00743061">
        <w:t xml:space="preserve">&lt;/ServiceMetadataPublisherService&gt; </w:t>
      </w:r>
    </w:p>
    <w:p w14:paraId="3A890744" w14:textId="77777777" w:rsidR="00F7777A" w:rsidRPr="00743061" w:rsidRDefault="00F7777A" w:rsidP="00F7777A">
      <w:pPr>
        <w:pStyle w:val="PParagraph"/>
      </w:pPr>
      <w:r w:rsidRPr="00F7777A">
        <w:rPr>
          <w:rStyle w:val="InlinecodeZchn"/>
          <w:rFonts w:eastAsiaTheme="minorHAnsi"/>
        </w:rPr>
        <w:t>ServiceMetadataPublisherService</w:t>
      </w:r>
      <w:r w:rsidRPr="00743061">
        <w:t xml:space="preserve"> has the following sub</w:t>
      </w:r>
      <w:r>
        <w:t>-</w:t>
      </w:r>
      <w:r w:rsidRPr="00743061">
        <w:t xml:space="preserve">elements: </w:t>
      </w:r>
    </w:p>
    <w:p w14:paraId="35E898FD" w14:textId="2AEE6288" w:rsidR="00F7777A" w:rsidRPr="00145049" w:rsidRDefault="00F7777A" w:rsidP="00F7777A">
      <w:pPr>
        <w:pStyle w:val="PParagraph"/>
        <w:numPr>
          <w:ilvl w:val="0"/>
          <w:numId w:val="62"/>
        </w:numPr>
      </w:pPr>
      <w:r w:rsidRPr="00F7777A">
        <w:rPr>
          <w:rStyle w:val="InlinecodeZchn"/>
          <w:rFonts w:eastAsiaTheme="minorHAnsi"/>
        </w:rPr>
        <w:lastRenderedPageBreak/>
        <w:t>PublisherEndpoint (1..1) : PublisherEndpointType</w:t>
      </w:r>
      <w:r>
        <w:br/>
      </w:r>
      <w:r w:rsidRPr="00743061">
        <w:t xml:space="preserve">the technical endpoint address of the </w:t>
      </w:r>
      <w:del w:id="732" w:author="PH" w:date="2024-11-11T21:32:00Z" w16du:dateUtc="2024-11-11T20:32:00Z">
        <w:r w:rsidRPr="00743061" w:rsidDel="005F4B28">
          <w:delText>Service Metadata Publishe</w:delText>
        </w:r>
      </w:del>
      <w:ins w:id="733" w:author="PH" w:date="2024-11-11T21:32:00Z" w16du:dateUtc="2024-11-11T20:32:00Z">
        <w:r w:rsidR="005F4B28">
          <w:t>SMP</w:t>
        </w:r>
      </w:ins>
      <w:del w:id="734" w:author="PH" w:date="2024-11-11T21:33:00Z" w16du:dateUtc="2024-11-11T20:33:00Z">
        <w:r w:rsidRPr="00743061" w:rsidDel="005F4B28">
          <w:delText>r</w:delText>
        </w:r>
      </w:del>
      <w:r w:rsidRPr="00743061">
        <w:t xml:space="preserve">, which can be used to query information about particular participant identifiers. ServiceEndpointList is a type defined in the </w:t>
      </w:r>
      <w:r w:rsidRPr="00145049">
        <w:t xml:space="preserve">ServiceMetadataPublishingTypes Schema. The </w:t>
      </w:r>
      <w:r w:rsidRPr="00F7777A">
        <w:rPr>
          <w:rStyle w:val="InlinecodeZchn"/>
          <w:rFonts w:eastAsiaTheme="minorHAnsi"/>
        </w:rPr>
        <w:t>PublisherEndpoint</w:t>
      </w:r>
      <w:r w:rsidRPr="00145049">
        <w:t xml:space="preserve"> element may be a domain name or an IP address of the SMP</w:t>
      </w:r>
      <w:del w:id="735" w:author="PH" w:date="2024-11-11T21:33:00Z" w16du:dateUtc="2024-11-11T20:33:00Z">
        <w:r w:rsidRPr="00145049" w:rsidDel="00870289">
          <w:delText>, or a wildcard expre</w:delText>
        </w:r>
        <w:r w:rsidDel="00870289">
          <w:delText>ssion based on the domain name</w:delText>
        </w:r>
      </w:del>
      <w:r>
        <w:t>.</w:t>
      </w:r>
    </w:p>
    <w:p w14:paraId="37420138" w14:textId="77777777" w:rsidR="00F7777A" w:rsidRPr="00145049" w:rsidRDefault="00F7777A" w:rsidP="00F7777A">
      <w:pPr>
        <w:pStyle w:val="PParagraph"/>
        <w:numPr>
          <w:ilvl w:val="0"/>
          <w:numId w:val="62"/>
        </w:numPr>
      </w:pPr>
      <w:r w:rsidRPr="00F7777A">
        <w:rPr>
          <w:rStyle w:val="InlinecodeZchn"/>
          <w:rFonts w:eastAsiaTheme="minorHAnsi"/>
        </w:rPr>
        <w:t>ServiceMetadataPublisherID (1..1) : xs:string</w:t>
      </w:r>
      <w:r>
        <w:br/>
        <w:t>h</w:t>
      </w:r>
      <w:r w:rsidRPr="00145049">
        <w:t xml:space="preserve">olds the Unique Identifier of the SMP. When creating a </w:t>
      </w:r>
      <w:r w:rsidRPr="00F7777A">
        <w:rPr>
          <w:rStyle w:val="InlinecodeZchn"/>
          <w:rFonts w:eastAsiaTheme="minorHAnsi"/>
        </w:rPr>
        <w:t>ServiceMetadataPublisherService</w:t>
      </w:r>
      <w:r w:rsidRPr="00145049">
        <w:t xml:space="preserve"> record, it is assumed that the publisher ID has been obtained out of band. </w:t>
      </w:r>
    </w:p>
    <w:p w14:paraId="7A359CFA" w14:textId="77777777" w:rsidR="00F7777A" w:rsidRPr="00145049" w:rsidRDefault="00F7777A" w:rsidP="00F7777A">
      <w:pPr>
        <w:pStyle w:val="PHeading3"/>
      </w:pPr>
      <w:bookmarkStart w:id="736" w:name="_Toc71821157"/>
      <w:bookmarkStart w:id="737" w:name="_Toc182255659"/>
      <w:r w:rsidRPr="00145049">
        <w:t>ServiceMetadataPublishe</w:t>
      </w:r>
      <w:r>
        <w:t>rServiceForParticipant datatype</w:t>
      </w:r>
      <w:bookmarkEnd w:id="736"/>
      <w:bookmarkEnd w:id="737"/>
    </w:p>
    <w:p w14:paraId="75D428A4" w14:textId="3A852C3E" w:rsidR="00F7777A" w:rsidRPr="00145049" w:rsidRDefault="00F7777A" w:rsidP="00F7777A">
      <w:pPr>
        <w:pStyle w:val="PParagraph"/>
      </w:pPr>
      <w:r w:rsidRPr="00145049">
        <w:t>Represents a</w:t>
      </w:r>
      <w:ins w:id="738" w:author="PH" w:date="2024-11-11T21:33:00Z" w16du:dateUtc="2024-11-11T20:33:00Z">
        <w:r w:rsidR="000A1C07">
          <w:t>n</w:t>
        </w:r>
      </w:ins>
      <w:r w:rsidRPr="00145049">
        <w:t xml:space="preserve"> </w:t>
      </w:r>
      <w:del w:id="739" w:author="PH" w:date="2024-11-11T21:33:00Z" w16du:dateUtc="2024-11-11T20:33:00Z">
        <w:r w:rsidRPr="00145049" w:rsidDel="000A1C07">
          <w:delText>Metadata Publisher</w:delText>
        </w:r>
      </w:del>
      <w:ins w:id="740" w:author="PH" w:date="2024-11-11T21:33:00Z" w16du:dateUtc="2024-11-11T20:33:00Z">
        <w:r w:rsidR="000A1C07">
          <w:t>SMP</w:t>
        </w:r>
      </w:ins>
      <w:r w:rsidRPr="00145049">
        <w:t xml:space="preserve"> Service containing information about a par</w:t>
      </w:r>
      <w:r>
        <w:t>ticular Participant Identifier.</w:t>
      </w:r>
    </w:p>
    <w:p w14:paraId="6728054D" w14:textId="77777777" w:rsidR="00F7777A" w:rsidRPr="00145049" w:rsidRDefault="00F7777A" w:rsidP="00F7777A">
      <w:pPr>
        <w:pStyle w:val="Code"/>
      </w:pPr>
      <w:r w:rsidRPr="00145049">
        <w:t>&lt;ServiceMetadataPubli</w:t>
      </w:r>
      <w:r>
        <w:t>sherServiceForParticipant&gt;</w:t>
      </w:r>
    </w:p>
    <w:p w14:paraId="05604034" w14:textId="77777777" w:rsidR="00F7777A" w:rsidRPr="00145049" w:rsidRDefault="00F7777A" w:rsidP="00F7777A">
      <w:pPr>
        <w:pStyle w:val="Code"/>
      </w:pPr>
      <w:r>
        <w:t xml:space="preserve">  &lt;ServiceMetadataPublisherID/&gt;</w:t>
      </w:r>
    </w:p>
    <w:p w14:paraId="588BCD93" w14:textId="77777777" w:rsidR="00F7777A" w:rsidRPr="00145049" w:rsidRDefault="00F7777A" w:rsidP="00F7777A">
      <w:pPr>
        <w:pStyle w:val="Code"/>
      </w:pPr>
      <w:r>
        <w:t xml:space="preserve">  &lt;ids:ParticipantIdentifier/&gt;</w:t>
      </w:r>
    </w:p>
    <w:p w14:paraId="065A7392" w14:textId="77777777" w:rsidR="00F7777A" w:rsidRPr="00145049" w:rsidRDefault="00F7777A" w:rsidP="00F7777A">
      <w:pPr>
        <w:pStyle w:val="Code"/>
      </w:pPr>
      <w:r w:rsidRPr="00145049">
        <w:t>&lt;/ServiceMetadata</w:t>
      </w:r>
      <w:r>
        <w:t>PublisherServiceForParticipant&gt;</w:t>
      </w:r>
    </w:p>
    <w:p w14:paraId="5710627B" w14:textId="77777777" w:rsidR="00F7777A" w:rsidRPr="00145049" w:rsidRDefault="00F7777A" w:rsidP="00F7777A">
      <w:pPr>
        <w:pStyle w:val="PParagraph"/>
      </w:pPr>
      <w:r w:rsidRPr="00145049">
        <w:t xml:space="preserve">ServiceMetadataPublisherService has the following subelements: </w:t>
      </w:r>
    </w:p>
    <w:p w14:paraId="2A9EFC99" w14:textId="77777777" w:rsidR="00F7777A" w:rsidRPr="00145049" w:rsidRDefault="00F7777A" w:rsidP="00F7777A">
      <w:pPr>
        <w:pStyle w:val="PParagraph"/>
        <w:numPr>
          <w:ilvl w:val="0"/>
          <w:numId w:val="63"/>
        </w:numPr>
      </w:pPr>
      <w:r w:rsidRPr="00F7777A">
        <w:rPr>
          <w:rStyle w:val="InlinecodeZchn"/>
          <w:rFonts w:eastAsiaTheme="minorHAnsi"/>
        </w:rPr>
        <w:t>ServiceMetadataPublisherID (1..1) : xs:string</w:t>
      </w:r>
      <w:r w:rsidRPr="00F7777A">
        <w:rPr>
          <w:rStyle w:val="InlinecodeZchn"/>
          <w:rFonts w:eastAsiaTheme="minorHAnsi"/>
        </w:rPr>
        <w:br/>
      </w:r>
      <w:r>
        <w:t>h</w:t>
      </w:r>
      <w:r w:rsidRPr="00145049">
        <w:t>olds th</w:t>
      </w:r>
      <w:r>
        <w:t>e Unique Identifier of the SMP.</w:t>
      </w:r>
    </w:p>
    <w:p w14:paraId="304D5359" w14:textId="467F28B5" w:rsidR="00F7777A" w:rsidRPr="00145049" w:rsidRDefault="00F7777A" w:rsidP="00F7777A">
      <w:pPr>
        <w:pStyle w:val="PParagraph"/>
        <w:numPr>
          <w:ilvl w:val="0"/>
          <w:numId w:val="63"/>
        </w:numPr>
      </w:pPr>
      <w:r w:rsidRPr="00F7777A">
        <w:rPr>
          <w:rStyle w:val="InlinecodeZchn"/>
          <w:rFonts w:eastAsiaTheme="minorHAnsi"/>
        </w:rPr>
        <w:t>ParticipantIdentifier (1..1) : ids:ParticipantIdentifierType</w:t>
      </w:r>
      <w:r w:rsidRPr="00F7777A">
        <w:rPr>
          <w:rStyle w:val="InlinecodeZchn"/>
          <w:rFonts w:eastAsiaTheme="minorHAnsi"/>
        </w:rPr>
        <w:br/>
      </w:r>
      <w:r w:rsidRPr="00145049">
        <w:t xml:space="preserve">the Participant Identifier which has its services registered in the </w:t>
      </w:r>
      <w:del w:id="741" w:author="PH" w:date="2024-11-11T21:34:00Z" w16du:dateUtc="2024-11-11T20:34:00Z">
        <w:r w:rsidRPr="00145049" w:rsidDel="00B1076F">
          <w:delText>Service Metadata Publisher</w:delText>
        </w:r>
      </w:del>
      <w:ins w:id="742" w:author="PH" w:date="2024-11-11T21:34:00Z" w16du:dateUtc="2024-11-11T20:34:00Z">
        <w:r w:rsidR="00B1076F">
          <w:t>SMP</w:t>
        </w:r>
      </w:ins>
      <w:r w:rsidRPr="00145049">
        <w:t>. See the “ParticipantIdentifier” section on the</w:t>
      </w:r>
      <w:r>
        <w:t xml:space="preserve"> format.</w:t>
      </w:r>
    </w:p>
    <w:p w14:paraId="2183480A" w14:textId="5A3450D1" w:rsidR="00F7777A" w:rsidRPr="00145049" w:rsidRDefault="00F7777A" w:rsidP="00F7777A">
      <w:pPr>
        <w:pStyle w:val="PHeading3"/>
      </w:pPr>
      <w:bookmarkStart w:id="743" w:name="_Toc71821158"/>
      <w:bookmarkStart w:id="744" w:name="_Toc182255660"/>
      <w:r w:rsidRPr="00145049">
        <w:t>ParticipantIdentifier datatype</w:t>
      </w:r>
      <w:bookmarkEnd w:id="743"/>
      <w:bookmarkEnd w:id="744"/>
    </w:p>
    <w:p w14:paraId="446F5EC8" w14:textId="5DD67312" w:rsidR="00F7777A" w:rsidRPr="00145049" w:rsidRDefault="00F7777A" w:rsidP="00F7777A">
      <w:pPr>
        <w:pStyle w:val="PParagraph"/>
      </w:pPr>
      <w:r w:rsidRPr="00145049">
        <w:t>Represents a Participant Identifier which has its service metadata held by a speci</w:t>
      </w:r>
      <w:r>
        <w:t xml:space="preserve">fic </w:t>
      </w:r>
      <w:del w:id="745" w:author="PH" w:date="2024-11-11T21:34:00Z" w16du:dateUtc="2024-11-11T20:34:00Z">
        <w:r w:rsidDel="00E51BC0">
          <w:delText>Service Metadata Publisher</w:delText>
        </w:r>
      </w:del>
      <w:ins w:id="746" w:author="PH" w:date="2024-11-11T21:34:00Z" w16du:dateUtc="2024-11-11T20:34:00Z">
        <w:r w:rsidR="00E51BC0">
          <w:t>SMP</w:t>
        </w:r>
      </w:ins>
      <w:r>
        <w:t>.</w:t>
      </w:r>
    </w:p>
    <w:p w14:paraId="7F93EC81" w14:textId="77777777" w:rsidR="00F7777A" w:rsidRPr="00145049" w:rsidRDefault="00F7777A" w:rsidP="00F7777A">
      <w:pPr>
        <w:pStyle w:val="Code"/>
      </w:pPr>
      <w:r w:rsidRPr="00145049">
        <w:t>&lt;ids:Participan</w:t>
      </w:r>
      <w:r>
        <w:t>tIdentifier scheme=”xs:string”&gt;</w:t>
      </w:r>
    </w:p>
    <w:p w14:paraId="68E50680" w14:textId="77777777" w:rsidR="00F7777A" w:rsidRPr="00145049" w:rsidRDefault="00F7777A" w:rsidP="00F7777A">
      <w:pPr>
        <w:pStyle w:val="Code"/>
      </w:pPr>
      <w:r>
        <w:t xml:space="preserve">  xs:string</w:t>
      </w:r>
    </w:p>
    <w:p w14:paraId="35373D3C" w14:textId="77777777" w:rsidR="00F7777A" w:rsidRPr="00145049" w:rsidRDefault="00F7777A" w:rsidP="00F7777A">
      <w:pPr>
        <w:pStyle w:val="Code"/>
      </w:pPr>
      <w:r>
        <w:t>&lt;/ids:ParticipantIdentifier&gt;</w:t>
      </w:r>
    </w:p>
    <w:p w14:paraId="2334ED62" w14:textId="1CD45DC4" w:rsidR="00F7777A" w:rsidRPr="00145049" w:rsidRDefault="00F7777A" w:rsidP="00F7777A">
      <w:pPr>
        <w:pStyle w:val="PParagraph"/>
      </w:pPr>
      <w:r w:rsidRPr="00145049">
        <w:t>ParticipantIdentifier has the following sub elements:</w:t>
      </w:r>
    </w:p>
    <w:p w14:paraId="40838020" w14:textId="17716997" w:rsidR="00F7777A" w:rsidRPr="00145049" w:rsidRDefault="00F7777A" w:rsidP="00F7777A">
      <w:pPr>
        <w:pStyle w:val="PParagraph"/>
        <w:numPr>
          <w:ilvl w:val="0"/>
          <w:numId w:val="64"/>
        </w:numPr>
      </w:pPr>
      <w:r w:rsidRPr="00F7777A">
        <w:rPr>
          <w:rStyle w:val="InlinecodeZchn"/>
          <w:rFonts w:eastAsiaTheme="minorHAnsi"/>
        </w:rPr>
        <w:t>ParticipantIdentifier (1..1): xs:string</w:t>
      </w:r>
      <w:r>
        <w:br/>
      </w:r>
      <w:r w:rsidRPr="00145049">
        <w:t>the participant identifier</w:t>
      </w:r>
    </w:p>
    <w:p w14:paraId="0FD715F5" w14:textId="095CEFCD" w:rsidR="00F7777A" w:rsidRPr="00145049" w:rsidRDefault="00F7777A" w:rsidP="00F7777A">
      <w:pPr>
        <w:pStyle w:val="PParagraph"/>
        <w:numPr>
          <w:ilvl w:val="0"/>
          <w:numId w:val="64"/>
        </w:numPr>
      </w:pPr>
      <w:r w:rsidRPr="00F7777A">
        <w:rPr>
          <w:rStyle w:val="InlinecodeZchn"/>
          <w:rFonts w:eastAsiaTheme="minorHAnsi"/>
        </w:rPr>
        <w:t>@scheme (1..1): xs:string</w:t>
      </w:r>
      <w:r w:rsidRPr="00F7777A">
        <w:rPr>
          <w:rStyle w:val="InlinecodeZchn"/>
          <w:rFonts w:eastAsiaTheme="minorHAnsi"/>
        </w:rPr>
        <w:br/>
      </w:r>
      <w:r w:rsidRPr="00145049">
        <w:t>the format scheme of the participant identifier</w:t>
      </w:r>
    </w:p>
    <w:p w14:paraId="497212AC" w14:textId="77777777" w:rsidR="00F7777A" w:rsidRPr="00145049" w:rsidRDefault="00F7777A" w:rsidP="00F7777A">
      <w:pPr>
        <w:pStyle w:val="PHeading3"/>
      </w:pPr>
      <w:bookmarkStart w:id="747" w:name="_Toc71821159"/>
      <w:bookmarkStart w:id="748" w:name="_Toc182255661"/>
      <w:r w:rsidRPr="00145049">
        <w:lastRenderedPageBreak/>
        <w:t>ParticipantIdentifier format</w:t>
      </w:r>
      <w:bookmarkEnd w:id="747"/>
      <w:bookmarkEnd w:id="748"/>
    </w:p>
    <w:p w14:paraId="384332F1" w14:textId="5E79BC19" w:rsidR="00F7777A" w:rsidRPr="00145049" w:rsidRDefault="00F7777A" w:rsidP="00F7777A">
      <w:pPr>
        <w:pStyle w:val="PParagraph"/>
      </w:pPr>
      <w:r w:rsidRPr="00145049">
        <w:t xml:space="preserve">For a description of the ParticipantIdentifier format, see the </w:t>
      </w:r>
      <w:r>
        <w:t>“Peppol Policy for use of Identifier”</w:t>
      </w:r>
      <w:r w:rsidRPr="00145049">
        <w:t xml:space="preserve"> document [</w:t>
      </w:r>
      <w:r>
        <w:t>PFUOI4</w:t>
      </w:r>
      <w:r w:rsidRPr="00145049">
        <w:t>].</w:t>
      </w:r>
    </w:p>
    <w:p w14:paraId="6CF2C622" w14:textId="77777777" w:rsidR="000A18DB" w:rsidRPr="00145049" w:rsidRDefault="000A18DB" w:rsidP="000A18DB">
      <w:pPr>
        <w:pStyle w:val="PHeading3"/>
      </w:pPr>
      <w:bookmarkStart w:id="749" w:name="_Toc71821160"/>
      <w:bookmarkStart w:id="750" w:name="_Toc182255662"/>
      <w:r w:rsidRPr="00145049">
        <w:t>Par</w:t>
      </w:r>
      <w:r>
        <w:t>ticipantIdentifierPage datatype</w:t>
      </w:r>
      <w:bookmarkEnd w:id="749"/>
      <w:bookmarkEnd w:id="750"/>
    </w:p>
    <w:p w14:paraId="38A7F64C" w14:textId="407291C8" w:rsidR="000A18DB" w:rsidRPr="00145049" w:rsidRDefault="000A18DB" w:rsidP="000A18DB">
      <w:pPr>
        <w:pStyle w:val="PParagraph"/>
      </w:pPr>
      <w:r w:rsidRPr="00145049">
        <w:t xml:space="preserve">Represents a page of </w:t>
      </w:r>
      <w:r w:rsidRPr="000A18DB">
        <w:rPr>
          <w:rStyle w:val="InlinecodeZchn"/>
          <w:rFonts w:eastAsiaTheme="minorHAnsi"/>
        </w:rPr>
        <w:t>ParticipantIdentifiers</w:t>
      </w:r>
      <w:r w:rsidRPr="00145049">
        <w:t xml:space="preserve"> for which data is held by the </w:t>
      </w:r>
      <w:del w:id="751" w:author="PH" w:date="2024-11-11T21:54:00Z" w16du:dateUtc="2024-11-11T20:54:00Z">
        <w:r w:rsidRPr="00145049" w:rsidDel="00FF592F">
          <w:delText>Service Metadata Locator</w:delText>
        </w:r>
      </w:del>
      <w:ins w:id="752" w:author="PH" w:date="2024-11-11T21:54:00Z" w16du:dateUtc="2024-11-11T20:54:00Z">
        <w:r w:rsidR="00FF592F">
          <w:t>SML</w:t>
        </w:r>
      </w:ins>
      <w:r w:rsidRPr="00145049">
        <w:t xml:space="preserve"> </w:t>
      </w:r>
      <w:del w:id="753" w:author="PH" w:date="2024-11-11T21:54:00Z" w16du:dateUtc="2024-11-11T20:54:00Z">
        <w:r w:rsidRPr="00145049" w:rsidDel="00FF592F">
          <w:delText>service</w:delText>
        </w:r>
      </w:del>
      <w:ins w:id="754" w:author="PH" w:date="2024-11-11T21:54:00Z" w16du:dateUtc="2024-11-11T20:54:00Z">
        <w:r w:rsidR="00FF592F">
          <w:t>S</w:t>
        </w:r>
        <w:r w:rsidR="00FF592F" w:rsidRPr="00145049">
          <w:t>ervice</w:t>
        </w:r>
      </w:ins>
      <w:r w:rsidRPr="00145049">
        <w:t xml:space="preserve">. </w:t>
      </w:r>
    </w:p>
    <w:p w14:paraId="1EA08379" w14:textId="77777777" w:rsidR="000A18DB" w:rsidRDefault="000A18DB" w:rsidP="000A18DB">
      <w:pPr>
        <w:pStyle w:val="Code"/>
        <w:rPr>
          <w:lang w:val="fr-BE"/>
        </w:rPr>
      </w:pPr>
      <w:r w:rsidRPr="00C1722B">
        <w:rPr>
          <w:lang w:val="fr-BE"/>
        </w:rPr>
        <w:t>&lt;ParticipantIdentifierPage&gt;</w:t>
      </w:r>
    </w:p>
    <w:p w14:paraId="0EE085D6" w14:textId="77777777" w:rsidR="000A18DB" w:rsidRPr="00C1722B" w:rsidRDefault="000A18DB" w:rsidP="000A18DB">
      <w:pPr>
        <w:pStyle w:val="Code"/>
        <w:rPr>
          <w:lang w:val="fr-BE"/>
        </w:rPr>
      </w:pPr>
      <w:r>
        <w:rPr>
          <w:lang w:val="fr-BE"/>
        </w:rPr>
        <w:t xml:space="preserve">  </w:t>
      </w:r>
      <w:r w:rsidRPr="00C1722B">
        <w:rPr>
          <w:lang w:val="fr-BE"/>
        </w:rPr>
        <w:t>&lt;Servic</w:t>
      </w:r>
      <w:r>
        <w:rPr>
          <w:lang w:val="fr-BE"/>
        </w:rPr>
        <w:t>eMetadataPublisherID/&gt;</w:t>
      </w:r>
    </w:p>
    <w:p w14:paraId="567B2427" w14:textId="77777777" w:rsidR="000A18DB" w:rsidRPr="00C1722B" w:rsidRDefault="000A18DB" w:rsidP="000A18DB">
      <w:pPr>
        <w:pStyle w:val="Code"/>
        <w:rPr>
          <w:lang w:val="fr-BE"/>
        </w:rPr>
      </w:pPr>
      <w:r>
        <w:rPr>
          <w:lang w:val="fr-BE"/>
        </w:rPr>
        <w:t xml:space="preserve">  &lt;ParticipantIdentifier/&gt;*</w:t>
      </w:r>
    </w:p>
    <w:p w14:paraId="4D26DBF6" w14:textId="77777777" w:rsidR="000A18DB" w:rsidRPr="00C1722B" w:rsidRDefault="000A18DB" w:rsidP="000A18DB">
      <w:pPr>
        <w:pStyle w:val="Code"/>
        <w:rPr>
          <w:lang w:val="fr-BE"/>
        </w:rPr>
      </w:pPr>
      <w:r>
        <w:rPr>
          <w:lang w:val="fr-BE"/>
        </w:rPr>
        <w:t xml:space="preserve">  </w:t>
      </w:r>
      <w:r w:rsidRPr="00C1722B">
        <w:rPr>
          <w:lang w:val="fr-BE"/>
        </w:rPr>
        <w:t>&lt;NextPageIdentifier/&gt;?</w:t>
      </w:r>
    </w:p>
    <w:p w14:paraId="66D14681" w14:textId="77777777" w:rsidR="000A18DB" w:rsidRPr="00C1722B" w:rsidRDefault="000A18DB" w:rsidP="000A18DB">
      <w:pPr>
        <w:pStyle w:val="Code"/>
        <w:rPr>
          <w:lang w:val="fr-BE"/>
        </w:rPr>
      </w:pPr>
      <w:r w:rsidRPr="00C1722B">
        <w:rPr>
          <w:lang w:val="fr-BE"/>
        </w:rPr>
        <w:t>&lt;/ParticipantIdentifierPage&gt;</w:t>
      </w:r>
    </w:p>
    <w:p w14:paraId="058AB06A" w14:textId="77777777" w:rsidR="000A18DB" w:rsidRPr="00145049" w:rsidRDefault="000A18DB" w:rsidP="000A18DB">
      <w:pPr>
        <w:pStyle w:val="PParagraph"/>
        <w:numPr>
          <w:ilvl w:val="0"/>
          <w:numId w:val="67"/>
        </w:numPr>
      </w:pPr>
      <w:r w:rsidRPr="000A18DB">
        <w:rPr>
          <w:rStyle w:val="InlinecodeZchn"/>
          <w:rFonts w:eastAsiaTheme="minorHAnsi"/>
        </w:rPr>
        <w:t>ServiceMetadataPublisherID (1..1) : xs:string</w:t>
      </w:r>
      <w:r w:rsidRPr="000A18DB">
        <w:rPr>
          <w:rStyle w:val="InlinecodeZchn"/>
          <w:rFonts w:eastAsiaTheme="minorHAnsi"/>
        </w:rPr>
        <w:br/>
      </w:r>
      <w:r>
        <w:t>h</w:t>
      </w:r>
      <w:r w:rsidRPr="00145049">
        <w:t>olds th</w:t>
      </w:r>
      <w:r>
        <w:t>e Unique Identifier of the SMP</w:t>
      </w:r>
    </w:p>
    <w:p w14:paraId="349E750D" w14:textId="77777777" w:rsidR="000A18DB" w:rsidRPr="00145049" w:rsidRDefault="000A18DB" w:rsidP="000A18DB">
      <w:pPr>
        <w:pStyle w:val="PParagraph"/>
        <w:numPr>
          <w:ilvl w:val="0"/>
          <w:numId w:val="67"/>
        </w:numPr>
      </w:pPr>
      <w:r w:rsidRPr="000A18DB">
        <w:rPr>
          <w:rStyle w:val="InlinecodeZchn"/>
          <w:rFonts w:eastAsiaTheme="minorHAnsi"/>
        </w:rPr>
        <w:t>ids:ParticipantIdentifier (1..1): xs:string</w:t>
      </w:r>
      <w:r w:rsidRPr="000A18DB">
        <w:rPr>
          <w:rStyle w:val="InlinecodeZchn"/>
          <w:rFonts w:eastAsiaTheme="minorHAnsi"/>
        </w:rPr>
        <w:br/>
      </w:r>
      <w:r>
        <w:t>the participant identifier</w:t>
      </w:r>
    </w:p>
    <w:p w14:paraId="3DFD4372" w14:textId="77777777" w:rsidR="000A18DB" w:rsidRPr="00160364" w:rsidRDefault="000A18DB" w:rsidP="000A18DB">
      <w:pPr>
        <w:pStyle w:val="PParagraph"/>
        <w:numPr>
          <w:ilvl w:val="0"/>
          <w:numId w:val="67"/>
        </w:numPr>
      </w:pPr>
      <w:r w:rsidRPr="000A18DB">
        <w:rPr>
          <w:rStyle w:val="InlinecodeZchn"/>
          <w:rFonts w:eastAsiaTheme="minorHAnsi"/>
        </w:rPr>
        <w:t>NextPageIdentifier (0..1): xs:string</w:t>
      </w:r>
      <w:r w:rsidRPr="000A18DB">
        <w:rPr>
          <w:rStyle w:val="InlinecodeZchn"/>
          <w:rFonts w:eastAsiaTheme="minorHAnsi"/>
        </w:rPr>
        <w:br/>
      </w:r>
      <w:r w:rsidRPr="00160364">
        <w:t xml:space="preserve">an element containing a string identifying the next </w:t>
      </w:r>
      <w:r>
        <w:t xml:space="preserve">page of </w:t>
      </w:r>
      <w:r w:rsidRPr="000A18DB">
        <w:rPr>
          <w:rStyle w:val="InlinecodeZchn"/>
          <w:rFonts w:eastAsiaTheme="minorHAnsi"/>
        </w:rPr>
        <w:t>ParticipantIdentifiers</w:t>
      </w:r>
      <w:r>
        <w:t>:</w:t>
      </w:r>
    </w:p>
    <w:p w14:paraId="38115072" w14:textId="77777777" w:rsidR="000A18DB" w:rsidRPr="00160364" w:rsidRDefault="000A18DB" w:rsidP="000A18DB">
      <w:pPr>
        <w:pStyle w:val="Code"/>
      </w:pPr>
      <w:r>
        <w:t>&lt;NextPageIdentifier&gt;</w:t>
      </w:r>
    </w:p>
    <w:p w14:paraId="0B47EBB3" w14:textId="77777777" w:rsidR="000A18DB" w:rsidRPr="00160364" w:rsidRDefault="000A18DB" w:rsidP="000A18DB">
      <w:pPr>
        <w:pStyle w:val="Code"/>
      </w:pPr>
      <w:r>
        <w:t xml:space="preserve">  [ Identifier for_Next_Page ]</w:t>
      </w:r>
    </w:p>
    <w:p w14:paraId="6129F40A" w14:textId="77777777" w:rsidR="000A18DB" w:rsidRPr="00160364" w:rsidRDefault="000A18DB" w:rsidP="000A18DB">
      <w:pPr>
        <w:pStyle w:val="Code"/>
      </w:pPr>
      <w:r>
        <w:t>&lt;/NextPageIdentifier&gt;</w:t>
      </w:r>
    </w:p>
    <w:p w14:paraId="2183FE73" w14:textId="77777777" w:rsidR="000A18DB" w:rsidRPr="00160364" w:rsidRDefault="000A18DB" w:rsidP="000A18DB">
      <w:pPr>
        <w:pStyle w:val="PParagraph"/>
      </w:pPr>
      <w:r w:rsidRPr="00160364">
        <w:t xml:space="preserve">If no </w:t>
      </w:r>
      <w:r w:rsidRPr="000A18DB">
        <w:rPr>
          <w:rStyle w:val="InlinecodeZchn"/>
          <w:rFonts w:eastAsiaTheme="minorHAnsi"/>
        </w:rPr>
        <w:t xml:space="preserve">&lt;NextPageIdentifier/&gt; </w:t>
      </w:r>
      <w:r w:rsidRPr="00160364">
        <w:t xml:space="preserve">element is present, it implies that there are no further pages. </w:t>
      </w:r>
    </w:p>
    <w:p w14:paraId="5FC53AF2" w14:textId="77777777" w:rsidR="000A18DB" w:rsidRPr="00160364" w:rsidRDefault="000A18DB" w:rsidP="000A18DB">
      <w:pPr>
        <w:pStyle w:val="PHeading3"/>
      </w:pPr>
      <w:bookmarkStart w:id="755" w:name="_Toc71821161"/>
      <w:bookmarkStart w:id="756" w:name="_Toc182255663"/>
      <w:r>
        <w:t>MigrationRecord</w:t>
      </w:r>
      <w:bookmarkEnd w:id="755"/>
      <w:bookmarkEnd w:id="756"/>
    </w:p>
    <w:p w14:paraId="2C734675" w14:textId="3624BF37" w:rsidR="000A18DB" w:rsidRPr="00160364" w:rsidRDefault="000A18DB" w:rsidP="000A18DB">
      <w:pPr>
        <w:pStyle w:val="PParagraph"/>
      </w:pPr>
      <w:r w:rsidRPr="00160364">
        <w:t xml:space="preserve">The </w:t>
      </w:r>
      <w:r w:rsidRPr="000A18DB">
        <w:rPr>
          <w:rStyle w:val="InlinecodeZchn"/>
          <w:rFonts w:eastAsiaTheme="minorHAnsi"/>
        </w:rPr>
        <w:t>MigrationRecord</w:t>
      </w:r>
      <w:r w:rsidRPr="00160364">
        <w:t xml:space="preserve"> represents the data required to control the process of migrating a ParticipantIdentifier from the control of one </w:t>
      </w:r>
      <w:del w:id="757" w:author="PH" w:date="2024-11-11T21:34:00Z" w16du:dateUtc="2024-11-11T20:34:00Z">
        <w:r w:rsidRPr="00160364" w:rsidDel="003A6355">
          <w:delText>Service Metadata Publisher</w:delText>
        </w:r>
      </w:del>
      <w:ins w:id="758" w:author="PH" w:date="2024-11-11T21:34:00Z" w16du:dateUtc="2024-11-11T20:34:00Z">
        <w:r w:rsidR="003A6355">
          <w:t>SMP</w:t>
        </w:r>
      </w:ins>
      <w:r w:rsidRPr="00160364">
        <w:t xml:space="preserve"> to a</w:t>
      </w:r>
      <w:del w:id="759" w:author="PH" w:date="2024-11-11T21:34:00Z" w16du:dateUtc="2024-11-11T20:34:00Z">
        <w:r w:rsidRPr="00160364" w:rsidDel="00104C29">
          <w:delText xml:space="preserve"> different</w:delText>
        </w:r>
      </w:del>
      <w:ins w:id="760" w:author="PH" w:date="2024-11-11T21:34:00Z" w16du:dateUtc="2024-11-11T20:34:00Z">
        <w:r w:rsidR="00104C29">
          <w:t>nother</w:t>
        </w:r>
      </w:ins>
      <w:r w:rsidRPr="00160364">
        <w:t xml:space="preserve"> </w:t>
      </w:r>
      <w:del w:id="761" w:author="PH" w:date="2024-11-11T21:34:00Z" w16du:dateUtc="2024-11-11T20:34:00Z">
        <w:r w:rsidRPr="00160364" w:rsidDel="003A6355">
          <w:delText>Service Metadata Publisher</w:delText>
        </w:r>
      </w:del>
      <w:ins w:id="762" w:author="PH" w:date="2024-11-11T21:34:00Z" w16du:dateUtc="2024-11-11T20:34:00Z">
        <w:r w:rsidR="003A6355">
          <w:t>SMP</w:t>
        </w:r>
      </w:ins>
      <w:r w:rsidRPr="00160364">
        <w:t xml:space="preserve">. </w:t>
      </w:r>
    </w:p>
    <w:p w14:paraId="5D62C999" w14:textId="77777777" w:rsidR="000A18DB" w:rsidRDefault="000A18DB" w:rsidP="000A18DB">
      <w:pPr>
        <w:pStyle w:val="Code"/>
      </w:pPr>
      <w:r w:rsidRPr="00160364">
        <w:t>&lt;MigrationRecord&gt;</w:t>
      </w:r>
    </w:p>
    <w:p w14:paraId="31DCDD48" w14:textId="77777777" w:rsidR="000A18DB" w:rsidRPr="00160364" w:rsidRDefault="000A18DB" w:rsidP="000A18DB">
      <w:pPr>
        <w:pStyle w:val="Code"/>
      </w:pPr>
      <w:r>
        <w:t xml:space="preserve">  &lt;ServiceMetadataPublisherID/&gt;</w:t>
      </w:r>
    </w:p>
    <w:p w14:paraId="0121DFD0" w14:textId="77777777" w:rsidR="000A18DB" w:rsidRPr="00160364" w:rsidRDefault="000A18DB" w:rsidP="000A18DB">
      <w:pPr>
        <w:pStyle w:val="Code"/>
      </w:pPr>
      <w:r>
        <w:t xml:space="preserve">  &lt;ParticipantIdentifier/&gt;*</w:t>
      </w:r>
    </w:p>
    <w:p w14:paraId="0B93DB13" w14:textId="77777777" w:rsidR="000A18DB" w:rsidRPr="00160364" w:rsidRDefault="000A18DB" w:rsidP="000A18DB">
      <w:pPr>
        <w:pStyle w:val="Code"/>
      </w:pPr>
      <w:r>
        <w:t xml:space="preserve">  &lt;MigrationKey/&gt;?</w:t>
      </w:r>
    </w:p>
    <w:p w14:paraId="42481755" w14:textId="77777777" w:rsidR="000A18DB" w:rsidRPr="00160364" w:rsidRDefault="000A18DB" w:rsidP="000A18DB">
      <w:pPr>
        <w:pStyle w:val="Code"/>
      </w:pPr>
      <w:r w:rsidRPr="00160364">
        <w:t>&lt;/MigrationRecord&gt;</w:t>
      </w:r>
    </w:p>
    <w:p w14:paraId="62B3FC65" w14:textId="77777777" w:rsidR="000A18DB" w:rsidRPr="00160364" w:rsidRDefault="000A18DB" w:rsidP="000A18DB">
      <w:pPr>
        <w:pStyle w:val="PParagraph"/>
      </w:pPr>
      <w:r w:rsidRPr="00160364">
        <w:t xml:space="preserve">MigrationRecord has the following sub elements: </w:t>
      </w:r>
    </w:p>
    <w:p w14:paraId="2DE68F0D" w14:textId="77777777" w:rsidR="000A18DB" w:rsidRPr="00160364" w:rsidRDefault="000A18DB" w:rsidP="000A18DB">
      <w:pPr>
        <w:pStyle w:val="PParagraph"/>
        <w:numPr>
          <w:ilvl w:val="0"/>
          <w:numId w:val="68"/>
        </w:numPr>
      </w:pPr>
      <w:r w:rsidRPr="000A18DB">
        <w:rPr>
          <w:rStyle w:val="InlinecodeZchn"/>
          <w:rFonts w:eastAsiaTheme="minorHAnsi"/>
        </w:rPr>
        <w:t>ServiceMetadataPublisherID (1..1) : xs:string</w:t>
      </w:r>
      <w:r w:rsidRPr="000A18DB">
        <w:rPr>
          <w:rStyle w:val="InlinecodeZchn"/>
          <w:rFonts w:eastAsiaTheme="minorHAnsi"/>
        </w:rPr>
        <w:br/>
      </w:r>
      <w:r>
        <w:t>h</w:t>
      </w:r>
      <w:r w:rsidRPr="00160364">
        <w:t xml:space="preserve">olds the Unique Identifier of the SMP. </w:t>
      </w:r>
    </w:p>
    <w:p w14:paraId="010AAFD5" w14:textId="77777777" w:rsidR="000A18DB" w:rsidRPr="00160364" w:rsidRDefault="000A18DB" w:rsidP="000A18DB">
      <w:pPr>
        <w:pStyle w:val="PParagraph"/>
        <w:numPr>
          <w:ilvl w:val="0"/>
          <w:numId w:val="68"/>
        </w:numPr>
        <w:rPr>
          <w:lang w:val="fr-BE"/>
        </w:rPr>
      </w:pPr>
      <w:r w:rsidRPr="000A18DB">
        <w:rPr>
          <w:rStyle w:val="InlinecodeZchn"/>
          <w:rFonts w:eastAsiaTheme="minorHAnsi"/>
        </w:rPr>
        <w:lastRenderedPageBreak/>
        <w:t>ParticipantIdentifier (1..1) : ids:ParticipantIdentifierType</w:t>
      </w:r>
      <w:r w:rsidRPr="000A18DB">
        <w:rPr>
          <w:rStyle w:val="InlinecodeZchn"/>
          <w:rFonts w:eastAsiaTheme="minorHAnsi"/>
        </w:rPr>
        <w:br/>
      </w:r>
      <w:r w:rsidRPr="00160364">
        <w:rPr>
          <w:lang w:val="fr-BE"/>
        </w:rPr>
        <w:t xml:space="preserve">the participant identifier </w:t>
      </w:r>
    </w:p>
    <w:p w14:paraId="12082425" w14:textId="7A1D16D8" w:rsidR="000A18DB" w:rsidRPr="00160364" w:rsidRDefault="000A18DB" w:rsidP="000A18DB">
      <w:pPr>
        <w:pStyle w:val="PParagraph"/>
        <w:numPr>
          <w:ilvl w:val="0"/>
          <w:numId w:val="68"/>
        </w:numPr>
      </w:pPr>
      <w:r w:rsidRPr="000A18DB">
        <w:rPr>
          <w:rStyle w:val="InlinecodeZchn"/>
          <w:rFonts w:eastAsiaTheme="minorHAnsi"/>
        </w:rPr>
        <w:t>MigrationKey (1..1) : xs:string</w:t>
      </w:r>
      <w:r w:rsidRPr="000A18DB">
        <w:rPr>
          <w:rStyle w:val="InlinecodeZchn"/>
          <w:rFonts w:eastAsiaTheme="minorHAnsi"/>
        </w:rPr>
        <w:br/>
      </w:r>
      <w:r w:rsidRPr="00160364">
        <w:t xml:space="preserve">a string which is a unique key controlling the migration of the metadata for a given </w:t>
      </w:r>
      <w:r w:rsidRPr="000A18DB">
        <w:rPr>
          <w:rStyle w:val="InlinecodeZchn"/>
          <w:rFonts w:eastAsiaTheme="minorHAnsi"/>
        </w:rPr>
        <w:t>ParticipantIdentifier</w:t>
      </w:r>
      <w:r w:rsidRPr="00160364">
        <w:t xml:space="preserve"> from one </w:t>
      </w:r>
      <w:del w:id="763" w:author="PH" w:date="2024-11-11T21:35:00Z" w16du:dateUtc="2024-11-11T20:35:00Z">
        <w:r w:rsidRPr="00160364" w:rsidDel="009B1011">
          <w:delText>Service Metadata Publisher</w:delText>
        </w:r>
      </w:del>
      <w:ins w:id="764" w:author="PH" w:date="2024-11-11T21:35:00Z" w16du:dateUtc="2024-11-11T20:35:00Z">
        <w:r w:rsidR="009B1011">
          <w:t>SMP</w:t>
        </w:r>
      </w:ins>
      <w:r w:rsidRPr="00160364">
        <w:t xml:space="preserve"> to another. The </w:t>
      </w:r>
      <w:r w:rsidRPr="000A18DB">
        <w:rPr>
          <w:rStyle w:val="InlinecodeZchn"/>
          <w:rFonts w:eastAsiaTheme="minorHAnsi"/>
        </w:rPr>
        <w:t>MigrationKey</w:t>
      </w:r>
      <w:r w:rsidRPr="00160364">
        <w:t xml:space="preserve"> string is a string of characters and numbers only, with a m</w:t>
      </w:r>
      <w:r>
        <w:t>aximum length of 24 characters.</w:t>
      </w:r>
    </w:p>
    <w:p w14:paraId="4D5BFD02" w14:textId="77777777" w:rsidR="00A569DB" w:rsidRPr="00A74A24" w:rsidRDefault="00A569DB" w:rsidP="00A569DB">
      <w:pPr>
        <w:pStyle w:val="PHeading1"/>
      </w:pPr>
      <w:bookmarkStart w:id="765" w:name="_Toc71821162"/>
      <w:bookmarkStart w:id="766" w:name="_Toc182255664"/>
      <w:r w:rsidRPr="00A74A24">
        <w:t>Service Bindings</w:t>
      </w:r>
      <w:bookmarkEnd w:id="765"/>
      <w:bookmarkEnd w:id="766"/>
      <w:r w:rsidRPr="00A74A24">
        <w:t xml:space="preserve"> </w:t>
      </w:r>
    </w:p>
    <w:p w14:paraId="5D061C4D" w14:textId="3F109164" w:rsidR="00A569DB" w:rsidRPr="00A74A24" w:rsidRDefault="00A569DB" w:rsidP="003F2FDD">
      <w:pPr>
        <w:pStyle w:val="PParagraph"/>
      </w:pPr>
      <w:r w:rsidRPr="00A74A24">
        <w:t xml:space="preserve">This section describes the Bindings of the services provided by the </w:t>
      </w:r>
      <w:del w:id="767" w:author="PH" w:date="2024-11-11T21:54:00Z" w16du:dateUtc="2024-11-11T20:54:00Z">
        <w:r w:rsidRPr="00A74A24" w:rsidDel="00D75B8E">
          <w:delText xml:space="preserve">Service Metadata </w:delText>
        </w:r>
        <w:r w:rsidDel="00D75B8E">
          <w:delText>Locator</w:delText>
        </w:r>
      </w:del>
      <w:ins w:id="768" w:author="PH" w:date="2024-11-11T21:54:00Z" w16du:dateUtc="2024-11-11T20:54:00Z">
        <w:r w:rsidR="00D75B8E">
          <w:t>SML</w:t>
        </w:r>
      </w:ins>
      <w:r>
        <w:t xml:space="preserve"> to specific transports.</w:t>
      </w:r>
    </w:p>
    <w:p w14:paraId="4E78A95D" w14:textId="77777777" w:rsidR="00A569DB" w:rsidRPr="00A74A24" w:rsidRDefault="00A569DB" w:rsidP="003F2FDD">
      <w:pPr>
        <w:pStyle w:val="PHeading2"/>
      </w:pPr>
      <w:bookmarkStart w:id="769" w:name="_Toc71821163"/>
      <w:bookmarkStart w:id="770" w:name="_Toc182255665"/>
      <w:r w:rsidRPr="00A74A24">
        <w:t>Services Provided as Web services - characteristics</w:t>
      </w:r>
      <w:bookmarkEnd w:id="769"/>
      <w:bookmarkEnd w:id="770"/>
    </w:p>
    <w:p w14:paraId="06062423" w14:textId="77777777" w:rsidR="00A569DB" w:rsidRPr="00A74A24" w:rsidRDefault="00A569DB" w:rsidP="003F2FDD">
      <w:pPr>
        <w:pStyle w:val="PParagraph"/>
      </w:pPr>
      <w:r w:rsidRPr="00A74A24">
        <w:t>Some of the services described by this specification are provide</w:t>
      </w:r>
      <w:r>
        <w:t>d through Web service bindings.</w:t>
      </w:r>
    </w:p>
    <w:p w14:paraId="34A513E7" w14:textId="77777777" w:rsidR="00A569DB" w:rsidRPr="00A74A24" w:rsidRDefault="00A569DB" w:rsidP="003F2FDD">
      <w:pPr>
        <w:pStyle w:val="PParagraph"/>
      </w:pPr>
      <w:r w:rsidRPr="00A74A24">
        <w:t>Where services are provided through Web services bindings, those bindings MUST conform to the relevant WS-I Profiles, in particular WS-I Basic Profile 1.1 and W</w:t>
      </w:r>
      <w:r>
        <w:t>S-I Basic Security Profile 1.0.</w:t>
      </w:r>
    </w:p>
    <w:p w14:paraId="3BF95FCE" w14:textId="77777777" w:rsidR="00A569DB" w:rsidRPr="00A74A24" w:rsidRDefault="00A569DB" w:rsidP="003F2FDD">
      <w:pPr>
        <w:pStyle w:val="PHeading2"/>
      </w:pPr>
      <w:bookmarkStart w:id="771" w:name="_Toc71821164"/>
      <w:bookmarkStart w:id="772" w:name="_Toc182255666"/>
      <w:r w:rsidRPr="00A74A24">
        <w:t>Manage</w:t>
      </w:r>
      <w:r>
        <w:t>Business</w:t>
      </w:r>
      <w:r w:rsidRPr="00A74A24">
        <w:t>Identifier service - binding</w:t>
      </w:r>
      <w:bookmarkEnd w:id="771"/>
      <w:bookmarkEnd w:id="772"/>
    </w:p>
    <w:p w14:paraId="68DD4856" w14:textId="77777777" w:rsidR="00A569DB" w:rsidRPr="00A74A24" w:rsidRDefault="00A569DB" w:rsidP="003F2FDD">
      <w:pPr>
        <w:pStyle w:val="PParagraph"/>
      </w:pPr>
      <w:r w:rsidRPr="00A74A24">
        <w:t>The Manage</w:t>
      </w:r>
      <w:r>
        <w:t>Business</w:t>
      </w:r>
      <w:r w:rsidRPr="00A74A24">
        <w:t>Identifier service is provided in the fo</w:t>
      </w:r>
      <w:r>
        <w:t>rm of a SOAP-based Web service.</w:t>
      </w:r>
    </w:p>
    <w:p w14:paraId="0C2CF7AB" w14:textId="77777777" w:rsidR="00A569DB" w:rsidRPr="00A74A24" w:rsidRDefault="00A569DB" w:rsidP="003F2FDD">
      <w:pPr>
        <w:pStyle w:val="PHeading3"/>
      </w:pPr>
      <w:bookmarkStart w:id="773" w:name="_Toc71821165"/>
      <w:bookmarkStart w:id="774" w:name="_Toc182255667"/>
      <w:r w:rsidRPr="00A74A24">
        <w:t>Transport binding</w:t>
      </w:r>
      <w:bookmarkEnd w:id="773"/>
      <w:bookmarkEnd w:id="774"/>
    </w:p>
    <w:p w14:paraId="3426083B" w14:textId="77777777" w:rsidR="00A569DB" w:rsidRPr="00A74A24" w:rsidRDefault="00A569DB" w:rsidP="003F2FDD">
      <w:pPr>
        <w:pStyle w:val="PParagraph"/>
      </w:pPr>
      <w:r>
        <w:t xml:space="preserve">The </w:t>
      </w:r>
      <w:r w:rsidRPr="00804DA1">
        <w:rPr>
          <w:rStyle w:val="InlinecodeZchn"/>
          <w:rFonts w:eastAsiaTheme="minorHAnsi"/>
        </w:rPr>
        <w:t>ManageBusinessIdentifier</w:t>
      </w:r>
      <w:r w:rsidRPr="00A74A24">
        <w:t xml:space="preserve"> interface is bound</w:t>
      </w:r>
      <w:r>
        <w:t xml:space="preserve"> to an HTTP SOAP 1.1 transport.</w:t>
      </w:r>
    </w:p>
    <w:p w14:paraId="3216803F" w14:textId="418EA804" w:rsidR="00A569DB" w:rsidRPr="00A74A24" w:rsidRDefault="00A569DB" w:rsidP="003F2FDD">
      <w:pPr>
        <w:pStyle w:val="PParagraph"/>
      </w:pPr>
      <w:del w:id="775" w:author="PH" w:date="2024-11-11T21:38:00Z" w16du:dateUtc="2024-11-11T20:38:00Z">
        <w:r w:rsidRPr="00A74A24" w:rsidDel="009F28DF">
          <w:delText>See a WSDL f</w:delText>
        </w:r>
        <w:r w:rsidDel="009F28DF">
          <w:delText>or this in “Appendix B: WSDLs”.</w:delText>
        </w:r>
      </w:del>
      <w:ins w:id="776" w:author="PH" w:date="2024-11-11T21:38:00Z" w16du:dateUtc="2024-11-11T20:38:00Z">
        <w:r w:rsidR="009F28DF">
          <w:t>The WSDL files are published together with this specification.</w:t>
        </w:r>
      </w:ins>
    </w:p>
    <w:p w14:paraId="2442CF4C" w14:textId="77777777" w:rsidR="00A569DB" w:rsidRPr="00A74A24" w:rsidRDefault="00A569DB" w:rsidP="003F2FDD">
      <w:pPr>
        <w:pStyle w:val="PHeading3"/>
      </w:pPr>
      <w:bookmarkStart w:id="777" w:name="_Toc71821166"/>
      <w:bookmarkStart w:id="778" w:name="_Toc182255668"/>
      <w:r w:rsidRPr="00A74A24">
        <w:t>Security</w:t>
      </w:r>
      <w:bookmarkEnd w:id="777"/>
      <w:bookmarkEnd w:id="778"/>
    </w:p>
    <w:p w14:paraId="32176B5B" w14:textId="0450D937" w:rsidR="00A569DB" w:rsidRPr="00A74A24" w:rsidRDefault="00A569DB" w:rsidP="003F2FDD">
      <w:pPr>
        <w:pStyle w:val="PParagraph"/>
      </w:pPr>
      <w:r w:rsidRPr="00A74A24">
        <w:t xml:space="preserve">The service is secured at the transport level with a two-way </w:t>
      </w:r>
      <w:del w:id="779" w:author="PH" w:date="2024-11-11T21:35:00Z" w16du:dateUtc="2024-11-11T20:35:00Z">
        <w:r w:rsidRPr="00A74A24" w:rsidDel="002C16F6">
          <w:delText>SSL/</w:delText>
        </w:r>
      </w:del>
      <w:r w:rsidRPr="00A74A24">
        <w:t>TLS connection. The requestor must authenticate using a client certificate</w:t>
      </w:r>
      <w:ins w:id="780" w:author="PH" w:date="2024-11-11T21:36:00Z" w16du:dateUtc="2024-11-11T20:36:00Z">
        <w:r w:rsidR="002C16F6">
          <w:t xml:space="preserve"> (mTLS)</w:t>
        </w:r>
      </w:ins>
      <w:r w:rsidRPr="00A74A24">
        <w:t xml:space="preserve"> issued for use in the infrastructure by a trusted third-party. </w:t>
      </w:r>
      <w:del w:id="781" w:author="PH" w:date="2024-11-11T21:36:00Z" w16du:dateUtc="2024-11-11T20:36:00Z">
        <w:r w:rsidRPr="00A74A24" w:rsidDel="00D15191">
          <w:delText>For example, i</w:delText>
        </w:r>
      </w:del>
      <w:ins w:id="782" w:author="PH" w:date="2024-11-11T21:36:00Z" w16du:dateUtc="2024-11-11T20:36:00Z">
        <w:r w:rsidR="00D15191">
          <w:t>I</w:t>
        </w:r>
      </w:ins>
      <w:r w:rsidRPr="00A74A24">
        <w:t xml:space="preserve">n the </w:t>
      </w:r>
      <w:r>
        <w:t>Peppol</w:t>
      </w:r>
      <w:r w:rsidRPr="00A74A24">
        <w:t xml:space="preserve"> </w:t>
      </w:r>
      <w:del w:id="783" w:author="PH" w:date="2024-11-11T21:36:00Z" w16du:dateUtc="2024-11-11T20:36:00Z">
        <w:r w:rsidRPr="00A74A24" w:rsidDel="00D15191">
          <w:delText>infrastructure</w:delText>
        </w:r>
      </w:del>
      <w:ins w:id="784" w:author="PH" w:date="2024-11-11T21:36:00Z" w16du:dateUtc="2024-11-11T20:36:00Z">
        <w:r w:rsidR="00D15191">
          <w:t>Network</w:t>
        </w:r>
      </w:ins>
      <w:r w:rsidRPr="00A74A24">
        <w:t xml:space="preserve">, a </w:t>
      </w:r>
      <w:r>
        <w:t>Peppol</w:t>
      </w:r>
      <w:r w:rsidRPr="00A74A24">
        <w:t xml:space="preserve"> </w:t>
      </w:r>
      <w:ins w:id="785" w:author="PH" w:date="2024-11-11T21:36:00Z" w16du:dateUtc="2024-11-11T20:36:00Z">
        <w:r w:rsidR="00D15191">
          <w:t xml:space="preserve">SMP </w:t>
        </w:r>
      </w:ins>
      <w:r w:rsidRPr="00A74A24">
        <w:t xml:space="preserve">certificate will be issued to the participants when they have signed </w:t>
      </w:r>
      <w:del w:id="786" w:author="PH" w:date="2024-11-11T21:36:00Z" w16du:dateUtc="2024-11-11T20:36:00Z">
        <w:r w:rsidRPr="00A74A24" w:rsidDel="00D15191">
          <w:delText xml:space="preserve">peering </w:delText>
        </w:r>
      </w:del>
      <w:ins w:id="787" w:author="PH" w:date="2024-11-11T21:36:00Z" w16du:dateUtc="2024-11-11T20:36:00Z">
        <w:r w:rsidR="00D15191">
          <w:t>the Service Provider</w:t>
        </w:r>
        <w:r w:rsidR="00D15191" w:rsidRPr="00A74A24">
          <w:t xml:space="preserve"> </w:t>
        </w:r>
      </w:ins>
      <w:r w:rsidRPr="00A74A24">
        <w:t xml:space="preserve">agreements and live up to the stated requirements. The </w:t>
      </w:r>
      <w:r w:rsidRPr="00A74A24">
        <w:lastRenderedPageBreak/>
        <w:t xml:space="preserve">server must reject </w:t>
      </w:r>
      <w:del w:id="788" w:author="PH" w:date="2024-11-11T21:35:00Z" w16du:dateUtc="2024-11-11T20:35:00Z">
        <w:r w:rsidRPr="00A74A24" w:rsidDel="002C16F6">
          <w:delText>SSL</w:delText>
        </w:r>
        <w:r w:rsidDel="002C16F6">
          <w:delText>/</w:delText>
        </w:r>
      </w:del>
      <w:r>
        <w:t>TLS</w:t>
      </w:r>
      <w:r w:rsidRPr="00A74A24">
        <w:t xml:space="preserve"> clients that do not authenticate with a certificate issued under the </w:t>
      </w:r>
      <w:r>
        <w:t>Peppol</w:t>
      </w:r>
      <w:r w:rsidRPr="00A74A24">
        <w:t xml:space="preserve"> root</w:t>
      </w:r>
      <w:ins w:id="789" w:author="PH" w:date="2024-11-11T21:37:00Z" w16du:dateUtc="2024-11-11T20:37:00Z">
        <w:r w:rsidR="00D15191">
          <w:t xml:space="preserve"> CA</w:t>
        </w:r>
      </w:ins>
      <w:r w:rsidRPr="00A74A24">
        <w:t>.</w:t>
      </w:r>
      <w:del w:id="790" w:author="PH" w:date="2024-11-11T21:37:00Z" w16du:dateUtc="2024-11-11T20:37:00Z">
        <w:r w:rsidRPr="00A74A24" w:rsidDel="00D15191">
          <w:delText xml:space="preserve"> </w:delText>
        </w:r>
      </w:del>
    </w:p>
    <w:p w14:paraId="477E463E" w14:textId="77777777" w:rsidR="00A569DB" w:rsidRPr="00A74A24" w:rsidRDefault="00A569DB" w:rsidP="003F2FDD">
      <w:pPr>
        <w:pStyle w:val="PHeading2"/>
      </w:pPr>
      <w:bookmarkStart w:id="791" w:name="_Toc71821167"/>
      <w:bookmarkStart w:id="792" w:name="_Toc182255669"/>
      <w:r w:rsidRPr="00A74A24">
        <w:t>ManageServiceMetadata service - binding</w:t>
      </w:r>
      <w:bookmarkEnd w:id="791"/>
      <w:bookmarkEnd w:id="792"/>
    </w:p>
    <w:p w14:paraId="52599D9A" w14:textId="7DD7E46E" w:rsidR="00A569DB" w:rsidRPr="00A74A24" w:rsidRDefault="00A569DB" w:rsidP="003F2FDD">
      <w:pPr>
        <w:pStyle w:val="PParagraph"/>
      </w:pPr>
      <w:del w:id="793" w:author="PH" w:date="2024-11-11T21:52:00Z" w16du:dateUtc="2024-11-11T20:52:00Z">
        <w:r w:rsidRPr="00A74A24" w:rsidDel="00984525">
          <w:delText>Service Metadata Publisher</w:delText>
        </w:r>
      </w:del>
      <w:ins w:id="794" w:author="PH" w:date="2024-11-11T21:52:00Z" w16du:dateUtc="2024-11-11T20:52:00Z">
        <w:r w:rsidR="00984525">
          <w:t>SMP</w:t>
        </w:r>
      </w:ins>
      <w:r w:rsidRPr="00A74A24">
        <w:t>s use this interface to create or update metadata such as the endpoint address for retrieval of metadata about</w:t>
      </w:r>
      <w:r>
        <w:t xml:space="preserve"> specific participant services.</w:t>
      </w:r>
    </w:p>
    <w:p w14:paraId="52FFF80F" w14:textId="77777777" w:rsidR="00A569DB" w:rsidRPr="00A74A24" w:rsidRDefault="00A569DB" w:rsidP="003F2FDD">
      <w:pPr>
        <w:pStyle w:val="PParagraph"/>
      </w:pPr>
      <w:r w:rsidRPr="00A74A24">
        <w:t xml:space="preserve">The ManageServiceMetadata service is provided in the form of a </w:t>
      </w:r>
      <w:r>
        <w:t>SOAP-based Web service.</w:t>
      </w:r>
    </w:p>
    <w:p w14:paraId="40DC2C7E" w14:textId="77777777" w:rsidR="00A569DB" w:rsidRPr="00A74A24" w:rsidRDefault="00A569DB" w:rsidP="003F2FDD">
      <w:pPr>
        <w:pStyle w:val="PHeading3"/>
      </w:pPr>
      <w:bookmarkStart w:id="795" w:name="_Toc71821168"/>
      <w:bookmarkStart w:id="796" w:name="_Toc182255670"/>
      <w:r w:rsidRPr="00A74A24">
        <w:t>Transport binding</w:t>
      </w:r>
      <w:bookmarkEnd w:id="795"/>
      <w:bookmarkEnd w:id="796"/>
      <w:r w:rsidRPr="00A74A24">
        <w:t xml:space="preserve"> </w:t>
      </w:r>
    </w:p>
    <w:p w14:paraId="59A3BDD5" w14:textId="77777777" w:rsidR="00A569DB" w:rsidRPr="00A74A24" w:rsidRDefault="00A569DB" w:rsidP="003F2FDD">
      <w:pPr>
        <w:pStyle w:val="PParagraph"/>
      </w:pPr>
      <w:r>
        <w:t xml:space="preserve">The </w:t>
      </w:r>
      <w:r w:rsidRPr="00804DA1">
        <w:rPr>
          <w:rStyle w:val="InlinecodeZchn"/>
          <w:rFonts w:eastAsiaTheme="minorHAnsi"/>
        </w:rPr>
        <w:t>ManageServiceMetadata</w:t>
      </w:r>
      <w:r w:rsidRPr="00A74A24">
        <w:t xml:space="preserve"> interface is bound</w:t>
      </w:r>
      <w:r>
        <w:t xml:space="preserve"> to an HTTP SOAP 1.1 transport.</w:t>
      </w:r>
    </w:p>
    <w:p w14:paraId="79B668F8" w14:textId="09B037CE" w:rsidR="00A569DB" w:rsidRPr="00A74A24" w:rsidRDefault="009F28DF" w:rsidP="003F2FDD">
      <w:pPr>
        <w:pStyle w:val="PParagraph"/>
      </w:pPr>
      <w:ins w:id="797" w:author="PH" w:date="2024-11-11T21:38:00Z" w16du:dateUtc="2024-11-11T20:38:00Z">
        <w:r>
          <w:t>The WSDL files are published together with this specification.</w:t>
        </w:r>
      </w:ins>
      <w:del w:id="798" w:author="PH" w:date="2024-11-11T21:38:00Z" w16du:dateUtc="2024-11-11T20:38:00Z">
        <w:r w:rsidR="00A569DB" w:rsidRPr="00A74A24" w:rsidDel="009F28DF">
          <w:delText>See a WSDL f</w:delText>
        </w:r>
        <w:r w:rsidR="00A569DB" w:rsidDel="009F28DF">
          <w:delText>or this in “Appendix B: WSDLs”.</w:delText>
        </w:r>
      </w:del>
    </w:p>
    <w:p w14:paraId="65E5F511" w14:textId="77777777" w:rsidR="00A569DB" w:rsidRPr="00A74A24" w:rsidRDefault="00A569DB" w:rsidP="003F2FDD">
      <w:pPr>
        <w:pStyle w:val="PHeading3"/>
      </w:pPr>
      <w:bookmarkStart w:id="799" w:name="_Toc71821169"/>
      <w:bookmarkStart w:id="800" w:name="_Toc182255671"/>
      <w:r>
        <w:t>Security</w:t>
      </w:r>
      <w:bookmarkEnd w:id="799"/>
      <w:bookmarkEnd w:id="800"/>
    </w:p>
    <w:p w14:paraId="41F77A7F" w14:textId="148B144C" w:rsidR="00A569DB" w:rsidRPr="00A74A24" w:rsidRDefault="00A569DB" w:rsidP="003F2FDD">
      <w:pPr>
        <w:pStyle w:val="PParagraph"/>
      </w:pPr>
      <w:r w:rsidRPr="00A74A24">
        <w:t xml:space="preserve">The service is secured at the transport level with a two-way </w:t>
      </w:r>
      <w:del w:id="801" w:author="PH" w:date="2024-11-11T21:37:00Z" w16du:dateUtc="2024-11-11T20:37:00Z">
        <w:r w:rsidRPr="00A74A24" w:rsidDel="004020D9">
          <w:delText xml:space="preserve">SSL </w:delText>
        </w:r>
      </w:del>
      <w:ins w:id="802" w:author="PH" w:date="2024-11-11T21:37:00Z" w16du:dateUtc="2024-11-11T20:37:00Z">
        <w:r w:rsidR="004020D9">
          <w:t>TLS</w:t>
        </w:r>
        <w:r w:rsidR="004020D9" w:rsidRPr="00A74A24">
          <w:t xml:space="preserve"> </w:t>
        </w:r>
      </w:ins>
      <w:r w:rsidRPr="00A74A24">
        <w:t>connection. The requestor must authenticate using a client certificate issued for use in the infrastru</w:t>
      </w:r>
      <w:r>
        <w:t>cture by a trusted third-party.</w:t>
      </w:r>
    </w:p>
    <w:p w14:paraId="4E233480" w14:textId="77777777" w:rsidR="00A569DB" w:rsidRPr="00A74A24" w:rsidRDefault="00A569DB" w:rsidP="003F2FDD">
      <w:pPr>
        <w:pStyle w:val="PHeading1"/>
      </w:pPr>
      <w:bookmarkStart w:id="803" w:name="_Toc71821170"/>
      <w:bookmarkStart w:id="804" w:name="_Toc182255672"/>
      <w:r w:rsidRPr="00A74A24">
        <w:t>DNS Spoof Mitigation</w:t>
      </w:r>
      <w:bookmarkEnd w:id="803"/>
      <w:bookmarkEnd w:id="804"/>
      <w:r w:rsidRPr="00A74A24">
        <w:t xml:space="preserve"> </w:t>
      </w:r>
    </w:p>
    <w:p w14:paraId="37A1EE96" w14:textId="77777777" w:rsidR="00A569DB" w:rsidRPr="00A74A24" w:rsidRDefault="00A569DB" w:rsidP="003F2FDD">
      <w:pPr>
        <w:pStyle w:val="PParagraph"/>
      </w:pPr>
      <w:r w:rsidRPr="00A74A24">
        <w:t>The regular lookup of the address of the SMP for a given participant ID is performed using a standard DNS lookup. There is a potential vulnerability of this process if there exists at least one "rogue" certificate (e.g. stolen or</w:t>
      </w:r>
      <w:r>
        <w:t xml:space="preserve"> otherwise illegally obtained).</w:t>
      </w:r>
    </w:p>
    <w:p w14:paraId="5A4AD365" w14:textId="77777777" w:rsidR="00A569DB" w:rsidRPr="00A74A24" w:rsidRDefault="00A569DB" w:rsidP="003F2FDD">
      <w:pPr>
        <w:pStyle w:val="PParagraph"/>
      </w:pPr>
      <w:r w:rsidRPr="00A74A24">
        <w:t>In this vulnerability, someone possessing such a rogue certificate could perform a DNS poisoning or a man-in-the-middle attack to fool senders of documents into making a lookup for a specific identifier in a malicious SMP (that uses the rogue certificate), effectively routing all messages intended for one or more recipients to a malicious access point. This attack could be used for disrupting message flow for those recipients, or for gaining access to confidential information in these messages (if the messages were not separately encr</w:t>
      </w:r>
      <w:r>
        <w:t>ypted).</w:t>
      </w:r>
    </w:p>
    <w:p w14:paraId="31CD1276" w14:textId="3DE99209" w:rsidR="00DF618B" w:rsidRPr="00DC6A49" w:rsidRDefault="00A569DB" w:rsidP="00CB689B">
      <w:pPr>
        <w:pStyle w:val="PParagraph"/>
        <w:rPr>
          <w:lang w:eastAsia="nb-NO"/>
        </w:rPr>
      </w:pPr>
      <w:r w:rsidRPr="00A74A24">
        <w:t>One mitigation for this kind of attack on the DNS lookup process is to use DNSSEC rather than plain DNS. DNSSEC allow the authenticity of the DNS resolutions to be checked by means of a trust anchor in the domain chain. Therefore, it is recommended that an SML instance uses the DNSSEC infrastructure</w:t>
      </w:r>
      <w:r>
        <w:t>.</w:t>
      </w:r>
    </w:p>
    <w:sectPr w:rsidR="00DF618B" w:rsidRPr="00DC6A49" w:rsidSect="00EC413E">
      <w:pgSz w:w="11900" w:h="16840"/>
      <w:pgMar w:top="2268" w:right="1440" w:bottom="1440" w:left="1440" w:header="720" w:footer="1077" w:gutter="0"/>
      <w:lnNumType w:countBy="1" w:restart="newSectio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D94786" w14:textId="77777777" w:rsidR="007922B3" w:rsidRDefault="007922B3" w:rsidP="008833B4">
      <w:r>
        <w:separator/>
      </w:r>
    </w:p>
  </w:endnote>
  <w:endnote w:type="continuationSeparator" w:id="0">
    <w:p w14:paraId="6F6E1B70" w14:textId="77777777" w:rsidR="007922B3" w:rsidRDefault="007922B3" w:rsidP="00883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F8400" w14:textId="755D3869" w:rsidR="005F6B0C" w:rsidRDefault="005F6B0C" w:rsidP="00B37B43">
    <w:pPr>
      <w:pStyle w:val="Fuzeile"/>
      <w:jc w:val="right"/>
    </w:pPr>
  </w:p>
  <w:p w14:paraId="1689B85A" w14:textId="637F1D2C" w:rsidR="005F6B0C" w:rsidRDefault="005F6B0C" w:rsidP="00B37B43">
    <w:pPr>
      <w:pStyle w:val="Fuzeile"/>
      <w:jc w:val="right"/>
    </w:pPr>
  </w:p>
  <w:p w14:paraId="53F83474" w14:textId="1E8F0FA8" w:rsidR="005F6B0C" w:rsidRDefault="005F6B0C" w:rsidP="00624F20">
    <w:pPr>
      <w:pStyle w:val="Fuzeile"/>
      <w:tabs>
        <w:tab w:val="left" w:pos="6964"/>
      </w:tabs>
    </w:pPr>
    <w:r>
      <w:rPr>
        <w:noProof/>
        <w:lang w:val="el-GR" w:eastAsia="el-GR"/>
      </w:rPr>
      <mc:AlternateContent>
        <mc:Choice Requires="wps">
          <w:drawing>
            <wp:anchor distT="0" distB="0" distL="114300" distR="114300" simplePos="0" relativeHeight="251659264" behindDoc="0" locked="0" layoutInCell="1" allowOverlap="1" wp14:anchorId="114E8B57" wp14:editId="28438360">
              <wp:simplePos x="0" y="0"/>
              <wp:positionH relativeFrom="column">
                <wp:posOffset>-571500</wp:posOffset>
              </wp:positionH>
              <wp:positionV relativeFrom="paragraph">
                <wp:posOffset>121285</wp:posOffset>
              </wp:positionV>
              <wp:extent cx="3743325" cy="552450"/>
              <wp:effectExtent l="0" t="0" r="0" b="0"/>
              <wp:wrapNone/>
              <wp:docPr id="9" name="Text Box 9"/>
              <wp:cNvGraphicFramePr/>
              <a:graphic xmlns:a="http://schemas.openxmlformats.org/drawingml/2006/main">
                <a:graphicData uri="http://schemas.microsoft.com/office/word/2010/wordprocessingShape">
                  <wps:wsp>
                    <wps:cNvSpPr txBox="1"/>
                    <wps:spPr>
                      <a:xfrm>
                        <a:off x="0" y="0"/>
                        <a:ext cx="3743325" cy="552450"/>
                      </a:xfrm>
                      <a:prstGeom prst="rect">
                        <a:avLst/>
                      </a:prstGeom>
                      <a:noFill/>
                      <a:ln w="6350">
                        <a:noFill/>
                      </a:ln>
                    </wps:spPr>
                    <wps:txbx>
                      <w:txbxContent>
                        <w:p w14:paraId="6AE3585A" w14:textId="51474400" w:rsidR="005F6B0C" w:rsidRPr="003A3D05" w:rsidRDefault="005F6B0C" w:rsidP="008833B4">
                          <w:pPr>
                            <w:spacing w:line="240" w:lineRule="exact"/>
                            <w:rPr>
                              <w:b/>
                              <w:bCs/>
                              <w:color w:val="007AD7"/>
                              <w:sz w:val="15"/>
                              <w:szCs w:val="15"/>
                            </w:rPr>
                          </w:pPr>
                          <w:r w:rsidRPr="003A3D05">
                            <w:rPr>
                              <w:b/>
                              <w:bCs/>
                              <w:color w:val="007AD7"/>
                              <w:sz w:val="15"/>
                              <w:szCs w:val="15"/>
                            </w:rPr>
                            <w:t>OpenPeppol AISBL</w:t>
                          </w:r>
                          <w:r w:rsidRPr="003A3D05">
                            <w:rPr>
                              <w:bCs/>
                              <w:color w:val="007AD7"/>
                              <w:sz w:val="15"/>
                              <w:szCs w:val="15"/>
                            </w:rPr>
                            <w:tab/>
                          </w:r>
                          <w:r w:rsidRPr="003A3D05">
                            <w:rPr>
                              <w:bCs/>
                              <w:color w:val="007AD7"/>
                              <w:sz w:val="15"/>
                              <w:szCs w:val="15"/>
                            </w:rPr>
                            <w:tab/>
                          </w:r>
                          <w:r w:rsidRPr="003A3D05">
                            <w:rPr>
                              <w:bCs/>
                              <w:color w:val="007AD7"/>
                              <w:sz w:val="15"/>
                              <w:szCs w:val="15"/>
                            </w:rPr>
                            <w:tab/>
                          </w:r>
                          <w:r w:rsidRPr="003A3D05">
                            <w:rPr>
                              <w:bCs/>
                              <w:color w:val="007AD7"/>
                              <w:sz w:val="15"/>
                              <w:szCs w:val="15"/>
                            </w:rPr>
                            <w:tab/>
                            <w:t xml:space="preserve"> </w:t>
                          </w:r>
                          <w:r w:rsidRPr="003A3D05">
                            <w:rPr>
                              <w:bCs/>
                              <w:color w:val="007AD7"/>
                              <w:sz w:val="15"/>
                              <w:szCs w:val="15"/>
                            </w:rPr>
                            <w:tab/>
                            <w:t>info@peppol.eu</w:t>
                          </w:r>
                        </w:p>
                        <w:p w14:paraId="4BD16E34" w14:textId="3C1743D1" w:rsidR="005F6B0C" w:rsidRPr="003A3D05" w:rsidRDefault="005F6B0C" w:rsidP="008833B4">
                          <w:pPr>
                            <w:spacing w:line="240" w:lineRule="exact"/>
                            <w:rPr>
                              <w:color w:val="007AD7"/>
                              <w:sz w:val="15"/>
                              <w:szCs w:val="15"/>
                            </w:rPr>
                          </w:pPr>
                          <w:r w:rsidRPr="003A3D05">
                            <w:rPr>
                              <w:color w:val="007AD7"/>
                              <w:sz w:val="15"/>
                              <w:szCs w:val="15"/>
                            </w:rPr>
                            <w:t>Rond-point Schuman 6, box 5, 1040 Brussels, Belgium</w:t>
                          </w:r>
                          <w:r w:rsidRPr="003A3D05">
                            <w:rPr>
                              <w:color w:val="007AD7"/>
                              <w:sz w:val="15"/>
                              <w:szCs w:val="15"/>
                            </w:rPr>
                            <w:tab/>
                          </w:r>
                          <w:hyperlink r:id="rId1" w:history="1">
                            <w:r w:rsidRPr="003A3D05">
                              <w:rPr>
                                <w:rStyle w:val="Hyperlink"/>
                                <w:color w:val="007AD7"/>
                                <w:sz w:val="15"/>
                                <w:szCs w:val="15"/>
                                <w:u w:val="none"/>
                              </w:rPr>
                              <w:t>www.peppol.</w:t>
                            </w:r>
                            <w:r w:rsidR="00F035FA" w:rsidRPr="003A3D05">
                              <w:rPr>
                                <w:rStyle w:val="Hyperlink"/>
                                <w:color w:val="007AD7"/>
                                <w:sz w:val="15"/>
                                <w:szCs w:val="15"/>
                                <w:u w:val="none"/>
                              </w:rPr>
                              <w:t>org</w:t>
                            </w:r>
                          </w:hyperlink>
                        </w:p>
                        <w:p w14:paraId="62F7D9E3" w14:textId="7CAB4C69" w:rsidR="005F6B0C" w:rsidRPr="003A3D05" w:rsidRDefault="005F6B0C" w:rsidP="008833B4">
                          <w:pPr>
                            <w:spacing w:line="240" w:lineRule="exact"/>
                            <w:rPr>
                              <w:color w:val="007AD7"/>
                              <w:sz w:val="15"/>
                              <w:szCs w:val="15"/>
                            </w:rPr>
                          </w:pPr>
                          <w:r w:rsidRPr="003A3D05">
                            <w:rPr>
                              <w:color w:val="007AD7"/>
                              <w:sz w:val="15"/>
                              <w:szCs w:val="15"/>
                            </w:rPr>
                            <w:t>Corporate identification number 0848.934.496 (Register of Legal Entities Brussels).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4E8B57" id="_x0000_t202" coordsize="21600,21600" o:spt="202" path="m,l,21600r21600,l21600,xe">
              <v:stroke joinstyle="miter"/>
              <v:path gradientshapeok="t" o:connecttype="rect"/>
            </v:shapetype>
            <v:shape id="Text Box 9" o:spid="_x0000_s1031" type="#_x0000_t202" style="position:absolute;margin-left:-45pt;margin-top:9.55pt;width:294.75pt;height: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" filled="f" stroked="f" strokeweight=".5pt">
              <v:textbox>
                <w:txbxContent>
                  <w:p w14:paraId="6AE3585A" w14:textId="51474400" w:rsidR="005F6B0C" w:rsidRPr="003A3D05" w:rsidRDefault="005F6B0C" w:rsidP="008833B4">
                    <w:pPr>
                      <w:spacing w:line="240" w:lineRule="exact"/>
                      <w:rPr>
                        <w:b/>
                        <w:bCs/>
                        <w:color w:val="007AD7"/>
                        <w:sz w:val="15"/>
                        <w:szCs w:val="15"/>
                      </w:rPr>
                    </w:pPr>
                    <w:r w:rsidRPr="003A3D05">
                      <w:rPr>
                        <w:b/>
                        <w:bCs/>
                        <w:color w:val="007AD7"/>
                        <w:sz w:val="15"/>
                        <w:szCs w:val="15"/>
                      </w:rPr>
                      <w:t>OpenPeppol AISBL</w:t>
                    </w:r>
                    <w:r w:rsidRPr="003A3D05">
                      <w:rPr>
                        <w:bCs/>
                        <w:color w:val="007AD7"/>
                        <w:sz w:val="15"/>
                        <w:szCs w:val="15"/>
                      </w:rPr>
                      <w:tab/>
                    </w:r>
                    <w:r w:rsidRPr="003A3D05">
                      <w:rPr>
                        <w:bCs/>
                        <w:color w:val="007AD7"/>
                        <w:sz w:val="15"/>
                        <w:szCs w:val="15"/>
                      </w:rPr>
                      <w:tab/>
                    </w:r>
                    <w:r w:rsidRPr="003A3D05">
                      <w:rPr>
                        <w:bCs/>
                        <w:color w:val="007AD7"/>
                        <w:sz w:val="15"/>
                        <w:szCs w:val="15"/>
                      </w:rPr>
                      <w:tab/>
                    </w:r>
                    <w:r w:rsidRPr="003A3D05">
                      <w:rPr>
                        <w:bCs/>
                        <w:color w:val="007AD7"/>
                        <w:sz w:val="15"/>
                        <w:szCs w:val="15"/>
                      </w:rPr>
                      <w:tab/>
                      <w:t xml:space="preserve"> </w:t>
                    </w:r>
                    <w:r w:rsidRPr="003A3D05">
                      <w:rPr>
                        <w:bCs/>
                        <w:color w:val="007AD7"/>
                        <w:sz w:val="15"/>
                        <w:szCs w:val="15"/>
                      </w:rPr>
                      <w:tab/>
                      <w:t>info@peppol.eu</w:t>
                    </w:r>
                  </w:p>
                  <w:p w14:paraId="4BD16E34" w14:textId="3C1743D1" w:rsidR="005F6B0C" w:rsidRPr="003A3D05" w:rsidRDefault="005F6B0C" w:rsidP="008833B4">
                    <w:pPr>
                      <w:spacing w:line="240" w:lineRule="exact"/>
                      <w:rPr>
                        <w:color w:val="007AD7"/>
                        <w:sz w:val="15"/>
                        <w:szCs w:val="15"/>
                      </w:rPr>
                    </w:pPr>
                    <w:r w:rsidRPr="003A3D05">
                      <w:rPr>
                        <w:color w:val="007AD7"/>
                        <w:sz w:val="15"/>
                        <w:szCs w:val="15"/>
                      </w:rPr>
                      <w:t>Rond-point Schuman 6, box 5, 1040 Brussels, Belgium</w:t>
                    </w:r>
                    <w:r w:rsidRPr="003A3D05">
                      <w:rPr>
                        <w:color w:val="007AD7"/>
                        <w:sz w:val="15"/>
                        <w:szCs w:val="15"/>
                      </w:rPr>
                      <w:tab/>
                    </w:r>
                    <w:hyperlink r:id="rId2" w:history="1">
                      <w:r w:rsidRPr="003A3D05">
                        <w:rPr>
                          <w:rStyle w:val="Hyperlink"/>
                          <w:color w:val="007AD7"/>
                          <w:sz w:val="15"/>
                          <w:szCs w:val="15"/>
                          <w:u w:val="none"/>
                        </w:rPr>
                        <w:t>www.peppol.</w:t>
                      </w:r>
                      <w:r w:rsidR="00F035FA" w:rsidRPr="003A3D05">
                        <w:rPr>
                          <w:rStyle w:val="Hyperlink"/>
                          <w:color w:val="007AD7"/>
                          <w:sz w:val="15"/>
                          <w:szCs w:val="15"/>
                          <w:u w:val="none"/>
                        </w:rPr>
                        <w:t>org</w:t>
                      </w:r>
                    </w:hyperlink>
                  </w:p>
                  <w:p w14:paraId="62F7D9E3" w14:textId="7CAB4C69" w:rsidR="005F6B0C" w:rsidRPr="003A3D05" w:rsidRDefault="005F6B0C" w:rsidP="008833B4">
                    <w:pPr>
                      <w:spacing w:line="240" w:lineRule="exact"/>
                      <w:rPr>
                        <w:color w:val="007AD7"/>
                        <w:sz w:val="15"/>
                        <w:szCs w:val="15"/>
                      </w:rPr>
                    </w:pPr>
                    <w:r w:rsidRPr="003A3D05">
                      <w:rPr>
                        <w:color w:val="007AD7"/>
                        <w:sz w:val="15"/>
                        <w:szCs w:val="15"/>
                      </w:rPr>
                      <w:t>Corporate identification number 0848.934.496 (Register of Legal Entities Brussels).</w:t>
                    </w:r>
                  </w:p>
                </w:txbxContent>
              </v:textbox>
            </v:shape>
          </w:pict>
        </mc:Fallback>
      </mc:AlternateContent>
    </w:r>
    <w:r>
      <w:tab/>
    </w:r>
    <w:r>
      <w:tab/>
    </w:r>
    <w:r>
      <w:tab/>
    </w:r>
  </w:p>
  <w:p w14:paraId="5014021D" w14:textId="55D585BE" w:rsidR="005F6B0C" w:rsidRPr="002433BC" w:rsidRDefault="005F6B0C" w:rsidP="00B37B43">
    <w:pPr>
      <w:pStyle w:val="Fuzeile"/>
      <w:jc w:val="right"/>
      <w:rPr>
        <w:color w:val="007AD7"/>
        <w:sz w:val="20"/>
        <w:szCs w:val="20"/>
      </w:rPr>
    </w:pPr>
    <w:r>
      <w:tab/>
    </w:r>
    <w:r w:rsidRPr="008457D0">
      <w:rPr>
        <w:sz w:val="20"/>
        <w:szCs w:val="20"/>
      </w:rPr>
      <w:tab/>
    </w:r>
    <w:sdt>
      <w:sdtPr>
        <w:rPr>
          <w:color w:val="007AD7"/>
          <w:sz w:val="20"/>
          <w:szCs w:val="20"/>
        </w:rPr>
        <w:id w:val="182252182"/>
        <w:docPartObj>
          <w:docPartGallery w:val="Page Numbers (Top of Page)"/>
          <w:docPartUnique/>
        </w:docPartObj>
      </w:sdtPr>
      <w:sdtEndPr>
        <w:rPr>
          <w:rFonts w:cs="Arial"/>
        </w:rPr>
      </w:sdtEndPr>
      <w:sdtContent>
        <w:r w:rsidRPr="002433BC">
          <w:rPr>
            <w:rFonts w:cs="Arial"/>
            <w:color w:val="007AD7"/>
            <w:sz w:val="20"/>
            <w:szCs w:val="20"/>
          </w:rPr>
          <w:t xml:space="preserve">Page </w:t>
        </w:r>
        <w:r w:rsidRPr="002433BC">
          <w:rPr>
            <w:rFonts w:cs="Arial"/>
            <w:color w:val="007AD7"/>
            <w:sz w:val="20"/>
            <w:szCs w:val="20"/>
          </w:rPr>
          <w:fldChar w:fldCharType="begin"/>
        </w:r>
        <w:r w:rsidRPr="002433BC">
          <w:rPr>
            <w:rFonts w:cs="Arial"/>
            <w:color w:val="007AD7"/>
            <w:sz w:val="20"/>
            <w:szCs w:val="20"/>
          </w:rPr>
          <w:instrText xml:space="preserve"> PAGE </w:instrText>
        </w:r>
        <w:r w:rsidRPr="002433BC">
          <w:rPr>
            <w:rFonts w:cs="Arial"/>
            <w:color w:val="007AD7"/>
            <w:sz w:val="20"/>
            <w:szCs w:val="20"/>
          </w:rPr>
          <w:fldChar w:fldCharType="separate"/>
        </w:r>
        <w:r w:rsidR="00154A73">
          <w:rPr>
            <w:rFonts w:cs="Arial"/>
            <w:noProof/>
            <w:color w:val="007AD7"/>
            <w:sz w:val="20"/>
            <w:szCs w:val="20"/>
          </w:rPr>
          <w:t>4</w:t>
        </w:r>
        <w:r w:rsidRPr="002433BC">
          <w:rPr>
            <w:rFonts w:cs="Arial"/>
            <w:color w:val="007AD7"/>
            <w:sz w:val="20"/>
            <w:szCs w:val="20"/>
          </w:rPr>
          <w:fldChar w:fldCharType="end"/>
        </w:r>
        <w:r w:rsidRPr="002433BC">
          <w:rPr>
            <w:rFonts w:cs="Arial"/>
            <w:color w:val="007AD7"/>
            <w:sz w:val="20"/>
            <w:szCs w:val="20"/>
          </w:rPr>
          <w:t xml:space="preserve"> of </w:t>
        </w:r>
        <w:r w:rsidRPr="002433BC">
          <w:rPr>
            <w:rFonts w:cs="Arial"/>
            <w:color w:val="007AD7"/>
            <w:sz w:val="20"/>
            <w:szCs w:val="20"/>
          </w:rPr>
          <w:fldChar w:fldCharType="begin"/>
        </w:r>
        <w:r w:rsidRPr="002433BC">
          <w:rPr>
            <w:rFonts w:cs="Arial"/>
            <w:color w:val="007AD7"/>
            <w:sz w:val="20"/>
            <w:szCs w:val="20"/>
          </w:rPr>
          <w:instrText xml:space="preserve"> NUMPAGES  </w:instrText>
        </w:r>
        <w:r w:rsidRPr="002433BC">
          <w:rPr>
            <w:rFonts w:cs="Arial"/>
            <w:color w:val="007AD7"/>
            <w:sz w:val="20"/>
            <w:szCs w:val="20"/>
          </w:rPr>
          <w:fldChar w:fldCharType="separate"/>
        </w:r>
        <w:r w:rsidR="00154A73">
          <w:rPr>
            <w:rFonts w:cs="Arial"/>
            <w:noProof/>
            <w:color w:val="007AD7"/>
            <w:sz w:val="20"/>
            <w:szCs w:val="20"/>
          </w:rPr>
          <w:t>4</w:t>
        </w:r>
        <w:r w:rsidRPr="002433BC">
          <w:rPr>
            <w:rFonts w:cs="Arial"/>
            <w:color w:val="007AD7"/>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E67849" w14:textId="77777777" w:rsidR="007922B3" w:rsidRDefault="007922B3" w:rsidP="008833B4">
      <w:r>
        <w:separator/>
      </w:r>
    </w:p>
  </w:footnote>
  <w:footnote w:type="continuationSeparator" w:id="0">
    <w:p w14:paraId="1D7CCD94" w14:textId="77777777" w:rsidR="007922B3" w:rsidRDefault="007922B3" w:rsidP="008833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C33A6" w14:textId="14A6DC73" w:rsidR="005F6B0C" w:rsidRPr="00E11E1C" w:rsidRDefault="005F6B0C">
    <w:pPr>
      <w:pStyle w:val="Kopfzeile"/>
      <w:rPr>
        <w:color w:val="3274BA"/>
      </w:rPr>
    </w:pPr>
    <w:r w:rsidRPr="00E11E1C">
      <w:rPr>
        <w:noProof/>
        <w:color w:val="3274BA"/>
        <w:lang w:val="el-GR" w:eastAsia="el-GR"/>
      </w:rPr>
      <w:drawing>
        <wp:anchor distT="0" distB="0" distL="114300" distR="114300" simplePos="0" relativeHeight="251656192" behindDoc="0" locked="0" layoutInCell="1" allowOverlap="1" wp14:anchorId="79BBBD25" wp14:editId="028FCA83">
          <wp:simplePos x="0" y="0"/>
          <wp:positionH relativeFrom="column">
            <wp:posOffset>-515390</wp:posOffset>
          </wp:positionH>
          <wp:positionV relativeFrom="paragraph">
            <wp:posOffset>-108123</wp:posOffset>
          </wp:positionV>
          <wp:extent cx="1716592" cy="415636"/>
          <wp:effectExtent l="0" t="0" r="0" b="3810"/>
          <wp:wrapNone/>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p w14:paraId="693CE8E2" w14:textId="77777777" w:rsidR="005F6B0C" w:rsidRDefault="005F6B0C" w:rsidP="00C91C24">
    <w:pPr>
      <w:jc w:val="right"/>
      <w:rPr>
        <w:rFonts w:cs="Arial"/>
        <w:color w:val="007AD7"/>
        <w:sz w:val="20"/>
        <w:szCs w:val="20"/>
      </w:rPr>
    </w:pPr>
  </w:p>
  <w:p w14:paraId="7B88FD6A" w14:textId="21A50A6C" w:rsidR="001122DF" w:rsidRPr="00F159D3" w:rsidRDefault="00DD588A" w:rsidP="001122DF">
    <w:pPr>
      <w:jc w:val="right"/>
      <w:rPr>
        <w:rFonts w:cs="Arial"/>
        <w:color w:val="007AD7"/>
        <w:sz w:val="20"/>
        <w:szCs w:val="20"/>
        <w:highlight w:val="yellow"/>
      </w:rPr>
    </w:pPr>
    <w:r w:rsidRPr="00DD588A">
      <w:rPr>
        <w:rFonts w:cs="Arial"/>
        <w:color w:val="007AD7"/>
        <w:sz w:val="20"/>
        <w:szCs w:val="20"/>
      </w:rPr>
      <w:t>Service Metadata Locator (SML)</w:t>
    </w:r>
  </w:p>
  <w:p w14:paraId="15266A26" w14:textId="3C515ECF" w:rsidR="005F6B0C" w:rsidRPr="00C91C24" w:rsidRDefault="00E965A4" w:rsidP="00C91C24">
    <w:pPr>
      <w:jc w:val="right"/>
      <w:rPr>
        <w:rFonts w:cs="Arial"/>
        <w:color w:val="007AD7"/>
        <w:sz w:val="20"/>
        <w:szCs w:val="20"/>
      </w:rPr>
    </w:pPr>
    <w:r>
      <w:rPr>
        <w:rFonts w:cs="Arial"/>
        <w:color w:val="007AD7"/>
        <w:sz w:val="20"/>
        <w:szCs w:val="20"/>
      </w:rPr>
      <w:t>V</w:t>
    </w:r>
    <w:r w:rsidR="00DD588A">
      <w:rPr>
        <w:rFonts w:cs="Arial"/>
        <w:color w:val="007AD7"/>
        <w:sz w:val="20"/>
        <w:szCs w:val="20"/>
      </w:rPr>
      <w:t>1</w:t>
    </w:r>
    <w:r>
      <w:rPr>
        <w:rFonts w:cs="Arial"/>
        <w:color w:val="007AD7"/>
        <w:sz w:val="20"/>
        <w:szCs w:val="20"/>
      </w:rPr>
      <w:t>.</w:t>
    </w:r>
    <w:r w:rsidR="00203476">
      <w:rPr>
        <w:rFonts w:cs="Arial"/>
        <w:color w:val="007AD7"/>
        <w:sz w:val="20"/>
        <w:szCs w:val="20"/>
      </w:rPr>
      <w:t>3.0</w:t>
    </w:r>
    <w:r w:rsidR="00DD588A">
      <w:rPr>
        <w:rFonts w:cs="Arial"/>
        <w:color w:val="007AD7"/>
        <w:sz w:val="20"/>
        <w:szCs w:val="20"/>
      </w:rPr>
      <w:t>-DRAFT</w:t>
    </w:r>
    <w:r w:rsidR="00EA374D" w:rsidRPr="00AC3F33">
      <w:rPr>
        <w:rFonts w:cs="Arial"/>
        <w:color w:val="007AD7"/>
        <w:sz w:val="20"/>
        <w:szCs w:val="20"/>
      </w:rPr>
      <w:t xml:space="preserve"> </w:t>
    </w:r>
    <w:r w:rsidR="00694E8F" w:rsidRPr="00AC3F33">
      <w:rPr>
        <w:rFonts w:cs="Arial"/>
        <w:color w:val="007AD7"/>
        <w:sz w:val="20"/>
        <w:szCs w:val="20"/>
      </w:rPr>
      <w:t>– 20</w:t>
    </w:r>
    <w:r w:rsidR="003627F1" w:rsidRPr="00AC3F33">
      <w:rPr>
        <w:rFonts w:cs="Arial"/>
        <w:color w:val="007AD7"/>
        <w:sz w:val="20"/>
        <w:szCs w:val="20"/>
      </w:rPr>
      <w:t>24</w:t>
    </w:r>
    <w:r w:rsidR="00203476">
      <w:rPr>
        <w:rFonts w:cs="Arial"/>
        <w:color w:val="007AD7"/>
        <w:sz w:val="20"/>
        <w:szCs w:val="20"/>
      </w:rPr>
      <w:t>-</w:t>
    </w:r>
    <w:r w:rsidR="00E951F2">
      <w:rPr>
        <w:rFonts w:cs="Arial"/>
        <w:color w:val="007AD7"/>
        <w:sz w:val="20"/>
        <w:szCs w:val="20"/>
      </w:rPr>
      <w:t>1</w:t>
    </w:r>
    <w:r w:rsidR="00DD588A">
      <w:rPr>
        <w:rFonts w:cs="Arial"/>
        <w:color w:val="007AD7"/>
        <w:sz w:val="20"/>
        <w:szCs w:val="20"/>
      </w:rPr>
      <w:t>1</w:t>
    </w:r>
    <w:r w:rsidR="00203476">
      <w:rPr>
        <w:rFonts w:cs="Arial"/>
        <w:color w:val="007AD7"/>
        <w:sz w:val="20"/>
        <w:szCs w:val="20"/>
      </w:rPr>
      <w:t>-</w:t>
    </w:r>
    <w:r w:rsidR="00DD588A">
      <w:rPr>
        <w:rFonts w:cs="Arial"/>
        <w:color w:val="007AD7"/>
        <w:sz w:val="20"/>
        <w:szCs w:val="20"/>
      </w:rPr>
      <w:t>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777B6"/>
    <w:multiLevelType w:val="hybridMultilevel"/>
    <w:tmpl w:val="92101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FE64E4"/>
    <w:multiLevelType w:val="hybridMultilevel"/>
    <w:tmpl w:val="A3404BE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 w15:restartNumberingAfterBreak="0">
    <w:nsid w:val="07CB2ADA"/>
    <w:multiLevelType w:val="hybridMultilevel"/>
    <w:tmpl w:val="3346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DA6D4B"/>
    <w:multiLevelType w:val="hybridMultilevel"/>
    <w:tmpl w:val="D3C005A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 w15:restartNumberingAfterBreak="0">
    <w:nsid w:val="08415F89"/>
    <w:multiLevelType w:val="hybridMultilevel"/>
    <w:tmpl w:val="9CA4A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84A1EFF"/>
    <w:multiLevelType w:val="hybridMultilevel"/>
    <w:tmpl w:val="E11A2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B724111"/>
    <w:multiLevelType w:val="hybridMultilevel"/>
    <w:tmpl w:val="B894AABE"/>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7" w15:restartNumberingAfterBreak="0">
    <w:nsid w:val="0C4F66E9"/>
    <w:multiLevelType w:val="hybridMultilevel"/>
    <w:tmpl w:val="99D288A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8" w15:restartNumberingAfterBreak="0">
    <w:nsid w:val="0CF3796F"/>
    <w:multiLevelType w:val="hybridMultilevel"/>
    <w:tmpl w:val="C78CF0C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9" w15:restartNumberingAfterBreak="0">
    <w:nsid w:val="0F7B10C8"/>
    <w:multiLevelType w:val="hybridMultilevel"/>
    <w:tmpl w:val="1412592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0" w15:restartNumberingAfterBreak="0">
    <w:nsid w:val="104F6BB0"/>
    <w:multiLevelType w:val="hybridMultilevel"/>
    <w:tmpl w:val="3760C3A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1" w15:restartNumberingAfterBreak="0">
    <w:nsid w:val="16F43F0E"/>
    <w:multiLevelType w:val="hybridMultilevel"/>
    <w:tmpl w:val="5E8E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A794B57"/>
    <w:multiLevelType w:val="hybridMultilevel"/>
    <w:tmpl w:val="F5EE4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ABE33E2"/>
    <w:multiLevelType w:val="hybridMultilevel"/>
    <w:tmpl w:val="24B0E73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4" w15:restartNumberingAfterBreak="0">
    <w:nsid w:val="1ADF0328"/>
    <w:multiLevelType w:val="hybridMultilevel"/>
    <w:tmpl w:val="803619F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5" w15:restartNumberingAfterBreak="0">
    <w:nsid w:val="1E2B041F"/>
    <w:multiLevelType w:val="hybridMultilevel"/>
    <w:tmpl w:val="794822AE"/>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16" w15:restartNumberingAfterBreak="0">
    <w:nsid w:val="1E7244D8"/>
    <w:multiLevelType w:val="hybridMultilevel"/>
    <w:tmpl w:val="BBA8ADF4"/>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7" w15:restartNumberingAfterBreak="0">
    <w:nsid w:val="1FAC4C5F"/>
    <w:multiLevelType w:val="hybridMultilevel"/>
    <w:tmpl w:val="315E65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E667E0"/>
    <w:multiLevelType w:val="hybridMultilevel"/>
    <w:tmpl w:val="7A6E55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19332CD"/>
    <w:multiLevelType w:val="hybridMultilevel"/>
    <w:tmpl w:val="4588FB8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0" w15:restartNumberingAfterBreak="0">
    <w:nsid w:val="29F95E70"/>
    <w:multiLevelType w:val="hybridMultilevel"/>
    <w:tmpl w:val="7CC4EBB6"/>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1" w15:restartNumberingAfterBreak="0">
    <w:nsid w:val="2E78636A"/>
    <w:multiLevelType w:val="hybridMultilevel"/>
    <w:tmpl w:val="50541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145717E"/>
    <w:multiLevelType w:val="hybridMultilevel"/>
    <w:tmpl w:val="7638B87C"/>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3" w15:restartNumberingAfterBreak="0">
    <w:nsid w:val="319555FD"/>
    <w:multiLevelType w:val="hybridMultilevel"/>
    <w:tmpl w:val="09A2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1E72149"/>
    <w:multiLevelType w:val="hybridMultilevel"/>
    <w:tmpl w:val="5616072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5" w15:restartNumberingAfterBreak="0">
    <w:nsid w:val="33613B80"/>
    <w:multiLevelType w:val="hybridMultilevel"/>
    <w:tmpl w:val="CE9000A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6" w15:restartNumberingAfterBreak="0">
    <w:nsid w:val="34044174"/>
    <w:multiLevelType w:val="hybridMultilevel"/>
    <w:tmpl w:val="9DF8DC8C"/>
    <w:lvl w:ilvl="0" w:tplc="0809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7" w15:restartNumberingAfterBreak="0">
    <w:nsid w:val="34142AA3"/>
    <w:multiLevelType w:val="hybridMultilevel"/>
    <w:tmpl w:val="BDB0A250"/>
    <w:lvl w:ilvl="0" w:tplc="0809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8" w15:restartNumberingAfterBreak="0">
    <w:nsid w:val="35F5467C"/>
    <w:multiLevelType w:val="hybridMultilevel"/>
    <w:tmpl w:val="7FD6D53C"/>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9" w15:restartNumberingAfterBreak="0">
    <w:nsid w:val="37A021F8"/>
    <w:multiLevelType w:val="hybridMultilevel"/>
    <w:tmpl w:val="A5344F1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0" w15:restartNumberingAfterBreak="0">
    <w:nsid w:val="37CB2637"/>
    <w:multiLevelType w:val="hybridMultilevel"/>
    <w:tmpl w:val="72FED31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39EF4D67"/>
    <w:multiLevelType w:val="hybridMultilevel"/>
    <w:tmpl w:val="7F321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3AA05186"/>
    <w:multiLevelType w:val="hybridMultilevel"/>
    <w:tmpl w:val="9EC80D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AC379BF"/>
    <w:multiLevelType w:val="hybridMultilevel"/>
    <w:tmpl w:val="D87827C2"/>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34" w15:restartNumberingAfterBreak="0">
    <w:nsid w:val="3F3A4B82"/>
    <w:multiLevelType w:val="hybridMultilevel"/>
    <w:tmpl w:val="E686520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5" w15:restartNumberingAfterBreak="0">
    <w:nsid w:val="401807F8"/>
    <w:multiLevelType w:val="hybridMultilevel"/>
    <w:tmpl w:val="C2106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07755C8"/>
    <w:multiLevelType w:val="hybridMultilevel"/>
    <w:tmpl w:val="52FC0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49A1196"/>
    <w:multiLevelType w:val="hybridMultilevel"/>
    <w:tmpl w:val="D8442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5C30799"/>
    <w:multiLevelType w:val="hybridMultilevel"/>
    <w:tmpl w:val="704203C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9" w15:restartNumberingAfterBreak="0">
    <w:nsid w:val="49534713"/>
    <w:multiLevelType w:val="hybridMultilevel"/>
    <w:tmpl w:val="EB2A34A8"/>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0" w15:restartNumberingAfterBreak="0">
    <w:nsid w:val="4AE319EB"/>
    <w:multiLevelType w:val="hybridMultilevel"/>
    <w:tmpl w:val="A474969A"/>
    <w:lvl w:ilvl="0" w:tplc="3B64E9C2">
      <w:start w:val="1"/>
      <w:numFmt w:val="bullet"/>
      <w:lvlText w:val=""/>
      <w:lvlJc w:val="left"/>
      <w:pPr>
        <w:ind w:left="862" w:hanging="360"/>
      </w:pPr>
      <w:rPr>
        <w:rFonts w:ascii="Wingdings" w:hAnsi="Wingdings" w:hint="default"/>
      </w:rPr>
    </w:lvl>
    <w:lvl w:ilvl="1" w:tplc="0C070003" w:tentative="1">
      <w:start w:val="1"/>
      <w:numFmt w:val="bullet"/>
      <w:lvlText w:val="o"/>
      <w:lvlJc w:val="left"/>
      <w:pPr>
        <w:ind w:left="1582" w:hanging="360"/>
      </w:pPr>
      <w:rPr>
        <w:rFonts w:ascii="Courier New" w:hAnsi="Courier New" w:cs="Courier New" w:hint="default"/>
      </w:rPr>
    </w:lvl>
    <w:lvl w:ilvl="2" w:tplc="0C070005" w:tentative="1">
      <w:start w:val="1"/>
      <w:numFmt w:val="bullet"/>
      <w:lvlText w:val=""/>
      <w:lvlJc w:val="left"/>
      <w:pPr>
        <w:ind w:left="2302" w:hanging="360"/>
      </w:pPr>
      <w:rPr>
        <w:rFonts w:ascii="Wingdings" w:hAnsi="Wingdings" w:hint="default"/>
      </w:rPr>
    </w:lvl>
    <w:lvl w:ilvl="3" w:tplc="0C070001" w:tentative="1">
      <w:start w:val="1"/>
      <w:numFmt w:val="bullet"/>
      <w:lvlText w:val=""/>
      <w:lvlJc w:val="left"/>
      <w:pPr>
        <w:ind w:left="3022" w:hanging="360"/>
      </w:pPr>
      <w:rPr>
        <w:rFonts w:ascii="Symbol" w:hAnsi="Symbol" w:hint="default"/>
      </w:rPr>
    </w:lvl>
    <w:lvl w:ilvl="4" w:tplc="0C070003" w:tentative="1">
      <w:start w:val="1"/>
      <w:numFmt w:val="bullet"/>
      <w:lvlText w:val="o"/>
      <w:lvlJc w:val="left"/>
      <w:pPr>
        <w:ind w:left="3742" w:hanging="360"/>
      </w:pPr>
      <w:rPr>
        <w:rFonts w:ascii="Courier New" w:hAnsi="Courier New" w:cs="Courier New" w:hint="default"/>
      </w:rPr>
    </w:lvl>
    <w:lvl w:ilvl="5" w:tplc="0C070005" w:tentative="1">
      <w:start w:val="1"/>
      <w:numFmt w:val="bullet"/>
      <w:lvlText w:val=""/>
      <w:lvlJc w:val="left"/>
      <w:pPr>
        <w:ind w:left="4462" w:hanging="360"/>
      </w:pPr>
      <w:rPr>
        <w:rFonts w:ascii="Wingdings" w:hAnsi="Wingdings" w:hint="default"/>
      </w:rPr>
    </w:lvl>
    <w:lvl w:ilvl="6" w:tplc="0C070001" w:tentative="1">
      <w:start w:val="1"/>
      <w:numFmt w:val="bullet"/>
      <w:lvlText w:val=""/>
      <w:lvlJc w:val="left"/>
      <w:pPr>
        <w:ind w:left="5182" w:hanging="360"/>
      </w:pPr>
      <w:rPr>
        <w:rFonts w:ascii="Symbol" w:hAnsi="Symbol" w:hint="default"/>
      </w:rPr>
    </w:lvl>
    <w:lvl w:ilvl="7" w:tplc="0C070003" w:tentative="1">
      <w:start w:val="1"/>
      <w:numFmt w:val="bullet"/>
      <w:lvlText w:val="o"/>
      <w:lvlJc w:val="left"/>
      <w:pPr>
        <w:ind w:left="5902" w:hanging="360"/>
      </w:pPr>
      <w:rPr>
        <w:rFonts w:ascii="Courier New" w:hAnsi="Courier New" w:cs="Courier New" w:hint="default"/>
      </w:rPr>
    </w:lvl>
    <w:lvl w:ilvl="8" w:tplc="0C070005" w:tentative="1">
      <w:start w:val="1"/>
      <w:numFmt w:val="bullet"/>
      <w:lvlText w:val=""/>
      <w:lvlJc w:val="left"/>
      <w:pPr>
        <w:ind w:left="6622" w:hanging="360"/>
      </w:pPr>
      <w:rPr>
        <w:rFonts w:ascii="Wingdings" w:hAnsi="Wingdings" w:hint="default"/>
      </w:rPr>
    </w:lvl>
  </w:abstractNum>
  <w:abstractNum w:abstractNumId="41" w15:restartNumberingAfterBreak="0">
    <w:nsid w:val="4C9A6F26"/>
    <w:multiLevelType w:val="hybridMultilevel"/>
    <w:tmpl w:val="C6682CA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2" w15:restartNumberingAfterBreak="0">
    <w:nsid w:val="4CFD4AA6"/>
    <w:multiLevelType w:val="hybridMultilevel"/>
    <w:tmpl w:val="04ACB3D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3" w15:restartNumberingAfterBreak="0">
    <w:nsid w:val="4ED038F1"/>
    <w:multiLevelType w:val="hybridMultilevel"/>
    <w:tmpl w:val="5638F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5A564E2D"/>
    <w:multiLevelType w:val="multilevel"/>
    <w:tmpl w:val="E5404E10"/>
    <w:lvl w:ilvl="0">
      <w:start w:val="1"/>
      <w:numFmt w:val="bullet"/>
      <w:pStyle w:val="PBullet"/>
      <w:lvlText w:val=""/>
      <w:lvlJc w:val="left"/>
      <w:pPr>
        <w:ind w:left="720" w:hanging="360"/>
      </w:pPr>
      <w:rPr>
        <w:rFonts w:ascii="Symbol" w:hAnsi="Symbol" w:hint="default"/>
        <w:color w:val="00326D"/>
      </w:rPr>
    </w:lvl>
    <w:lvl w:ilvl="1">
      <w:start w:val="1"/>
      <w:numFmt w:val="bullet"/>
      <w:lvlText w:val="o"/>
      <w:lvlJc w:val="left"/>
      <w:pPr>
        <w:ind w:left="1440" w:hanging="360"/>
      </w:pPr>
      <w:rPr>
        <w:rFonts w:ascii="Courier New" w:hAnsi="Courier New" w:hint="default"/>
        <w:color w:val="00326D"/>
      </w:rPr>
    </w:lvl>
    <w:lvl w:ilvl="2">
      <w:start w:val="1"/>
      <w:numFmt w:val="bullet"/>
      <w:lvlText w:val=""/>
      <w:lvlJc w:val="left"/>
      <w:pPr>
        <w:ind w:left="2160" w:hanging="360"/>
      </w:pPr>
      <w:rPr>
        <w:rFonts w:ascii="Wingdings" w:hAnsi="Wingdings" w:hint="default"/>
        <w:color w:val="00326D"/>
      </w:rPr>
    </w:lvl>
    <w:lvl w:ilvl="3">
      <w:start w:val="1"/>
      <w:numFmt w:val="bullet"/>
      <w:lvlText w:val=""/>
      <w:lvlJc w:val="left"/>
      <w:pPr>
        <w:ind w:left="2880" w:hanging="360"/>
      </w:pPr>
      <w:rPr>
        <w:rFonts w:ascii="Symbol" w:hAnsi="Symbol" w:hint="default"/>
        <w:color w:val="00326D"/>
      </w:rPr>
    </w:lvl>
    <w:lvl w:ilvl="4">
      <w:start w:val="1"/>
      <w:numFmt w:val="bullet"/>
      <w:lvlText w:val="o"/>
      <w:lvlJc w:val="left"/>
      <w:pPr>
        <w:ind w:left="3600" w:hanging="360"/>
      </w:pPr>
      <w:rPr>
        <w:rFonts w:ascii="Courier New" w:hAnsi="Courier New" w:hint="default"/>
        <w:color w:val="00326D"/>
      </w:rPr>
    </w:lvl>
    <w:lvl w:ilvl="5">
      <w:start w:val="1"/>
      <w:numFmt w:val="bullet"/>
      <w:lvlText w:val=""/>
      <w:lvlJc w:val="left"/>
      <w:pPr>
        <w:ind w:left="4320" w:hanging="360"/>
      </w:pPr>
      <w:rPr>
        <w:rFonts w:ascii="Wingdings" w:hAnsi="Wingdings" w:hint="default"/>
        <w:color w:val="00326D"/>
      </w:rPr>
    </w:lvl>
    <w:lvl w:ilvl="6">
      <w:start w:val="1"/>
      <w:numFmt w:val="bullet"/>
      <w:lvlText w:val=""/>
      <w:lvlJc w:val="left"/>
      <w:pPr>
        <w:ind w:left="5040" w:hanging="360"/>
      </w:pPr>
      <w:rPr>
        <w:rFonts w:ascii="Symbol" w:hAnsi="Symbol" w:hint="default"/>
        <w:color w:val="00326D"/>
      </w:rPr>
    </w:lvl>
    <w:lvl w:ilvl="7">
      <w:start w:val="1"/>
      <w:numFmt w:val="bullet"/>
      <w:lvlText w:val="o"/>
      <w:lvlJc w:val="left"/>
      <w:pPr>
        <w:ind w:left="5760" w:hanging="360"/>
      </w:pPr>
      <w:rPr>
        <w:rFonts w:ascii="Courier New" w:hAnsi="Courier New" w:hint="default"/>
        <w:color w:val="00326D"/>
      </w:rPr>
    </w:lvl>
    <w:lvl w:ilvl="8">
      <w:start w:val="1"/>
      <w:numFmt w:val="bullet"/>
      <w:lvlText w:val=""/>
      <w:lvlJc w:val="left"/>
      <w:pPr>
        <w:ind w:left="6480" w:hanging="360"/>
      </w:pPr>
      <w:rPr>
        <w:rFonts w:ascii="Wingdings" w:hAnsi="Wingdings" w:hint="default"/>
        <w:color w:val="00326D"/>
      </w:rPr>
    </w:lvl>
  </w:abstractNum>
  <w:abstractNum w:abstractNumId="45" w15:restartNumberingAfterBreak="0">
    <w:nsid w:val="5C0C072B"/>
    <w:multiLevelType w:val="hybridMultilevel"/>
    <w:tmpl w:val="497A56D0"/>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6" w15:restartNumberingAfterBreak="0">
    <w:nsid w:val="5D623E57"/>
    <w:multiLevelType w:val="multilevel"/>
    <w:tmpl w:val="9284686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6123354A"/>
    <w:multiLevelType w:val="hybridMultilevel"/>
    <w:tmpl w:val="6E9A728C"/>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8" w15:restartNumberingAfterBreak="0">
    <w:nsid w:val="62802427"/>
    <w:multiLevelType w:val="hybridMultilevel"/>
    <w:tmpl w:val="E42894A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9" w15:restartNumberingAfterBreak="0">
    <w:nsid w:val="63905781"/>
    <w:multiLevelType w:val="hybridMultilevel"/>
    <w:tmpl w:val="96E8E6B2"/>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50" w15:restartNumberingAfterBreak="0">
    <w:nsid w:val="64987637"/>
    <w:multiLevelType w:val="hybridMultilevel"/>
    <w:tmpl w:val="FD0EB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6532098D"/>
    <w:multiLevelType w:val="hybridMultilevel"/>
    <w:tmpl w:val="79EA8AF0"/>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2" w15:restartNumberingAfterBreak="0">
    <w:nsid w:val="664D6AFD"/>
    <w:multiLevelType w:val="hybridMultilevel"/>
    <w:tmpl w:val="7050155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3" w15:restartNumberingAfterBreak="0">
    <w:nsid w:val="66E524C4"/>
    <w:multiLevelType w:val="multilevel"/>
    <w:tmpl w:val="C2E66A1C"/>
    <w:lvl w:ilvl="0">
      <w:start w:val="1"/>
      <w:numFmt w:val="decimal"/>
      <w:pStyle w:val="PHeading1"/>
      <w:lvlText w:val="%1"/>
      <w:lvlJc w:val="left"/>
      <w:pPr>
        <w:ind w:left="432" w:hanging="432"/>
      </w:pPr>
      <w:rPr>
        <w:rFonts w:hint="default"/>
      </w:rPr>
    </w:lvl>
    <w:lvl w:ilvl="1">
      <w:start w:val="1"/>
      <w:numFmt w:val="decimal"/>
      <w:pStyle w:val="PHeading2"/>
      <w:lvlText w:val="%1.%2"/>
      <w:lvlJc w:val="left"/>
      <w:pPr>
        <w:ind w:left="576" w:hanging="576"/>
      </w:pPr>
      <w:rPr>
        <w:rFonts w:hint="default"/>
      </w:rPr>
    </w:lvl>
    <w:lvl w:ilvl="2">
      <w:start w:val="1"/>
      <w:numFmt w:val="decimal"/>
      <w:pStyle w:val="PHeading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4" w15:restartNumberingAfterBreak="0">
    <w:nsid w:val="69B22685"/>
    <w:multiLevelType w:val="hybridMultilevel"/>
    <w:tmpl w:val="E6305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6AF91907"/>
    <w:multiLevelType w:val="hybridMultilevel"/>
    <w:tmpl w:val="A1C44CB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6" w15:restartNumberingAfterBreak="0">
    <w:nsid w:val="6F237340"/>
    <w:multiLevelType w:val="hybridMultilevel"/>
    <w:tmpl w:val="6B1E00B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7" w15:restartNumberingAfterBreak="0">
    <w:nsid w:val="70F9571E"/>
    <w:multiLevelType w:val="hybridMultilevel"/>
    <w:tmpl w:val="C612552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8" w15:restartNumberingAfterBreak="0">
    <w:nsid w:val="71576E53"/>
    <w:multiLevelType w:val="hybridMultilevel"/>
    <w:tmpl w:val="8D7E84C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9" w15:restartNumberingAfterBreak="0">
    <w:nsid w:val="745C3990"/>
    <w:multiLevelType w:val="multilevel"/>
    <w:tmpl w:val="8ADEF478"/>
    <w:lvl w:ilvl="0">
      <w:start w:val="1"/>
      <w:numFmt w:val="decimal"/>
      <w:pStyle w:val="PNumbered"/>
      <w:lvlText w:val="%1."/>
      <w:lvlJc w:val="left"/>
      <w:pPr>
        <w:ind w:left="1074" w:hanging="360"/>
      </w:pPr>
      <w:rPr>
        <w:rFonts w:hint="default"/>
        <w:color w:val="00326D"/>
      </w:rPr>
    </w:lvl>
    <w:lvl w:ilvl="1">
      <w:start w:val="1"/>
      <w:numFmt w:val="lowerLetter"/>
      <w:lvlText w:val="%2."/>
      <w:lvlJc w:val="left"/>
      <w:pPr>
        <w:ind w:left="1440" w:hanging="360"/>
      </w:pPr>
      <w:rPr>
        <w:rFonts w:hint="default"/>
        <w:color w:val="00326D"/>
      </w:rPr>
    </w:lvl>
    <w:lvl w:ilvl="2">
      <w:start w:val="1"/>
      <w:numFmt w:val="lowerRoman"/>
      <w:lvlText w:val="%3."/>
      <w:lvlJc w:val="right"/>
      <w:pPr>
        <w:ind w:left="2160" w:hanging="180"/>
      </w:pPr>
      <w:rPr>
        <w:rFonts w:hint="default"/>
        <w:color w:val="00326D"/>
      </w:rPr>
    </w:lvl>
    <w:lvl w:ilvl="3">
      <w:start w:val="1"/>
      <w:numFmt w:val="decimal"/>
      <w:lvlText w:val="%4."/>
      <w:lvlJc w:val="left"/>
      <w:pPr>
        <w:ind w:left="2880" w:hanging="360"/>
      </w:pPr>
      <w:rPr>
        <w:rFonts w:hint="default"/>
        <w:color w:val="00326D"/>
      </w:rPr>
    </w:lvl>
    <w:lvl w:ilvl="4">
      <w:start w:val="1"/>
      <w:numFmt w:val="lowerLetter"/>
      <w:lvlText w:val="%5."/>
      <w:lvlJc w:val="left"/>
      <w:pPr>
        <w:ind w:left="3600" w:hanging="360"/>
      </w:pPr>
      <w:rPr>
        <w:rFonts w:hint="default"/>
        <w:color w:val="00326D"/>
      </w:rPr>
    </w:lvl>
    <w:lvl w:ilvl="5">
      <w:start w:val="1"/>
      <w:numFmt w:val="lowerRoman"/>
      <w:lvlText w:val="%6."/>
      <w:lvlJc w:val="right"/>
      <w:pPr>
        <w:ind w:left="4320" w:hanging="180"/>
      </w:pPr>
      <w:rPr>
        <w:rFonts w:hint="default"/>
        <w:color w:val="00326D"/>
      </w:rPr>
    </w:lvl>
    <w:lvl w:ilvl="6">
      <w:start w:val="1"/>
      <w:numFmt w:val="decimal"/>
      <w:lvlText w:val="%7."/>
      <w:lvlJc w:val="left"/>
      <w:pPr>
        <w:ind w:left="5040" w:hanging="360"/>
      </w:pPr>
      <w:rPr>
        <w:rFonts w:hint="default"/>
        <w:color w:val="00326D"/>
      </w:rPr>
    </w:lvl>
    <w:lvl w:ilvl="7">
      <w:start w:val="1"/>
      <w:numFmt w:val="lowerLetter"/>
      <w:lvlText w:val="%8."/>
      <w:lvlJc w:val="left"/>
      <w:pPr>
        <w:ind w:left="5760" w:hanging="360"/>
      </w:pPr>
      <w:rPr>
        <w:rFonts w:hint="default"/>
        <w:color w:val="00326D"/>
      </w:rPr>
    </w:lvl>
    <w:lvl w:ilvl="8">
      <w:start w:val="1"/>
      <w:numFmt w:val="lowerRoman"/>
      <w:lvlText w:val="%9."/>
      <w:lvlJc w:val="right"/>
      <w:pPr>
        <w:ind w:left="6480" w:hanging="180"/>
      </w:pPr>
      <w:rPr>
        <w:rFonts w:hint="default"/>
        <w:color w:val="00326D"/>
      </w:rPr>
    </w:lvl>
  </w:abstractNum>
  <w:abstractNum w:abstractNumId="60" w15:restartNumberingAfterBreak="0">
    <w:nsid w:val="75F03B40"/>
    <w:multiLevelType w:val="hybridMultilevel"/>
    <w:tmpl w:val="A5D0BCFC"/>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1" w15:restartNumberingAfterBreak="0">
    <w:nsid w:val="76C07CA9"/>
    <w:multiLevelType w:val="hybridMultilevel"/>
    <w:tmpl w:val="47CE40A8"/>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2" w15:restartNumberingAfterBreak="0">
    <w:nsid w:val="77357486"/>
    <w:multiLevelType w:val="hybridMultilevel"/>
    <w:tmpl w:val="B29213C4"/>
    <w:lvl w:ilvl="0" w:tplc="0C07000F">
      <w:start w:val="1"/>
      <w:numFmt w:val="decimal"/>
      <w:lvlText w:val="%1."/>
      <w:lvlJc w:val="left"/>
      <w:pPr>
        <w:ind w:left="1077" w:hanging="360"/>
      </w:pPr>
      <w:rPr>
        <w:rFonts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63" w15:restartNumberingAfterBreak="0">
    <w:nsid w:val="7842550F"/>
    <w:multiLevelType w:val="hybridMultilevel"/>
    <w:tmpl w:val="BB4A77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7AEA3FE6"/>
    <w:multiLevelType w:val="hybridMultilevel"/>
    <w:tmpl w:val="17789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7D5A3CFD"/>
    <w:multiLevelType w:val="hybridMultilevel"/>
    <w:tmpl w:val="08D8860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6" w15:restartNumberingAfterBreak="0">
    <w:nsid w:val="7DF85F71"/>
    <w:multiLevelType w:val="hybridMultilevel"/>
    <w:tmpl w:val="9AB4543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7" w15:restartNumberingAfterBreak="0">
    <w:nsid w:val="7F3C7DF9"/>
    <w:multiLevelType w:val="multilevel"/>
    <w:tmpl w:val="1B329388"/>
    <w:lvl w:ilvl="0">
      <w:start w:val="1"/>
      <w:numFmt w:val="decimal"/>
      <w:pStyle w:val="NumberedContract1"/>
      <w:isLgl/>
      <w:lvlText w:val="%1."/>
      <w:lvlJc w:val="left"/>
      <w:pPr>
        <w:tabs>
          <w:tab w:val="num" w:pos="432"/>
        </w:tabs>
        <w:ind w:left="432" w:hanging="432"/>
      </w:pPr>
      <w:rPr>
        <w:rFonts w:cs="Times New Roman" w:hint="default"/>
      </w:rPr>
    </w:lvl>
    <w:lvl w:ilvl="1">
      <w:start w:val="1"/>
      <w:numFmt w:val="decimal"/>
      <w:pStyle w:val="NumberedContract2"/>
      <w:isLgl/>
      <w:lvlText w:val="%1.%2."/>
      <w:lvlJc w:val="right"/>
      <w:pPr>
        <w:tabs>
          <w:tab w:val="num" w:pos="504"/>
        </w:tabs>
        <w:ind w:left="504" w:hanging="72"/>
      </w:pPr>
      <w:rPr>
        <w:rFonts w:cs="Times New Roman" w:hint="default"/>
      </w:rPr>
    </w:lvl>
    <w:lvl w:ilvl="2">
      <w:start w:val="1"/>
      <w:numFmt w:val="decimal"/>
      <w:pStyle w:val="NumberedContract3"/>
      <w:isLgl/>
      <w:lvlText w:val="%1.%2.%3."/>
      <w:lvlJc w:val="right"/>
      <w:pPr>
        <w:tabs>
          <w:tab w:val="num" w:pos="792"/>
        </w:tabs>
        <w:ind w:left="792" w:hanging="72"/>
      </w:pPr>
      <w:rPr>
        <w:rFonts w:cs="Times New Roman" w:hint="default"/>
      </w:rPr>
    </w:lvl>
    <w:lvl w:ilvl="3">
      <w:start w:val="1"/>
      <w:numFmt w:val="none"/>
      <w:lvlText w:val=""/>
      <w:lvlJc w:val="left"/>
      <w:pPr>
        <w:tabs>
          <w:tab w:val="num" w:pos="1440"/>
        </w:tabs>
        <w:ind w:left="1440" w:hanging="360"/>
      </w:pPr>
      <w:rPr>
        <w:rFonts w:cs="Times New Roman" w:hint="default"/>
      </w:rPr>
    </w:lvl>
    <w:lvl w:ilvl="4">
      <w:start w:val="1"/>
      <w:numFmt w:val="none"/>
      <w:lvlText w:val=""/>
      <w:lvlJc w:val="left"/>
      <w:pPr>
        <w:tabs>
          <w:tab w:val="num" w:pos="1800"/>
        </w:tabs>
        <w:ind w:left="1800" w:hanging="360"/>
      </w:pPr>
      <w:rPr>
        <w:rFonts w:cs="Times New Roman" w:hint="default"/>
      </w:rPr>
    </w:lvl>
    <w:lvl w:ilvl="5">
      <w:start w:val="1"/>
      <w:numFmt w:val="none"/>
      <w:lvlText w:val=""/>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num w:numId="1" w16cid:durableId="1816952595">
    <w:abstractNumId w:val="46"/>
  </w:num>
  <w:num w:numId="2" w16cid:durableId="1146051558">
    <w:abstractNumId w:val="53"/>
  </w:num>
  <w:num w:numId="3" w16cid:durableId="742993157">
    <w:abstractNumId w:val="44"/>
  </w:num>
  <w:num w:numId="4" w16cid:durableId="283732731">
    <w:abstractNumId w:val="67"/>
  </w:num>
  <w:num w:numId="5" w16cid:durableId="2132358089">
    <w:abstractNumId w:val="59"/>
  </w:num>
  <w:num w:numId="6" w16cid:durableId="206583014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14928118">
    <w:abstractNumId w:val="27"/>
  </w:num>
  <w:num w:numId="8" w16cid:durableId="1093168065">
    <w:abstractNumId w:val="10"/>
  </w:num>
  <w:num w:numId="9" w16cid:durableId="638610089">
    <w:abstractNumId w:val="40"/>
  </w:num>
  <w:num w:numId="10" w16cid:durableId="1417827511">
    <w:abstractNumId w:val="33"/>
  </w:num>
  <w:num w:numId="11" w16cid:durableId="1245913677">
    <w:abstractNumId w:val="15"/>
  </w:num>
  <w:num w:numId="12" w16cid:durableId="393166548">
    <w:abstractNumId w:val="14"/>
  </w:num>
  <w:num w:numId="13" w16cid:durableId="1132749626">
    <w:abstractNumId w:val="51"/>
  </w:num>
  <w:num w:numId="14" w16cid:durableId="1745641219">
    <w:abstractNumId w:val="22"/>
  </w:num>
  <w:num w:numId="15" w16cid:durableId="644431323">
    <w:abstractNumId w:val="20"/>
  </w:num>
  <w:num w:numId="16" w16cid:durableId="2103332459">
    <w:abstractNumId w:val="25"/>
  </w:num>
  <w:num w:numId="17" w16cid:durableId="127403535">
    <w:abstractNumId w:val="16"/>
  </w:num>
  <w:num w:numId="18" w16cid:durableId="515122230">
    <w:abstractNumId w:val="60"/>
  </w:num>
  <w:num w:numId="19" w16cid:durableId="1187133733">
    <w:abstractNumId w:val="6"/>
  </w:num>
  <w:num w:numId="20" w16cid:durableId="397166638">
    <w:abstractNumId w:val="34"/>
  </w:num>
  <w:num w:numId="21" w16cid:durableId="1218928919">
    <w:abstractNumId w:val="61"/>
  </w:num>
  <w:num w:numId="22" w16cid:durableId="1321537108">
    <w:abstractNumId w:val="47"/>
  </w:num>
  <w:num w:numId="23" w16cid:durableId="739055995">
    <w:abstractNumId w:val="28"/>
  </w:num>
  <w:num w:numId="24" w16cid:durableId="96491471">
    <w:abstractNumId w:val="62"/>
  </w:num>
  <w:num w:numId="25" w16cid:durableId="1047297601">
    <w:abstractNumId w:val="39"/>
  </w:num>
  <w:num w:numId="26" w16cid:durableId="1817213096">
    <w:abstractNumId w:val="1"/>
  </w:num>
  <w:num w:numId="27" w16cid:durableId="230770687">
    <w:abstractNumId w:val="26"/>
  </w:num>
  <w:num w:numId="28" w16cid:durableId="260648926">
    <w:abstractNumId w:val="32"/>
  </w:num>
  <w:num w:numId="29" w16cid:durableId="82649411">
    <w:abstractNumId w:val="41"/>
  </w:num>
  <w:num w:numId="30" w16cid:durableId="1463377346">
    <w:abstractNumId w:val="13"/>
  </w:num>
  <w:num w:numId="31" w16cid:durableId="88083613">
    <w:abstractNumId w:val="54"/>
  </w:num>
  <w:num w:numId="32" w16cid:durableId="1482120182">
    <w:abstractNumId w:val="29"/>
  </w:num>
  <w:num w:numId="33" w16cid:durableId="1845198131">
    <w:abstractNumId w:val="11"/>
  </w:num>
  <w:num w:numId="34" w16cid:durableId="1739791526">
    <w:abstractNumId w:val="17"/>
  </w:num>
  <w:num w:numId="35" w16cid:durableId="2014918875">
    <w:abstractNumId w:val="50"/>
  </w:num>
  <w:num w:numId="36" w16cid:durableId="1877815013">
    <w:abstractNumId w:val="64"/>
  </w:num>
  <w:num w:numId="37" w16cid:durableId="338242537">
    <w:abstractNumId w:val="36"/>
  </w:num>
  <w:num w:numId="38" w16cid:durableId="848494900">
    <w:abstractNumId w:val="12"/>
  </w:num>
  <w:num w:numId="39" w16cid:durableId="546264390">
    <w:abstractNumId w:val="23"/>
  </w:num>
  <w:num w:numId="40" w16cid:durableId="2076540898">
    <w:abstractNumId w:val="0"/>
  </w:num>
  <w:num w:numId="41" w16cid:durableId="1757046187">
    <w:abstractNumId w:val="21"/>
  </w:num>
  <w:num w:numId="42" w16cid:durableId="1242830632">
    <w:abstractNumId w:val="4"/>
  </w:num>
  <w:num w:numId="43" w16cid:durableId="974411544">
    <w:abstractNumId w:val="18"/>
  </w:num>
  <w:num w:numId="44" w16cid:durableId="2037922519">
    <w:abstractNumId w:val="63"/>
  </w:num>
  <w:num w:numId="45" w16cid:durableId="1228876071">
    <w:abstractNumId w:val="57"/>
  </w:num>
  <w:num w:numId="46" w16cid:durableId="497161906">
    <w:abstractNumId w:val="48"/>
  </w:num>
  <w:num w:numId="47" w16cid:durableId="1309745791">
    <w:abstractNumId w:val="19"/>
  </w:num>
  <w:num w:numId="48" w16cid:durableId="1057751642">
    <w:abstractNumId w:val="52"/>
  </w:num>
  <w:num w:numId="49" w16cid:durableId="1132754018">
    <w:abstractNumId w:val="24"/>
  </w:num>
  <w:num w:numId="50" w16cid:durableId="1643802995">
    <w:abstractNumId w:val="7"/>
  </w:num>
  <w:num w:numId="51" w16cid:durableId="565839621">
    <w:abstractNumId w:val="55"/>
  </w:num>
  <w:num w:numId="52" w16cid:durableId="73095268">
    <w:abstractNumId w:val="42"/>
  </w:num>
  <w:num w:numId="53" w16cid:durableId="1895920499">
    <w:abstractNumId w:val="38"/>
  </w:num>
  <w:num w:numId="54" w16cid:durableId="1099060135">
    <w:abstractNumId w:val="65"/>
  </w:num>
  <w:num w:numId="55" w16cid:durableId="753744105">
    <w:abstractNumId w:val="8"/>
  </w:num>
  <w:num w:numId="56" w16cid:durableId="1190292576">
    <w:abstractNumId w:val="45"/>
  </w:num>
  <w:num w:numId="57" w16cid:durableId="1247425122">
    <w:abstractNumId w:val="31"/>
  </w:num>
  <w:num w:numId="58" w16cid:durableId="679741617">
    <w:abstractNumId w:val="9"/>
  </w:num>
  <w:num w:numId="59" w16cid:durableId="640383685">
    <w:abstractNumId w:val="5"/>
  </w:num>
  <w:num w:numId="60" w16cid:durableId="1856535260">
    <w:abstractNumId w:val="43"/>
  </w:num>
  <w:num w:numId="61" w16cid:durableId="67309311">
    <w:abstractNumId w:val="2"/>
  </w:num>
  <w:num w:numId="62" w16cid:durableId="879588643">
    <w:abstractNumId w:val="3"/>
  </w:num>
  <w:num w:numId="63" w16cid:durableId="1072046678">
    <w:abstractNumId w:val="56"/>
  </w:num>
  <w:num w:numId="64" w16cid:durableId="1475946100">
    <w:abstractNumId w:val="58"/>
  </w:num>
  <w:num w:numId="65" w16cid:durableId="1959942911">
    <w:abstractNumId w:val="35"/>
  </w:num>
  <w:num w:numId="66" w16cid:durableId="1381779946">
    <w:abstractNumId w:val="37"/>
  </w:num>
  <w:num w:numId="67" w16cid:durableId="1365401317">
    <w:abstractNumId w:val="30"/>
  </w:num>
  <w:num w:numId="68" w16cid:durableId="308049497">
    <w:abstractNumId w:val="66"/>
  </w:num>
  <w:num w:numId="69" w16cid:durableId="1472822542">
    <w:abstractNumId w:val="49"/>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H">
    <w15:presenceInfo w15:providerId="None" w15:userId="P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3B4"/>
    <w:rsid w:val="0000078A"/>
    <w:rsid w:val="000022A2"/>
    <w:rsid w:val="000024BB"/>
    <w:rsid w:val="00002FC7"/>
    <w:rsid w:val="000057A2"/>
    <w:rsid w:val="00011590"/>
    <w:rsid w:val="00013C1F"/>
    <w:rsid w:val="00014A80"/>
    <w:rsid w:val="00015F66"/>
    <w:rsid w:val="00021C7B"/>
    <w:rsid w:val="00022C01"/>
    <w:rsid w:val="00022D05"/>
    <w:rsid w:val="00023150"/>
    <w:rsid w:val="00024FB1"/>
    <w:rsid w:val="00025957"/>
    <w:rsid w:val="00026B0F"/>
    <w:rsid w:val="0003273D"/>
    <w:rsid w:val="00033145"/>
    <w:rsid w:val="00035CB2"/>
    <w:rsid w:val="0003614C"/>
    <w:rsid w:val="00036E33"/>
    <w:rsid w:val="00040198"/>
    <w:rsid w:val="00044414"/>
    <w:rsid w:val="00052B0A"/>
    <w:rsid w:val="00052C77"/>
    <w:rsid w:val="0005498F"/>
    <w:rsid w:val="0005529B"/>
    <w:rsid w:val="00056B8C"/>
    <w:rsid w:val="00057AAE"/>
    <w:rsid w:val="00057C91"/>
    <w:rsid w:val="000634AB"/>
    <w:rsid w:val="00064620"/>
    <w:rsid w:val="00066B3D"/>
    <w:rsid w:val="00070D1D"/>
    <w:rsid w:val="000758D4"/>
    <w:rsid w:val="000765F0"/>
    <w:rsid w:val="00077F98"/>
    <w:rsid w:val="00080D92"/>
    <w:rsid w:val="000812A6"/>
    <w:rsid w:val="000812F1"/>
    <w:rsid w:val="000828CF"/>
    <w:rsid w:val="00083B06"/>
    <w:rsid w:val="0008418D"/>
    <w:rsid w:val="00084FBD"/>
    <w:rsid w:val="00091DCE"/>
    <w:rsid w:val="00093846"/>
    <w:rsid w:val="00093BD4"/>
    <w:rsid w:val="00094463"/>
    <w:rsid w:val="0009469D"/>
    <w:rsid w:val="000978F1"/>
    <w:rsid w:val="000A18DB"/>
    <w:rsid w:val="000A1C07"/>
    <w:rsid w:val="000A4862"/>
    <w:rsid w:val="000A6577"/>
    <w:rsid w:val="000A78C7"/>
    <w:rsid w:val="000B2311"/>
    <w:rsid w:val="000B30D6"/>
    <w:rsid w:val="000B3555"/>
    <w:rsid w:val="000B45D0"/>
    <w:rsid w:val="000C0D15"/>
    <w:rsid w:val="000C24EF"/>
    <w:rsid w:val="000C2C22"/>
    <w:rsid w:val="000C33C1"/>
    <w:rsid w:val="000C78C4"/>
    <w:rsid w:val="000D0092"/>
    <w:rsid w:val="000D05F3"/>
    <w:rsid w:val="000D1283"/>
    <w:rsid w:val="000D1419"/>
    <w:rsid w:val="000D45AC"/>
    <w:rsid w:val="000D52EA"/>
    <w:rsid w:val="000D7409"/>
    <w:rsid w:val="000D7692"/>
    <w:rsid w:val="000E232D"/>
    <w:rsid w:val="000E2E41"/>
    <w:rsid w:val="000E4AC0"/>
    <w:rsid w:val="000E53FF"/>
    <w:rsid w:val="000E5C32"/>
    <w:rsid w:val="000E7724"/>
    <w:rsid w:val="000F15A1"/>
    <w:rsid w:val="000F217E"/>
    <w:rsid w:val="000F5393"/>
    <w:rsid w:val="000F61F2"/>
    <w:rsid w:val="000F672B"/>
    <w:rsid w:val="000F6BF2"/>
    <w:rsid w:val="00100E1F"/>
    <w:rsid w:val="00100E9C"/>
    <w:rsid w:val="00101487"/>
    <w:rsid w:val="00102426"/>
    <w:rsid w:val="00104219"/>
    <w:rsid w:val="00104C29"/>
    <w:rsid w:val="00106DAC"/>
    <w:rsid w:val="00107867"/>
    <w:rsid w:val="00110F16"/>
    <w:rsid w:val="001122DF"/>
    <w:rsid w:val="001123E9"/>
    <w:rsid w:val="001145D1"/>
    <w:rsid w:val="001170FD"/>
    <w:rsid w:val="00117B58"/>
    <w:rsid w:val="00117FAD"/>
    <w:rsid w:val="00121234"/>
    <w:rsid w:val="00122472"/>
    <w:rsid w:val="001226DF"/>
    <w:rsid w:val="001227CD"/>
    <w:rsid w:val="001228B3"/>
    <w:rsid w:val="00126A26"/>
    <w:rsid w:val="00127799"/>
    <w:rsid w:val="00130989"/>
    <w:rsid w:val="00132C58"/>
    <w:rsid w:val="00136D0D"/>
    <w:rsid w:val="001413E6"/>
    <w:rsid w:val="00146311"/>
    <w:rsid w:val="0014796F"/>
    <w:rsid w:val="001501CD"/>
    <w:rsid w:val="00151C69"/>
    <w:rsid w:val="00151CFE"/>
    <w:rsid w:val="00152033"/>
    <w:rsid w:val="00152B5C"/>
    <w:rsid w:val="00154A73"/>
    <w:rsid w:val="00154DCC"/>
    <w:rsid w:val="00155D84"/>
    <w:rsid w:val="001574D8"/>
    <w:rsid w:val="0016167B"/>
    <w:rsid w:val="001633FA"/>
    <w:rsid w:val="00163ADC"/>
    <w:rsid w:val="00163AF0"/>
    <w:rsid w:val="00163AFC"/>
    <w:rsid w:val="0016497E"/>
    <w:rsid w:val="00166A69"/>
    <w:rsid w:val="001673C0"/>
    <w:rsid w:val="001676DE"/>
    <w:rsid w:val="001723F9"/>
    <w:rsid w:val="00172ECF"/>
    <w:rsid w:val="00173189"/>
    <w:rsid w:val="001731A1"/>
    <w:rsid w:val="001754EE"/>
    <w:rsid w:val="00177A1B"/>
    <w:rsid w:val="00181273"/>
    <w:rsid w:val="00182AF2"/>
    <w:rsid w:val="001857FB"/>
    <w:rsid w:val="0018731B"/>
    <w:rsid w:val="00190CBB"/>
    <w:rsid w:val="00194163"/>
    <w:rsid w:val="001949E1"/>
    <w:rsid w:val="00194D2B"/>
    <w:rsid w:val="00196B23"/>
    <w:rsid w:val="001A1C43"/>
    <w:rsid w:val="001A32C4"/>
    <w:rsid w:val="001A5D91"/>
    <w:rsid w:val="001A5F3A"/>
    <w:rsid w:val="001A6968"/>
    <w:rsid w:val="001A73BF"/>
    <w:rsid w:val="001B30C5"/>
    <w:rsid w:val="001B5A6B"/>
    <w:rsid w:val="001C124A"/>
    <w:rsid w:val="001C22D6"/>
    <w:rsid w:val="001C2A93"/>
    <w:rsid w:val="001C36C0"/>
    <w:rsid w:val="001C3F69"/>
    <w:rsid w:val="001C51C0"/>
    <w:rsid w:val="001C56AA"/>
    <w:rsid w:val="001D0E44"/>
    <w:rsid w:val="001D0FB4"/>
    <w:rsid w:val="001D1371"/>
    <w:rsid w:val="001D185E"/>
    <w:rsid w:val="001D4473"/>
    <w:rsid w:val="001D62CF"/>
    <w:rsid w:val="001E4C98"/>
    <w:rsid w:val="001E7331"/>
    <w:rsid w:val="001E76A0"/>
    <w:rsid w:val="001F0264"/>
    <w:rsid w:val="001F093E"/>
    <w:rsid w:val="001F3154"/>
    <w:rsid w:val="001F6DFD"/>
    <w:rsid w:val="001F6E12"/>
    <w:rsid w:val="0020072B"/>
    <w:rsid w:val="002017D8"/>
    <w:rsid w:val="00201A1D"/>
    <w:rsid w:val="00203476"/>
    <w:rsid w:val="00204FBA"/>
    <w:rsid w:val="002130FB"/>
    <w:rsid w:val="00215C55"/>
    <w:rsid w:val="00216831"/>
    <w:rsid w:val="002211BF"/>
    <w:rsid w:val="00224361"/>
    <w:rsid w:val="002244CD"/>
    <w:rsid w:val="002247DF"/>
    <w:rsid w:val="002256EB"/>
    <w:rsid w:val="00227FF9"/>
    <w:rsid w:val="00230D97"/>
    <w:rsid w:val="00231972"/>
    <w:rsid w:val="00234014"/>
    <w:rsid w:val="002340B5"/>
    <w:rsid w:val="0023563B"/>
    <w:rsid w:val="00235641"/>
    <w:rsid w:val="002433BC"/>
    <w:rsid w:val="002454EA"/>
    <w:rsid w:val="0024704B"/>
    <w:rsid w:val="00247B48"/>
    <w:rsid w:val="00250F4C"/>
    <w:rsid w:val="002513D7"/>
    <w:rsid w:val="0025525B"/>
    <w:rsid w:val="00256B62"/>
    <w:rsid w:val="00261B8F"/>
    <w:rsid w:val="002639F7"/>
    <w:rsid w:val="00266C69"/>
    <w:rsid w:val="00270340"/>
    <w:rsid w:val="00270759"/>
    <w:rsid w:val="00270E7E"/>
    <w:rsid w:val="002729BC"/>
    <w:rsid w:val="00273BFC"/>
    <w:rsid w:val="00275D03"/>
    <w:rsid w:val="00277872"/>
    <w:rsid w:val="002779C6"/>
    <w:rsid w:val="002829D8"/>
    <w:rsid w:val="002830CF"/>
    <w:rsid w:val="00283748"/>
    <w:rsid w:val="0028416B"/>
    <w:rsid w:val="002852C9"/>
    <w:rsid w:val="0028615F"/>
    <w:rsid w:val="002865D2"/>
    <w:rsid w:val="0029323D"/>
    <w:rsid w:val="0029347D"/>
    <w:rsid w:val="0029347F"/>
    <w:rsid w:val="00293608"/>
    <w:rsid w:val="002951EE"/>
    <w:rsid w:val="00295BB8"/>
    <w:rsid w:val="002A064A"/>
    <w:rsid w:val="002A08EA"/>
    <w:rsid w:val="002A090D"/>
    <w:rsid w:val="002A1134"/>
    <w:rsid w:val="002A3B28"/>
    <w:rsid w:val="002A420E"/>
    <w:rsid w:val="002A675E"/>
    <w:rsid w:val="002B0BF6"/>
    <w:rsid w:val="002B10CE"/>
    <w:rsid w:val="002B13FC"/>
    <w:rsid w:val="002B3158"/>
    <w:rsid w:val="002B3F25"/>
    <w:rsid w:val="002B6C3C"/>
    <w:rsid w:val="002B7916"/>
    <w:rsid w:val="002C046F"/>
    <w:rsid w:val="002C1174"/>
    <w:rsid w:val="002C16F6"/>
    <w:rsid w:val="002C2E19"/>
    <w:rsid w:val="002C6BE5"/>
    <w:rsid w:val="002C6FE7"/>
    <w:rsid w:val="002C70A7"/>
    <w:rsid w:val="002D0D1E"/>
    <w:rsid w:val="002D2711"/>
    <w:rsid w:val="002D5774"/>
    <w:rsid w:val="002D7A39"/>
    <w:rsid w:val="002E0B50"/>
    <w:rsid w:val="002E0F6C"/>
    <w:rsid w:val="002E147D"/>
    <w:rsid w:val="002E1961"/>
    <w:rsid w:val="002E35D9"/>
    <w:rsid w:val="002E4937"/>
    <w:rsid w:val="002F0AA6"/>
    <w:rsid w:val="002F1A5E"/>
    <w:rsid w:val="002F1DEA"/>
    <w:rsid w:val="002F249D"/>
    <w:rsid w:val="002F3615"/>
    <w:rsid w:val="002F456C"/>
    <w:rsid w:val="002F515A"/>
    <w:rsid w:val="002F54E8"/>
    <w:rsid w:val="00300CA6"/>
    <w:rsid w:val="00300DE2"/>
    <w:rsid w:val="0030199A"/>
    <w:rsid w:val="00301F65"/>
    <w:rsid w:val="003053A0"/>
    <w:rsid w:val="00305660"/>
    <w:rsid w:val="0030681C"/>
    <w:rsid w:val="003079F7"/>
    <w:rsid w:val="003103A6"/>
    <w:rsid w:val="00310A7F"/>
    <w:rsid w:val="003113D3"/>
    <w:rsid w:val="00312D64"/>
    <w:rsid w:val="00314682"/>
    <w:rsid w:val="00316204"/>
    <w:rsid w:val="0031687B"/>
    <w:rsid w:val="00317D4E"/>
    <w:rsid w:val="00320F7D"/>
    <w:rsid w:val="00322B8A"/>
    <w:rsid w:val="00322E7F"/>
    <w:rsid w:val="003239F3"/>
    <w:rsid w:val="00323F96"/>
    <w:rsid w:val="00327E55"/>
    <w:rsid w:val="00327ECF"/>
    <w:rsid w:val="00331489"/>
    <w:rsid w:val="0033348B"/>
    <w:rsid w:val="0033470F"/>
    <w:rsid w:val="00334C56"/>
    <w:rsid w:val="0033593D"/>
    <w:rsid w:val="00335E2E"/>
    <w:rsid w:val="00336DEA"/>
    <w:rsid w:val="0033733D"/>
    <w:rsid w:val="00337812"/>
    <w:rsid w:val="00343FF6"/>
    <w:rsid w:val="003442DE"/>
    <w:rsid w:val="003442DF"/>
    <w:rsid w:val="00346C52"/>
    <w:rsid w:val="00351CC6"/>
    <w:rsid w:val="00352B07"/>
    <w:rsid w:val="00354BA7"/>
    <w:rsid w:val="0036200E"/>
    <w:rsid w:val="003627F1"/>
    <w:rsid w:val="00363DC5"/>
    <w:rsid w:val="00364414"/>
    <w:rsid w:val="00365E1B"/>
    <w:rsid w:val="00371801"/>
    <w:rsid w:val="0037384B"/>
    <w:rsid w:val="00380777"/>
    <w:rsid w:val="00380AE1"/>
    <w:rsid w:val="00381437"/>
    <w:rsid w:val="003821F4"/>
    <w:rsid w:val="00382794"/>
    <w:rsid w:val="003838C2"/>
    <w:rsid w:val="003846F0"/>
    <w:rsid w:val="003935A8"/>
    <w:rsid w:val="003A2BFA"/>
    <w:rsid w:val="003A3D05"/>
    <w:rsid w:val="003A6355"/>
    <w:rsid w:val="003B2839"/>
    <w:rsid w:val="003B2C02"/>
    <w:rsid w:val="003B3264"/>
    <w:rsid w:val="003B7192"/>
    <w:rsid w:val="003B79F2"/>
    <w:rsid w:val="003C48E5"/>
    <w:rsid w:val="003D02CD"/>
    <w:rsid w:val="003D178E"/>
    <w:rsid w:val="003D2544"/>
    <w:rsid w:val="003D37FC"/>
    <w:rsid w:val="003D3F1A"/>
    <w:rsid w:val="003D5072"/>
    <w:rsid w:val="003D5DEA"/>
    <w:rsid w:val="003D6B6C"/>
    <w:rsid w:val="003D73E3"/>
    <w:rsid w:val="003D7632"/>
    <w:rsid w:val="003D7E2F"/>
    <w:rsid w:val="003E35FB"/>
    <w:rsid w:val="003E3E44"/>
    <w:rsid w:val="003E44F1"/>
    <w:rsid w:val="003E4D74"/>
    <w:rsid w:val="003E6A30"/>
    <w:rsid w:val="003F01B2"/>
    <w:rsid w:val="003F023B"/>
    <w:rsid w:val="003F2FDD"/>
    <w:rsid w:val="003F3762"/>
    <w:rsid w:val="003F4336"/>
    <w:rsid w:val="003F4F79"/>
    <w:rsid w:val="003F582B"/>
    <w:rsid w:val="0040076E"/>
    <w:rsid w:val="0040135A"/>
    <w:rsid w:val="004020D9"/>
    <w:rsid w:val="0040442A"/>
    <w:rsid w:val="004053CA"/>
    <w:rsid w:val="004072EC"/>
    <w:rsid w:val="00410979"/>
    <w:rsid w:val="00410C5C"/>
    <w:rsid w:val="004169A8"/>
    <w:rsid w:val="0041758F"/>
    <w:rsid w:val="004179C1"/>
    <w:rsid w:val="004263C3"/>
    <w:rsid w:val="00434161"/>
    <w:rsid w:val="00440FEB"/>
    <w:rsid w:val="00443D0C"/>
    <w:rsid w:val="00444476"/>
    <w:rsid w:val="004457EB"/>
    <w:rsid w:val="00450121"/>
    <w:rsid w:val="004540C7"/>
    <w:rsid w:val="00455A41"/>
    <w:rsid w:val="00457D7C"/>
    <w:rsid w:val="0046195D"/>
    <w:rsid w:val="00461A0C"/>
    <w:rsid w:val="0046253B"/>
    <w:rsid w:val="0046343A"/>
    <w:rsid w:val="00463686"/>
    <w:rsid w:val="00463D78"/>
    <w:rsid w:val="00471398"/>
    <w:rsid w:val="00471F9F"/>
    <w:rsid w:val="0047516E"/>
    <w:rsid w:val="00483875"/>
    <w:rsid w:val="00486AC6"/>
    <w:rsid w:val="004927C2"/>
    <w:rsid w:val="004932AB"/>
    <w:rsid w:val="00494395"/>
    <w:rsid w:val="0049691A"/>
    <w:rsid w:val="004A15F0"/>
    <w:rsid w:val="004A2B0A"/>
    <w:rsid w:val="004A3E08"/>
    <w:rsid w:val="004A4C75"/>
    <w:rsid w:val="004A6CBE"/>
    <w:rsid w:val="004B0572"/>
    <w:rsid w:val="004B46EF"/>
    <w:rsid w:val="004B5ED7"/>
    <w:rsid w:val="004C00DA"/>
    <w:rsid w:val="004C0D44"/>
    <w:rsid w:val="004C0FB0"/>
    <w:rsid w:val="004C2BA0"/>
    <w:rsid w:val="004C3C55"/>
    <w:rsid w:val="004C6F2E"/>
    <w:rsid w:val="004C7100"/>
    <w:rsid w:val="004C77A4"/>
    <w:rsid w:val="004C7AEE"/>
    <w:rsid w:val="004D063D"/>
    <w:rsid w:val="004D271D"/>
    <w:rsid w:val="004D3074"/>
    <w:rsid w:val="004D34C2"/>
    <w:rsid w:val="004D5EC1"/>
    <w:rsid w:val="004E50B3"/>
    <w:rsid w:val="004E5D98"/>
    <w:rsid w:val="004F1D07"/>
    <w:rsid w:val="004F420A"/>
    <w:rsid w:val="004F4776"/>
    <w:rsid w:val="0050229A"/>
    <w:rsid w:val="00503F92"/>
    <w:rsid w:val="00504EB2"/>
    <w:rsid w:val="00507867"/>
    <w:rsid w:val="005122FD"/>
    <w:rsid w:val="00512742"/>
    <w:rsid w:val="00513CFA"/>
    <w:rsid w:val="005144D7"/>
    <w:rsid w:val="00514C4D"/>
    <w:rsid w:val="00516D4D"/>
    <w:rsid w:val="00517E4A"/>
    <w:rsid w:val="00517FCF"/>
    <w:rsid w:val="00520700"/>
    <w:rsid w:val="00520C6D"/>
    <w:rsid w:val="00520F94"/>
    <w:rsid w:val="00525BBB"/>
    <w:rsid w:val="00526B1A"/>
    <w:rsid w:val="00526E7C"/>
    <w:rsid w:val="00527960"/>
    <w:rsid w:val="00533A59"/>
    <w:rsid w:val="00535541"/>
    <w:rsid w:val="00536624"/>
    <w:rsid w:val="005367C6"/>
    <w:rsid w:val="00536A92"/>
    <w:rsid w:val="00536BAA"/>
    <w:rsid w:val="005408A6"/>
    <w:rsid w:val="00540AF8"/>
    <w:rsid w:val="005416EF"/>
    <w:rsid w:val="00541D85"/>
    <w:rsid w:val="00543225"/>
    <w:rsid w:val="00544C5A"/>
    <w:rsid w:val="00546754"/>
    <w:rsid w:val="005468BD"/>
    <w:rsid w:val="00555610"/>
    <w:rsid w:val="005622D2"/>
    <w:rsid w:val="00562368"/>
    <w:rsid w:val="00563933"/>
    <w:rsid w:val="0056406A"/>
    <w:rsid w:val="00564395"/>
    <w:rsid w:val="005665BB"/>
    <w:rsid w:val="00566A1A"/>
    <w:rsid w:val="005671C9"/>
    <w:rsid w:val="005703B3"/>
    <w:rsid w:val="00571183"/>
    <w:rsid w:val="00571706"/>
    <w:rsid w:val="00572924"/>
    <w:rsid w:val="005729DF"/>
    <w:rsid w:val="00573332"/>
    <w:rsid w:val="00574E61"/>
    <w:rsid w:val="00577959"/>
    <w:rsid w:val="00580332"/>
    <w:rsid w:val="005823FE"/>
    <w:rsid w:val="005869C5"/>
    <w:rsid w:val="00595D36"/>
    <w:rsid w:val="005A0E51"/>
    <w:rsid w:val="005A14DD"/>
    <w:rsid w:val="005A1565"/>
    <w:rsid w:val="005A1754"/>
    <w:rsid w:val="005A2D99"/>
    <w:rsid w:val="005A5B01"/>
    <w:rsid w:val="005A7F6D"/>
    <w:rsid w:val="005B12B1"/>
    <w:rsid w:val="005B2DEE"/>
    <w:rsid w:val="005B3CD5"/>
    <w:rsid w:val="005B41E2"/>
    <w:rsid w:val="005B4F46"/>
    <w:rsid w:val="005B5DFD"/>
    <w:rsid w:val="005B6BDC"/>
    <w:rsid w:val="005B7FC3"/>
    <w:rsid w:val="005C0965"/>
    <w:rsid w:val="005C3770"/>
    <w:rsid w:val="005C4923"/>
    <w:rsid w:val="005C6C98"/>
    <w:rsid w:val="005D1231"/>
    <w:rsid w:val="005D2DE3"/>
    <w:rsid w:val="005D66AA"/>
    <w:rsid w:val="005E0BAD"/>
    <w:rsid w:val="005E1FAD"/>
    <w:rsid w:val="005E34C0"/>
    <w:rsid w:val="005E4656"/>
    <w:rsid w:val="005E47B1"/>
    <w:rsid w:val="005E5CDA"/>
    <w:rsid w:val="005F2497"/>
    <w:rsid w:val="005F2965"/>
    <w:rsid w:val="005F4AEE"/>
    <w:rsid w:val="005F4B28"/>
    <w:rsid w:val="005F501C"/>
    <w:rsid w:val="005F6114"/>
    <w:rsid w:val="005F6662"/>
    <w:rsid w:val="005F6B0C"/>
    <w:rsid w:val="00601210"/>
    <w:rsid w:val="006026BA"/>
    <w:rsid w:val="00604F57"/>
    <w:rsid w:val="00611436"/>
    <w:rsid w:val="00612E4E"/>
    <w:rsid w:val="00613FE5"/>
    <w:rsid w:val="006153AB"/>
    <w:rsid w:val="00616965"/>
    <w:rsid w:val="00617448"/>
    <w:rsid w:val="00617514"/>
    <w:rsid w:val="006210FE"/>
    <w:rsid w:val="00621359"/>
    <w:rsid w:val="00622C27"/>
    <w:rsid w:val="00622FBA"/>
    <w:rsid w:val="00624F20"/>
    <w:rsid w:val="006261E6"/>
    <w:rsid w:val="0063056B"/>
    <w:rsid w:val="006328C2"/>
    <w:rsid w:val="00632D16"/>
    <w:rsid w:val="00635074"/>
    <w:rsid w:val="00635577"/>
    <w:rsid w:val="006355E1"/>
    <w:rsid w:val="0063569B"/>
    <w:rsid w:val="00642CC3"/>
    <w:rsid w:val="00644652"/>
    <w:rsid w:val="006463E0"/>
    <w:rsid w:val="0064726F"/>
    <w:rsid w:val="00651B63"/>
    <w:rsid w:val="0065344A"/>
    <w:rsid w:val="00654262"/>
    <w:rsid w:val="00654DA7"/>
    <w:rsid w:val="0065533D"/>
    <w:rsid w:val="0065583F"/>
    <w:rsid w:val="00657462"/>
    <w:rsid w:val="0066021E"/>
    <w:rsid w:val="00661E4A"/>
    <w:rsid w:val="00661FC0"/>
    <w:rsid w:val="00664A32"/>
    <w:rsid w:val="00666784"/>
    <w:rsid w:val="0067020C"/>
    <w:rsid w:val="00671292"/>
    <w:rsid w:val="006743E7"/>
    <w:rsid w:val="00674602"/>
    <w:rsid w:val="00674819"/>
    <w:rsid w:val="006767B9"/>
    <w:rsid w:val="006779E0"/>
    <w:rsid w:val="00680124"/>
    <w:rsid w:val="006812A5"/>
    <w:rsid w:val="00681703"/>
    <w:rsid w:val="00681CCC"/>
    <w:rsid w:val="00682782"/>
    <w:rsid w:val="00683F12"/>
    <w:rsid w:val="00692325"/>
    <w:rsid w:val="00694E8F"/>
    <w:rsid w:val="0069566F"/>
    <w:rsid w:val="00696ADC"/>
    <w:rsid w:val="00697E00"/>
    <w:rsid w:val="006A0093"/>
    <w:rsid w:val="006A01B7"/>
    <w:rsid w:val="006A15DB"/>
    <w:rsid w:val="006A2EA9"/>
    <w:rsid w:val="006A306F"/>
    <w:rsid w:val="006A3FCD"/>
    <w:rsid w:val="006A4076"/>
    <w:rsid w:val="006A53ED"/>
    <w:rsid w:val="006A5F6B"/>
    <w:rsid w:val="006B0826"/>
    <w:rsid w:val="006B1810"/>
    <w:rsid w:val="006B28D3"/>
    <w:rsid w:val="006B4533"/>
    <w:rsid w:val="006B5034"/>
    <w:rsid w:val="006B6EDB"/>
    <w:rsid w:val="006B71AB"/>
    <w:rsid w:val="006C0110"/>
    <w:rsid w:val="006C026D"/>
    <w:rsid w:val="006C15D4"/>
    <w:rsid w:val="006C32E3"/>
    <w:rsid w:val="006C5BE2"/>
    <w:rsid w:val="006C74D3"/>
    <w:rsid w:val="006C78C2"/>
    <w:rsid w:val="006C7C89"/>
    <w:rsid w:val="006D0B42"/>
    <w:rsid w:val="006D1213"/>
    <w:rsid w:val="006D1C47"/>
    <w:rsid w:val="006D21E1"/>
    <w:rsid w:val="006D3492"/>
    <w:rsid w:val="006D366C"/>
    <w:rsid w:val="006D4BDB"/>
    <w:rsid w:val="006D4C0E"/>
    <w:rsid w:val="006E16EC"/>
    <w:rsid w:val="006E40E7"/>
    <w:rsid w:val="006E53CC"/>
    <w:rsid w:val="006E6F6E"/>
    <w:rsid w:val="00701B25"/>
    <w:rsid w:val="0070463B"/>
    <w:rsid w:val="00704B0A"/>
    <w:rsid w:val="007129B5"/>
    <w:rsid w:val="00713650"/>
    <w:rsid w:val="00714F92"/>
    <w:rsid w:val="00720514"/>
    <w:rsid w:val="007207BF"/>
    <w:rsid w:val="00721CA5"/>
    <w:rsid w:val="00723863"/>
    <w:rsid w:val="00723D5B"/>
    <w:rsid w:val="0072730A"/>
    <w:rsid w:val="0073178A"/>
    <w:rsid w:val="00732720"/>
    <w:rsid w:val="00732FC9"/>
    <w:rsid w:val="007348E0"/>
    <w:rsid w:val="00735C2F"/>
    <w:rsid w:val="00736373"/>
    <w:rsid w:val="0074060E"/>
    <w:rsid w:val="00742160"/>
    <w:rsid w:val="007421CE"/>
    <w:rsid w:val="00742853"/>
    <w:rsid w:val="007473E5"/>
    <w:rsid w:val="007522A7"/>
    <w:rsid w:val="0075290F"/>
    <w:rsid w:val="00752D4C"/>
    <w:rsid w:val="00752EB4"/>
    <w:rsid w:val="007539E0"/>
    <w:rsid w:val="007557C4"/>
    <w:rsid w:val="007609D4"/>
    <w:rsid w:val="007615B0"/>
    <w:rsid w:val="00762535"/>
    <w:rsid w:val="007713FF"/>
    <w:rsid w:val="00772A3F"/>
    <w:rsid w:val="00772C38"/>
    <w:rsid w:val="00773C4D"/>
    <w:rsid w:val="00773C6C"/>
    <w:rsid w:val="00774319"/>
    <w:rsid w:val="00775A59"/>
    <w:rsid w:val="00776D35"/>
    <w:rsid w:val="007779EC"/>
    <w:rsid w:val="00781013"/>
    <w:rsid w:val="00781015"/>
    <w:rsid w:val="00781816"/>
    <w:rsid w:val="00783A27"/>
    <w:rsid w:val="00784386"/>
    <w:rsid w:val="00784F8A"/>
    <w:rsid w:val="0078688B"/>
    <w:rsid w:val="00786CF6"/>
    <w:rsid w:val="00786D91"/>
    <w:rsid w:val="00790B2D"/>
    <w:rsid w:val="0079148B"/>
    <w:rsid w:val="007922B3"/>
    <w:rsid w:val="00793360"/>
    <w:rsid w:val="00796CF8"/>
    <w:rsid w:val="007A0070"/>
    <w:rsid w:val="007A0608"/>
    <w:rsid w:val="007A19D3"/>
    <w:rsid w:val="007A317F"/>
    <w:rsid w:val="007A41DA"/>
    <w:rsid w:val="007A4650"/>
    <w:rsid w:val="007A47EC"/>
    <w:rsid w:val="007A4AE3"/>
    <w:rsid w:val="007A4B72"/>
    <w:rsid w:val="007A5E26"/>
    <w:rsid w:val="007A7F5F"/>
    <w:rsid w:val="007B083D"/>
    <w:rsid w:val="007B6A01"/>
    <w:rsid w:val="007B7585"/>
    <w:rsid w:val="007B7D9B"/>
    <w:rsid w:val="007B7FB1"/>
    <w:rsid w:val="007C284D"/>
    <w:rsid w:val="007C28FE"/>
    <w:rsid w:val="007C7878"/>
    <w:rsid w:val="007D1242"/>
    <w:rsid w:val="007D2814"/>
    <w:rsid w:val="007D4892"/>
    <w:rsid w:val="007D5613"/>
    <w:rsid w:val="007D64C1"/>
    <w:rsid w:val="007E2027"/>
    <w:rsid w:val="007E2057"/>
    <w:rsid w:val="007F06E5"/>
    <w:rsid w:val="007F0D40"/>
    <w:rsid w:val="007F238C"/>
    <w:rsid w:val="007F69A4"/>
    <w:rsid w:val="008000B0"/>
    <w:rsid w:val="00800475"/>
    <w:rsid w:val="00801C0F"/>
    <w:rsid w:val="00802474"/>
    <w:rsid w:val="00803655"/>
    <w:rsid w:val="00804B40"/>
    <w:rsid w:val="00804DA1"/>
    <w:rsid w:val="00807101"/>
    <w:rsid w:val="008071AB"/>
    <w:rsid w:val="00807921"/>
    <w:rsid w:val="0081433C"/>
    <w:rsid w:val="0081458F"/>
    <w:rsid w:val="00814A84"/>
    <w:rsid w:val="00814C1E"/>
    <w:rsid w:val="00815968"/>
    <w:rsid w:val="008159F7"/>
    <w:rsid w:val="00821091"/>
    <w:rsid w:val="008213B4"/>
    <w:rsid w:val="00823E57"/>
    <w:rsid w:val="0082608E"/>
    <w:rsid w:val="00827312"/>
    <w:rsid w:val="008317D4"/>
    <w:rsid w:val="00832F04"/>
    <w:rsid w:val="00833563"/>
    <w:rsid w:val="00833743"/>
    <w:rsid w:val="00833D44"/>
    <w:rsid w:val="008349A0"/>
    <w:rsid w:val="00835D79"/>
    <w:rsid w:val="0084481D"/>
    <w:rsid w:val="00844E4C"/>
    <w:rsid w:val="00844F30"/>
    <w:rsid w:val="008457D0"/>
    <w:rsid w:val="0084789C"/>
    <w:rsid w:val="00851951"/>
    <w:rsid w:val="0085591C"/>
    <w:rsid w:val="008565F2"/>
    <w:rsid w:val="00856803"/>
    <w:rsid w:val="0086062F"/>
    <w:rsid w:val="00861B5D"/>
    <w:rsid w:val="00864138"/>
    <w:rsid w:val="00867DF8"/>
    <w:rsid w:val="00870289"/>
    <w:rsid w:val="00870850"/>
    <w:rsid w:val="00870A3C"/>
    <w:rsid w:val="00872318"/>
    <w:rsid w:val="00873728"/>
    <w:rsid w:val="00873EF0"/>
    <w:rsid w:val="008773A3"/>
    <w:rsid w:val="00882D69"/>
    <w:rsid w:val="008833B4"/>
    <w:rsid w:val="008836ED"/>
    <w:rsid w:val="008857D0"/>
    <w:rsid w:val="00887C0E"/>
    <w:rsid w:val="008913F6"/>
    <w:rsid w:val="00891F73"/>
    <w:rsid w:val="0089422E"/>
    <w:rsid w:val="00894E28"/>
    <w:rsid w:val="008A4C06"/>
    <w:rsid w:val="008A4C35"/>
    <w:rsid w:val="008A6589"/>
    <w:rsid w:val="008A764C"/>
    <w:rsid w:val="008B02C4"/>
    <w:rsid w:val="008B0EB5"/>
    <w:rsid w:val="008B1F0B"/>
    <w:rsid w:val="008B3D4E"/>
    <w:rsid w:val="008B6B7C"/>
    <w:rsid w:val="008B7327"/>
    <w:rsid w:val="008B7B59"/>
    <w:rsid w:val="008B7E82"/>
    <w:rsid w:val="008C0218"/>
    <w:rsid w:val="008C0AC6"/>
    <w:rsid w:val="008C674E"/>
    <w:rsid w:val="008D36E4"/>
    <w:rsid w:val="008D393A"/>
    <w:rsid w:val="008E3578"/>
    <w:rsid w:val="008E59FE"/>
    <w:rsid w:val="008E6ED2"/>
    <w:rsid w:val="008E7195"/>
    <w:rsid w:val="008E7908"/>
    <w:rsid w:val="008E7B85"/>
    <w:rsid w:val="008F1A7D"/>
    <w:rsid w:val="008F3C94"/>
    <w:rsid w:val="008F425B"/>
    <w:rsid w:val="008F43A2"/>
    <w:rsid w:val="008F4D80"/>
    <w:rsid w:val="008F55FD"/>
    <w:rsid w:val="008F6E01"/>
    <w:rsid w:val="00900998"/>
    <w:rsid w:val="0090238C"/>
    <w:rsid w:val="009030C2"/>
    <w:rsid w:val="00903142"/>
    <w:rsid w:val="009120F8"/>
    <w:rsid w:val="00912347"/>
    <w:rsid w:val="00915A5F"/>
    <w:rsid w:val="009258C6"/>
    <w:rsid w:val="00931D58"/>
    <w:rsid w:val="00934504"/>
    <w:rsid w:val="00935986"/>
    <w:rsid w:val="00935A9B"/>
    <w:rsid w:val="00936276"/>
    <w:rsid w:val="00936447"/>
    <w:rsid w:val="0094111D"/>
    <w:rsid w:val="009436FF"/>
    <w:rsid w:val="0094404D"/>
    <w:rsid w:val="0094416A"/>
    <w:rsid w:val="009444D8"/>
    <w:rsid w:val="009463DD"/>
    <w:rsid w:val="00946DDC"/>
    <w:rsid w:val="0095161E"/>
    <w:rsid w:val="00951C44"/>
    <w:rsid w:val="00953340"/>
    <w:rsid w:val="00956540"/>
    <w:rsid w:val="00964361"/>
    <w:rsid w:val="00964689"/>
    <w:rsid w:val="00965446"/>
    <w:rsid w:val="00966E98"/>
    <w:rsid w:val="00970E46"/>
    <w:rsid w:val="009714BA"/>
    <w:rsid w:val="00971670"/>
    <w:rsid w:val="00972DC8"/>
    <w:rsid w:val="0097463F"/>
    <w:rsid w:val="00975B90"/>
    <w:rsid w:val="00976245"/>
    <w:rsid w:val="009763DE"/>
    <w:rsid w:val="009768BB"/>
    <w:rsid w:val="009770FF"/>
    <w:rsid w:val="00977307"/>
    <w:rsid w:val="00982365"/>
    <w:rsid w:val="00982FEA"/>
    <w:rsid w:val="00984525"/>
    <w:rsid w:val="0098620D"/>
    <w:rsid w:val="00986596"/>
    <w:rsid w:val="00986F12"/>
    <w:rsid w:val="00992AF7"/>
    <w:rsid w:val="00993D32"/>
    <w:rsid w:val="009976A4"/>
    <w:rsid w:val="009A3381"/>
    <w:rsid w:val="009B026B"/>
    <w:rsid w:val="009B1011"/>
    <w:rsid w:val="009B10B4"/>
    <w:rsid w:val="009B12A5"/>
    <w:rsid w:val="009B53C8"/>
    <w:rsid w:val="009B62B0"/>
    <w:rsid w:val="009B7FA1"/>
    <w:rsid w:val="009C1E0A"/>
    <w:rsid w:val="009C4097"/>
    <w:rsid w:val="009C4CAD"/>
    <w:rsid w:val="009C7D0E"/>
    <w:rsid w:val="009D10C7"/>
    <w:rsid w:val="009D1958"/>
    <w:rsid w:val="009D3547"/>
    <w:rsid w:val="009D42AB"/>
    <w:rsid w:val="009D4B5A"/>
    <w:rsid w:val="009E0152"/>
    <w:rsid w:val="009E435F"/>
    <w:rsid w:val="009E4AD5"/>
    <w:rsid w:val="009E6368"/>
    <w:rsid w:val="009F09AF"/>
    <w:rsid w:val="009F28DF"/>
    <w:rsid w:val="009F3C35"/>
    <w:rsid w:val="009F50B5"/>
    <w:rsid w:val="009F52DE"/>
    <w:rsid w:val="009F7226"/>
    <w:rsid w:val="009F7A91"/>
    <w:rsid w:val="00A01D64"/>
    <w:rsid w:val="00A0546A"/>
    <w:rsid w:val="00A054D7"/>
    <w:rsid w:val="00A057F2"/>
    <w:rsid w:val="00A10019"/>
    <w:rsid w:val="00A12232"/>
    <w:rsid w:val="00A20200"/>
    <w:rsid w:val="00A209EA"/>
    <w:rsid w:val="00A21584"/>
    <w:rsid w:val="00A249A6"/>
    <w:rsid w:val="00A26467"/>
    <w:rsid w:val="00A2680E"/>
    <w:rsid w:val="00A316AC"/>
    <w:rsid w:val="00A31836"/>
    <w:rsid w:val="00A32468"/>
    <w:rsid w:val="00A324C2"/>
    <w:rsid w:val="00A3525F"/>
    <w:rsid w:val="00A42A46"/>
    <w:rsid w:val="00A43006"/>
    <w:rsid w:val="00A4402E"/>
    <w:rsid w:val="00A4421E"/>
    <w:rsid w:val="00A4683B"/>
    <w:rsid w:val="00A47AB8"/>
    <w:rsid w:val="00A5021D"/>
    <w:rsid w:val="00A51593"/>
    <w:rsid w:val="00A5171A"/>
    <w:rsid w:val="00A53EB9"/>
    <w:rsid w:val="00A548B8"/>
    <w:rsid w:val="00A54D82"/>
    <w:rsid w:val="00A569DB"/>
    <w:rsid w:val="00A57C84"/>
    <w:rsid w:val="00A60B55"/>
    <w:rsid w:val="00A65EF1"/>
    <w:rsid w:val="00A70046"/>
    <w:rsid w:val="00A71492"/>
    <w:rsid w:val="00A71939"/>
    <w:rsid w:val="00A71B1A"/>
    <w:rsid w:val="00A7298C"/>
    <w:rsid w:val="00A72F08"/>
    <w:rsid w:val="00A73A0B"/>
    <w:rsid w:val="00A7481D"/>
    <w:rsid w:val="00A75035"/>
    <w:rsid w:val="00A75AE9"/>
    <w:rsid w:val="00A75EF3"/>
    <w:rsid w:val="00A760A1"/>
    <w:rsid w:val="00A762F2"/>
    <w:rsid w:val="00A82478"/>
    <w:rsid w:val="00A82911"/>
    <w:rsid w:val="00A82FC4"/>
    <w:rsid w:val="00A83EA3"/>
    <w:rsid w:val="00A85C1F"/>
    <w:rsid w:val="00A8606A"/>
    <w:rsid w:val="00A866D4"/>
    <w:rsid w:val="00A86C14"/>
    <w:rsid w:val="00A878E8"/>
    <w:rsid w:val="00A87928"/>
    <w:rsid w:val="00A93D28"/>
    <w:rsid w:val="00A94886"/>
    <w:rsid w:val="00A94F48"/>
    <w:rsid w:val="00A979A4"/>
    <w:rsid w:val="00AA7696"/>
    <w:rsid w:val="00AA78CD"/>
    <w:rsid w:val="00AB3263"/>
    <w:rsid w:val="00AB3A66"/>
    <w:rsid w:val="00AB7710"/>
    <w:rsid w:val="00AC0768"/>
    <w:rsid w:val="00AC07C3"/>
    <w:rsid w:val="00AC3F33"/>
    <w:rsid w:val="00AC6E37"/>
    <w:rsid w:val="00AC6E8F"/>
    <w:rsid w:val="00AC7D8B"/>
    <w:rsid w:val="00AD0043"/>
    <w:rsid w:val="00AD6377"/>
    <w:rsid w:val="00AD6C65"/>
    <w:rsid w:val="00AE178E"/>
    <w:rsid w:val="00AE2B89"/>
    <w:rsid w:val="00AE3F04"/>
    <w:rsid w:val="00AE63C7"/>
    <w:rsid w:val="00AF098E"/>
    <w:rsid w:val="00AF18C2"/>
    <w:rsid w:val="00AF2671"/>
    <w:rsid w:val="00AF5F91"/>
    <w:rsid w:val="00AF6DF0"/>
    <w:rsid w:val="00AF6E1D"/>
    <w:rsid w:val="00AF71CD"/>
    <w:rsid w:val="00AF7234"/>
    <w:rsid w:val="00B022FD"/>
    <w:rsid w:val="00B0243F"/>
    <w:rsid w:val="00B05860"/>
    <w:rsid w:val="00B05B82"/>
    <w:rsid w:val="00B06290"/>
    <w:rsid w:val="00B06FA0"/>
    <w:rsid w:val="00B1076F"/>
    <w:rsid w:val="00B10CDB"/>
    <w:rsid w:val="00B127C7"/>
    <w:rsid w:val="00B13212"/>
    <w:rsid w:val="00B13B7F"/>
    <w:rsid w:val="00B151B0"/>
    <w:rsid w:val="00B17E46"/>
    <w:rsid w:val="00B226F9"/>
    <w:rsid w:val="00B2372B"/>
    <w:rsid w:val="00B308B3"/>
    <w:rsid w:val="00B31322"/>
    <w:rsid w:val="00B31656"/>
    <w:rsid w:val="00B35CCA"/>
    <w:rsid w:val="00B37A28"/>
    <w:rsid w:val="00B37B43"/>
    <w:rsid w:val="00B46E1F"/>
    <w:rsid w:val="00B5030B"/>
    <w:rsid w:val="00B52FC7"/>
    <w:rsid w:val="00B54E0E"/>
    <w:rsid w:val="00B54EE0"/>
    <w:rsid w:val="00B5774B"/>
    <w:rsid w:val="00B615FC"/>
    <w:rsid w:val="00B648FF"/>
    <w:rsid w:val="00B64A78"/>
    <w:rsid w:val="00B66445"/>
    <w:rsid w:val="00B7082D"/>
    <w:rsid w:val="00B73397"/>
    <w:rsid w:val="00B7517D"/>
    <w:rsid w:val="00B754DF"/>
    <w:rsid w:val="00B821C9"/>
    <w:rsid w:val="00B83707"/>
    <w:rsid w:val="00B84324"/>
    <w:rsid w:val="00B84FDF"/>
    <w:rsid w:val="00B92F86"/>
    <w:rsid w:val="00B96789"/>
    <w:rsid w:val="00B97651"/>
    <w:rsid w:val="00BA32DD"/>
    <w:rsid w:val="00BA3364"/>
    <w:rsid w:val="00BA4575"/>
    <w:rsid w:val="00BA6C91"/>
    <w:rsid w:val="00BA7EEA"/>
    <w:rsid w:val="00BB1916"/>
    <w:rsid w:val="00BB1C9C"/>
    <w:rsid w:val="00BB1DAA"/>
    <w:rsid w:val="00BB1F48"/>
    <w:rsid w:val="00BB23BA"/>
    <w:rsid w:val="00BB61FE"/>
    <w:rsid w:val="00BB63DB"/>
    <w:rsid w:val="00BC1CAA"/>
    <w:rsid w:val="00BC1EEF"/>
    <w:rsid w:val="00BC7B21"/>
    <w:rsid w:val="00BD2049"/>
    <w:rsid w:val="00BD5393"/>
    <w:rsid w:val="00BD5C1C"/>
    <w:rsid w:val="00BE4B88"/>
    <w:rsid w:val="00BE72E8"/>
    <w:rsid w:val="00BF1B3D"/>
    <w:rsid w:val="00BF6BA5"/>
    <w:rsid w:val="00C000BA"/>
    <w:rsid w:val="00C003DE"/>
    <w:rsid w:val="00C01A49"/>
    <w:rsid w:val="00C01AF2"/>
    <w:rsid w:val="00C030F4"/>
    <w:rsid w:val="00C03F3B"/>
    <w:rsid w:val="00C04BA3"/>
    <w:rsid w:val="00C05196"/>
    <w:rsid w:val="00C0714C"/>
    <w:rsid w:val="00C10FF2"/>
    <w:rsid w:val="00C112F0"/>
    <w:rsid w:val="00C130BF"/>
    <w:rsid w:val="00C15C20"/>
    <w:rsid w:val="00C164B9"/>
    <w:rsid w:val="00C170C2"/>
    <w:rsid w:val="00C2064B"/>
    <w:rsid w:val="00C209BE"/>
    <w:rsid w:val="00C20FAE"/>
    <w:rsid w:val="00C22497"/>
    <w:rsid w:val="00C235A3"/>
    <w:rsid w:val="00C270C1"/>
    <w:rsid w:val="00C3161C"/>
    <w:rsid w:val="00C33ED4"/>
    <w:rsid w:val="00C33F0D"/>
    <w:rsid w:val="00C34A64"/>
    <w:rsid w:val="00C3640B"/>
    <w:rsid w:val="00C37AEB"/>
    <w:rsid w:val="00C40B1C"/>
    <w:rsid w:val="00C4289A"/>
    <w:rsid w:val="00C43E0D"/>
    <w:rsid w:val="00C442A8"/>
    <w:rsid w:val="00C45F30"/>
    <w:rsid w:val="00C4711C"/>
    <w:rsid w:val="00C50025"/>
    <w:rsid w:val="00C5083D"/>
    <w:rsid w:val="00C51899"/>
    <w:rsid w:val="00C5302B"/>
    <w:rsid w:val="00C53476"/>
    <w:rsid w:val="00C543D1"/>
    <w:rsid w:val="00C60100"/>
    <w:rsid w:val="00C62BCC"/>
    <w:rsid w:val="00C64265"/>
    <w:rsid w:val="00C6582A"/>
    <w:rsid w:val="00C66804"/>
    <w:rsid w:val="00C66F7E"/>
    <w:rsid w:val="00C67C39"/>
    <w:rsid w:val="00C72F8B"/>
    <w:rsid w:val="00C74A2C"/>
    <w:rsid w:val="00C74E71"/>
    <w:rsid w:val="00C7567B"/>
    <w:rsid w:val="00C75B66"/>
    <w:rsid w:val="00C767FA"/>
    <w:rsid w:val="00C831DB"/>
    <w:rsid w:val="00C83E7E"/>
    <w:rsid w:val="00C84E7A"/>
    <w:rsid w:val="00C85FF9"/>
    <w:rsid w:val="00C871FE"/>
    <w:rsid w:val="00C902BA"/>
    <w:rsid w:val="00C908A0"/>
    <w:rsid w:val="00C90F77"/>
    <w:rsid w:val="00C91A81"/>
    <w:rsid w:val="00C91C24"/>
    <w:rsid w:val="00C92681"/>
    <w:rsid w:val="00C92E88"/>
    <w:rsid w:val="00C932E2"/>
    <w:rsid w:val="00CA1318"/>
    <w:rsid w:val="00CA2C39"/>
    <w:rsid w:val="00CA7747"/>
    <w:rsid w:val="00CB09DA"/>
    <w:rsid w:val="00CB46E6"/>
    <w:rsid w:val="00CB4BB3"/>
    <w:rsid w:val="00CB5BB8"/>
    <w:rsid w:val="00CB5FFF"/>
    <w:rsid w:val="00CB6464"/>
    <w:rsid w:val="00CB689B"/>
    <w:rsid w:val="00CC00EC"/>
    <w:rsid w:val="00CC12F1"/>
    <w:rsid w:val="00CC1E44"/>
    <w:rsid w:val="00CC2905"/>
    <w:rsid w:val="00CC5BD0"/>
    <w:rsid w:val="00CD2625"/>
    <w:rsid w:val="00CD315A"/>
    <w:rsid w:val="00CD3404"/>
    <w:rsid w:val="00CD3B54"/>
    <w:rsid w:val="00CD5695"/>
    <w:rsid w:val="00CD6AB8"/>
    <w:rsid w:val="00CE0C63"/>
    <w:rsid w:val="00CE232F"/>
    <w:rsid w:val="00CE24C0"/>
    <w:rsid w:val="00CE2798"/>
    <w:rsid w:val="00CE2CBF"/>
    <w:rsid w:val="00CE44C8"/>
    <w:rsid w:val="00CE55E9"/>
    <w:rsid w:val="00CF2DC3"/>
    <w:rsid w:val="00CF39B3"/>
    <w:rsid w:val="00CF780F"/>
    <w:rsid w:val="00D01E17"/>
    <w:rsid w:val="00D07933"/>
    <w:rsid w:val="00D10555"/>
    <w:rsid w:val="00D112DD"/>
    <w:rsid w:val="00D116A6"/>
    <w:rsid w:val="00D12686"/>
    <w:rsid w:val="00D1395C"/>
    <w:rsid w:val="00D13BFE"/>
    <w:rsid w:val="00D141D9"/>
    <w:rsid w:val="00D14D92"/>
    <w:rsid w:val="00D15191"/>
    <w:rsid w:val="00D151E1"/>
    <w:rsid w:val="00D16747"/>
    <w:rsid w:val="00D16D3A"/>
    <w:rsid w:val="00D2190A"/>
    <w:rsid w:val="00D220DE"/>
    <w:rsid w:val="00D24180"/>
    <w:rsid w:val="00D24E1A"/>
    <w:rsid w:val="00D268D0"/>
    <w:rsid w:val="00D27287"/>
    <w:rsid w:val="00D367C9"/>
    <w:rsid w:val="00D36C86"/>
    <w:rsid w:val="00D3772F"/>
    <w:rsid w:val="00D410BE"/>
    <w:rsid w:val="00D43798"/>
    <w:rsid w:val="00D50136"/>
    <w:rsid w:val="00D52438"/>
    <w:rsid w:val="00D537E1"/>
    <w:rsid w:val="00D61226"/>
    <w:rsid w:val="00D61F6A"/>
    <w:rsid w:val="00D6575B"/>
    <w:rsid w:val="00D67933"/>
    <w:rsid w:val="00D714F2"/>
    <w:rsid w:val="00D714FA"/>
    <w:rsid w:val="00D72B12"/>
    <w:rsid w:val="00D731D6"/>
    <w:rsid w:val="00D744AC"/>
    <w:rsid w:val="00D75B8E"/>
    <w:rsid w:val="00D75E46"/>
    <w:rsid w:val="00D806C8"/>
    <w:rsid w:val="00D81A70"/>
    <w:rsid w:val="00D95B1A"/>
    <w:rsid w:val="00D96371"/>
    <w:rsid w:val="00DA2729"/>
    <w:rsid w:val="00DA4CA4"/>
    <w:rsid w:val="00DA5DC6"/>
    <w:rsid w:val="00DA6B10"/>
    <w:rsid w:val="00DA6FF9"/>
    <w:rsid w:val="00DB21D2"/>
    <w:rsid w:val="00DB2562"/>
    <w:rsid w:val="00DB6F35"/>
    <w:rsid w:val="00DB7E41"/>
    <w:rsid w:val="00DC0DF2"/>
    <w:rsid w:val="00DC185D"/>
    <w:rsid w:val="00DC1BCB"/>
    <w:rsid w:val="00DC2EAF"/>
    <w:rsid w:val="00DC3623"/>
    <w:rsid w:val="00DC6344"/>
    <w:rsid w:val="00DC6A49"/>
    <w:rsid w:val="00DC7D55"/>
    <w:rsid w:val="00DC7F91"/>
    <w:rsid w:val="00DD01E6"/>
    <w:rsid w:val="00DD3334"/>
    <w:rsid w:val="00DD38EB"/>
    <w:rsid w:val="00DD588A"/>
    <w:rsid w:val="00DD61BE"/>
    <w:rsid w:val="00DD6CFD"/>
    <w:rsid w:val="00DD7A2E"/>
    <w:rsid w:val="00DE06AF"/>
    <w:rsid w:val="00DE47E0"/>
    <w:rsid w:val="00DE4B72"/>
    <w:rsid w:val="00DF088A"/>
    <w:rsid w:val="00DF2A3F"/>
    <w:rsid w:val="00DF3EE8"/>
    <w:rsid w:val="00DF520F"/>
    <w:rsid w:val="00DF549A"/>
    <w:rsid w:val="00DF6054"/>
    <w:rsid w:val="00DF618B"/>
    <w:rsid w:val="00E03B65"/>
    <w:rsid w:val="00E0505B"/>
    <w:rsid w:val="00E06D1E"/>
    <w:rsid w:val="00E11E1C"/>
    <w:rsid w:val="00E133AF"/>
    <w:rsid w:val="00E1346F"/>
    <w:rsid w:val="00E1387E"/>
    <w:rsid w:val="00E16FDC"/>
    <w:rsid w:val="00E2109A"/>
    <w:rsid w:val="00E2461F"/>
    <w:rsid w:val="00E306BD"/>
    <w:rsid w:val="00E314DC"/>
    <w:rsid w:val="00E32D4B"/>
    <w:rsid w:val="00E34449"/>
    <w:rsid w:val="00E35D42"/>
    <w:rsid w:val="00E361E4"/>
    <w:rsid w:val="00E36A3D"/>
    <w:rsid w:val="00E37CDD"/>
    <w:rsid w:val="00E402C6"/>
    <w:rsid w:val="00E4480D"/>
    <w:rsid w:val="00E47516"/>
    <w:rsid w:val="00E50079"/>
    <w:rsid w:val="00E50C79"/>
    <w:rsid w:val="00E51BC0"/>
    <w:rsid w:val="00E524AA"/>
    <w:rsid w:val="00E5272F"/>
    <w:rsid w:val="00E53C27"/>
    <w:rsid w:val="00E54092"/>
    <w:rsid w:val="00E55033"/>
    <w:rsid w:val="00E561A7"/>
    <w:rsid w:val="00E5647A"/>
    <w:rsid w:val="00E56834"/>
    <w:rsid w:val="00E60ACC"/>
    <w:rsid w:val="00E62851"/>
    <w:rsid w:val="00E645A8"/>
    <w:rsid w:val="00E64678"/>
    <w:rsid w:val="00E656C0"/>
    <w:rsid w:val="00E67AF5"/>
    <w:rsid w:val="00E67C82"/>
    <w:rsid w:val="00E72424"/>
    <w:rsid w:val="00E730D0"/>
    <w:rsid w:val="00E739B2"/>
    <w:rsid w:val="00E747B6"/>
    <w:rsid w:val="00E758D5"/>
    <w:rsid w:val="00E75EE3"/>
    <w:rsid w:val="00E761AC"/>
    <w:rsid w:val="00E76B74"/>
    <w:rsid w:val="00E82903"/>
    <w:rsid w:val="00E84C71"/>
    <w:rsid w:val="00E8583E"/>
    <w:rsid w:val="00E85BFC"/>
    <w:rsid w:val="00E879C3"/>
    <w:rsid w:val="00E91458"/>
    <w:rsid w:val="00E9451C"/>
    <w:rsid w:val="00E94C3F"/>
    <w:rsid w:val="00E951F2"/>
    <w:rsid w:val="00E956CF"/>
    <w:rsid w:val="00E95C55"/>
    <w:rsid w:val="00E965A4"/>
    <w:rsid w:val="00E97612"/>
    <w:rsid w:val="00EA374D"/>
    <w:rsid w:val="00EA7142"/>
    <w:rsid w:val="00EB753F"/>
    <w:rsid w:val="00EC2629"/>
    <w:rsid w:val="00EC413E"/>
    <w:rsid w:val="00ED52BB"/>
    <w:rsid w:val="00ED58E9"/>
    <w:rsid w:val="00ED720A"/>
    <w:rsid w:val="00ED72B8"/>
    <w:rsid w:val="00EE3D4F"/>
    <w:rsid w:val="00EE434B"/>
    <w:rsid w:val="00EE4F69"/>
    <w:rsid w:val="00EE6587"/>
    <w:rsid w:val="00EF03F7"/>
    <w:rsid w:val="00EF377E"/>
    <w:rsid w:val="00EF400A"/>
    <w:rsid w:val="00EF5FF2"/>
    <w:rsid w:val="00EF6991"/>
    <w:rsid w:val="00F02497"/>
    <w:rsid w:val="00F035FA"/>
    <w:rsid w:val="00F053B4"/>
    <w:rsid w:val="00F05597"/>
    <w:rsid w:val="00F0600D"/>
    <w:rsid w:val="00F0679A"/>
    <w:rsid w:val="00F070EF"/>
    <w:rsid w:val="00F07251"/>
    <w:rsid w:val="00F10319"/>
    <w:rsid w:val="00F11E5E"/>
    <w:rsid w:val="00F1203F"/>
    <w:rsid w:val="00F14B8C"/>
    <w:rsid w:val="00F15756"/>
    <w:rsid w:val="00F159D3"/>
    <w:rsid w:val="00F166E7"/>
    <w:rsid w:val="00F1771A"/>
    <w:rsid w:val="00F2022D"/>
    <w:rsid w:val="00F2257E"/>
    <w:rsid w:val="00F26430"/>
    <w:rsid w:val="00F269E6"/>
    <w:rsid w:val="00F3221A"/>
    <w:rsid w:val="00F34983"/>
    <w:rsid w:val="00F41DE3"/>
    <w:rsid w:val="00F42942"/>
    <w:rsid w:val="00F43BC7"/>
    <w:rsid w:val="00F44C8F"/>
    <w:rsid w:val="00F45CDB"/>
    <w:rsid w:val="00F46686"/>
    <w:rsid w:val="00F47557"/>
    <w:rsid w:val="00F538C3"/>
    <w:rsid w:val="00F545CC"/>
    <w:rsid w:val="00F5656D"/>
    <w:rsid w:val="00F611D1"/>
    <w:rsid w:val="00F61B1D"/>
    <w:rsid w:val="00F61DDF"/>
    <w:rsid w:val="00F64B6C"/>
    <w:rsid w:val="00F65884"/>
    <w:rsid w:val="00F706D6"/>
    <w:rsid w:val="00F70D22"/>
    <w:rsid w:val="00F734EA"/>
    <w:rsid w:val="00F76598"/>
    <w:rsid w:val="00F7777A"/>
    <w:rsid w:val="00F77D26"/>
    <w:rsid w:val="00F77D70"/>
    <w:rsid w:val="00F8065F"/>
    <w:rsid w:val="00F81D7D"/>
    <w:rsid w:val="00F82005"/>
    <w:rsid w:val="00F82867"/>
    <w:rsid w:val="00F834F2"/>
    <w:rsid w:val="00F904D6"/>
    <w:rsid w:val="00F91D05"/>
    <w:rsid w:val="00F952D1"/>
    <w:rsid w:val="00F955B6"/>
    <w:rsid w:val="00F966D7"/>
    <w:rsid w:val="00F96813"/>
    <w:rsid w:val="00FA1472"/>
    <w:rsid w:val="00FA21BE"/>
    <w:rsid w:val="00FA277E"/>
    <w:rsid w:val="00FA3FF3"/>
    <w:rsid w:val="00FA470D"/>
    <w:rsid w:val="00FA76A8"/>
    <w:rsid w:val="00FB366D"/>
    <w:rsid w:val="00FB6CFA"/>
    <w:rsid w:val="00FC0232"/>
    <w:rsid w:val="00FC1855"/>
    <w:rsid w:val="00FC56BA"/>
    <w:rsid w:val="00FC6250"/>
    <w:rsid w:val="00FC720F"/>
    <w:rsid w:val="00FD0BBB"/>
    <w:rsid w:val="00FD37A3"/>
    <w:rsid w:val="00FD5F0C"/>
    <w:rsid w:val="00FD68E2"/>
    <w:rsid w:val="00FD6A41"/>
    <w:rsid w:val="00FE26A1"/>
    <w:rsid w:val="00FE2F1C"/>
    <w:rsid w:val="00FE6A31"/>
    <w:rsid w:val="00FE7CD1"/>
    <w:rsid w:val="00FF19E3"/>
    <w:rsid w:val="00FF1C03"/>
    <w:rsid w:val="00FF25F4"/>
    <w:rsid w:val="00FF2C76"/>
    <w:rsid w:val="00FF3043"/>
    <w:rsid w:val="00FF450B"/>
    <w:rsid w:val="00FF4E8D"/>
    <w:rsid w:val="00FF592F"/>
    <w:rsid w:val="00FF687B"/>
    <w:rsid w:val="00FF77F8"/>
    <w:rsid w:val="00FF791F"/>
    <w:rsid w:val="00FF7A01"/>
    <w:rsid w:val="07203738"/>
    <w:rsid w:val="1F317E4A"/>
    <w:rsid w:val="2443CC1D"/>
    <w:rsid w:val="530E5FC7"/>
    <w:rsid w:val="574EE909"/>
    <w:rsid w:val="5C5E1BD9"/>
    <w:rsid w:val="62196556"/>
    <w:rsid w:val="6646E841"/>
    <w:rsid w:val="78FB12DA"/>
    <w:rsid w:val="7BA018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3C442"/>
  <w14:defaultImageDpi w14:val="32767"/>
  <w15:chartTrackingRefBased/>
  <w15:docId w15:val="{2F5ED43A-2C1B-1547-9D85-C6E708D3E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color w:val="00326D"/>
        <w:sz w:val="24"/>
        <w:szCs w:val="24"/>
        <w:lang w:val="en-GB"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266C69"/>
  </w:style>
  <w:style w:type="paragraph" w:styleId="berschrift1">
    <w:name w:val="heading 1"/>
    <w:basedOn w:val="Standard"/>
    <w:next w:val="Standard"/>
    <w:link w:val="berschrift1Zchn"/>
    <w:uiPriority w:val="9"/>
    <w:qFormat/>
    <w:rsid w:val="00CD6AB8"/>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9"/>
    <w:unhideWhenUsed/>
    <w:qFormat/>
    <w:rsid w:val="00CD6AB8"/>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D6AB8"/>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CD6AB8"/>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CD6AB8"/>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CD6AB8"/>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CD6AB8"/>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qFormat/>
    <w:rsid w:val="00CD6AB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CD6AB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rsid w:val="008833B4"/>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8833B4"/>
    <w:rPr>
      <w:rFonts w:eastAsiaTheme="minorEastAsia"/>
      <w:sz w:val="22"/>
      <w:szCs w:val="22"/>
      <w:lang w:val="en-US" w:eastAsia="zh-CN"/>
    </w:rPr>
  </w:style>
  <w:style w:type="paragraph" w:styleId="Kopfzeile">
    <w:name w:val="header"/>
    <w:basedOn w:val="Standard"/>
    <w:link w:val="KopfzeileZchn"/>
    <w:uiPriority w:val="99"/>
    <w:unhideWhenUsed/>
    <w:rsid w:val="008833B4"/>
    <w:pPr>
      <w:tabs>
        <w:tab w:val="center" w:pos="4513"/>
        <w:tab w:val="right" w:pos="9026"/>
      </w:tabs>
    </w:pPr>
  </w:style>
  <w:style w:type="character" w:customStyle="1" w:styleId="KopfzeileZchn">
    <w:name w:val="Kopfzeile Zchn"/>
    <w:basedOn w:val="Absatz-Standardschriftart"/>
    <w:link w:val="Kopfzeile"/>
    <w:uiPriority w:val="99"/>
    <w:rsid w:val="008833B4"/>
  </w:style>
  <w:style w:type="paragraph" w:styleId="Fuzeile">
    <w:name w:val="footer"/>
    <w:basedOn w:val="Standard"/>
    <w:link w:val="FuzeileZchn"/>
    <w:uiPriority w:val="99"/>
    <w:unhideWhenUsed/>
    <w:rsid w:val="008833B4"/>
    <w:pPr>
      <w:tabs>
        <w:tab w:val="center" w:pos="4513"/>
        <w:tab w:val="right" w:pos="9026"/>
      </w:tabs>
    </w:pPr>
  </w:style>
  <w:style w:type="character" w:customStyle="1" w:styleId="FuzeileZchn">
    <w:name w:val="Fußzeile Zchn"/>
    <w:basedOn w:val="Absatz-Standardschriftart"/>
    <w:link w:val="Fuzeile"/>
    <w:uiPriority w:val="99"/>
    <w:rsid w:val="008833B4"/>
  </w:style>
  <w:style w:type="paragraph" w:styleId="Listenabsatz">
    <w:name w:val="List Paragraph"/>
    <w:aliases w:val="P List Paragraph"/>
    <w:basedOn w:val="Standard"/>
    <w:link w:val="ListenabsatzZchn"/>
    <w:uiPriority w:val="34"/>
    <w:qFormat/>
    <w:rsid w:val="00611436"/>
    <w:pPr>
      <w:spacing w:before="120" w:after="120" w:line="276" w:lineRule="auto"/>
      <w:ind w:left="1072"/>
    </w:pPr>
    <w:rPr>
      <w:sz w:val="22"/>
    </w:rPr>
  </w:style>
  <w:style w:type="paragraph" w:customStyle="1" w:styleId="PParagraph">
    <w:name w:val="P Paragraph"/>
    <w:basedOn w:val="Standard"/>
    <w:link w:val="PParagraphChar"/>
    <w:qFormat/>
    <w:rsid w:val="00AE178E"/>
    <w:pPr>
      <w:spacing w:before="120" w:after="120" w:line="276" w:lineRule="auto"/>
      <w:ind w:left="357"/>
    </w:pPr>
    <w:rPr>
      <w:sz w:val="22"/>
      <w:szCs w:val="22"/>
    </w:rPr>
  </w:style>
  <w:style w:type="paragraph" w:customStyle="1" w:styleId="PBullet">
    <w:name w:val="P Bullet"/>
    <w:basedOn w:val="PParagraph"/>
    <w:link w:val="PBulletChar"/>
    <w:qFormat/>
    <w:rsid w:val="00781013"/>
    <w:pPr>
      <w:numPr>
        <w:numId w:val="3"/>
      </w:numPr>
      <w:ind w:left="1071" w:hanging="357"/>
    </w:pPr>
  </w:style>
  <w:style w:type="character" w:customStyle="1" w:styleId="PParagraphChar">
    <w:name w:val="P Paragraph Char"/>
    <w:basedOn w:val="Absatz-Standardschriftart"/>
    <w:link w:val="PParagraph"/>
    <w:rsid w:val="00AE178E"/>
    <w:rPr>
      <w:rFonts w:ascii="Arial" w:hAnsi="Arial"/>
      <w:color w:val="00326D"/>
      <w:sz w:val="22"/>
      <w:szCs w:val="22"/>
    </w:rPr>
  </w:style>
  <w:style w:type="paragraph" w:customStyle="1" w:styleId="PNumbered">
    <w:name w:val="P Numbered"/>
    <w:basedOn w:val="Listenabsatz"/>
    <w:link w:val="PNumberedChar"/>
    <w:qFormat/>
    <w:rsid w:val="00A82FC4"/>
    <w:pPr>
      <w:numPr>
        <w:numId w:val="5"/>
      </w:numPr>
    </w:pPr>
    <w:rPr>
      <w:szCs w:val="22"/>
    </w:rPr>
  </w:style>
  <w:style w:type="character" w:customStyle="1" w:styleId="ListenabsatzZchn">
    <w:name w:val="Listenabsatz Zchn"/>
    <w:aliases w:val="P List Paragraph Zchn"/>
    <w:basedOn w:val="Absatz-Standardschriftart"/>
    <w:link w:val="Listenabsatz"/>
    <w:uiPriority w:val="34"/>
    <w:rsid w:val="00611436"/>
    <w:rPr>
      <w:sz w:val="22"/>
    </w:rPr>
  </w:style>
  <w:style w:type="character" w:customStyle="1" w:styleId="PBulletChar">
    <w:name w:val="P Bullet Char"/>
    <w:basedOn w:val="ListenabsatzZchn"/>
    <w:link w:val="PBullet"/>
    <w:rsid w:val="00781013"/>
    <w:rPr>
      <w:sz w:val="22"/>
      <w:szCs w:val="22"/>
    </w:rPr>
  </w:style>
  <w:style w:type="paragraph" w:customStyle="1" w:styleId="PDocTitle">
    <w:name w:val="P DocTitle"/>
    <w:basedOn w:val="Standard"/>
    <w:link w:val="PDocTitleChar"/>
    <w:qFormat/>
    <w:rsid w:val="00335E2E"/>
    <w:rPr>
      <w:color w:val="3274BA"/>
      <w:sz w:val="64"/>
      <w:szCs w:val="70"/>
    </w:rPr>
  </w:style>
  <w:style w:type="character" w:customStyle="1" w:styleId="PNumberedChar">
    <w:name w:val="P Numbered Char"/>
    <w:basedOn w:val="ListenabsatzZchn"/>
    <w:link w:val="PNumbered"/>
    <w:rsid w:val="00611436"/>
    <w:rPr>
      <w:sz w:val="22"/>
      <w:szCs w:val="22"/>
    </w:rPr>
  </w:style>
  <w:style w:type="paragraph" w:customStyle="1" w:styleId="PDocSubtitle">
    <w:name w:val="P DocSubtitle"/>
    <w:basedOn w:val="Standard"/>
    <w:link w:val="PDocSubtitleChar"/>
    <w:qFormat/>
    <w:rsid w:val="00335E2E"/>
    <w:rPr>
      <w:color w:val="3274BA"/>
      <w:sz w:val="48"/>
      <w:szCs w:val="42"/>
    </w:rPr>
  </w:style>
  <w:style w:type="character" w:customStyle="1" w:styleId="PDocTitleChar">
    <w:name w:val="P DocTitle Char"/>
    <w:basedOn w:val="Absatz-Standardschriftart"/>
    <w:link w:val="PDocTitle"/>
    <w:rsid w:val="00335E2E"/>
    <w:rPr>
      <w:color w:val="3274BA"/>
      <w:sz w:val="64"/>
      <w:szCs w:val="70"/>
    </w:rPr>
  </w:style>
  <w:style w:type="paragraph" w:customStyle="1" w:styleId="PTitle">
    <w:name w:val="P Title"/>
    <w:basedOn w:val="Standard"/>
    <w:next w:val="PParagraph"/>
    <w:link w:val="PTitleChar"/>
    <w:qFormat/>
    <w:rsid w:val="00C871FE"/>
    <w:pPr>
      <w:spacing w:before="240" w:after="240"/>
    </w:pPr>
    <w:rPr>
      <w:sz w:val="60"/>
      <w:szCs w:val="60"/>
    </w:rPr>
  </w:style>
  <w:style w:type="character" w:customStyle="1" w:styleId="PDocSubtitleChar">
    <w:name w:val="P DocSubtitle Char"/>
    <w:basedOn w:val="Absatz-Standardschriftart"/>
    <w:link w:val="PDocSubtitle"/>
    <w:rsid w:val="00335E2E"/>
    <w:rPr>
      <w:color w:val="3274BA"/>
      <w:sz w:val="48"/>
      <w:szCs w:val="42"/>
    </w:rPr>
  </w:style>
  <w:style w:type="paragraph" w:customStyle="1" w:styleId="PSubtitle">
    <w:name w:val="P Subtitle"/>
    <w:basedOn w:val="Standard"/>
    <w:next w:val="PParagraph"/>
    <w:link w:val="PSubtitleChar"/>
    <w:qFormat/>
    <w:rsid w:val="00C871FE"/>
    <w:pPr>
      <w:spacing w:before="120" w:after="120"/>
    </w:pPr>
    <w:rPr>
      <w:color w:val="3274BA"/>
      <w:sz w:val="40"/>
      <w:szCs w:val="40"/>
    </w:rPr>
  </w:style>
  <w:style w:type="character" w:customStyle="1" w:styleId="PTitleChar">
    <w:name w:val="P Title Char"/>
    <w:basedOn w:val="Absatz-Standardschriftart"/>
    <w:link w:val="PTitle"/>
    <w:rsid w:val="00C871FE"/>
    <w:rPr>
      <w:rFonts w:ascii="Arial" w:hAnsi="Arial"/>
      <w:color w:val="00326D"/>
      <w:sz w:val="60"/>
      <w:szCs w:val="60"/>
    </w:rPr>
  </w:style>
  <w:style w:type="paragraph" w:customStyle="1" w:styleId="PHeading1">
    <w:name w:val="P Heading 1"/>
    <w:basedOn w:val="Listenabsatz"/>
    <w:next w:val="PParagraph"/>
    <w:link w:val="PHeading1Char"/>
    <w:qFormat/>
    <w:rsid w:val="00A548B8"/>
    <w:pPr>
      <w:keepNext/>
      <w:numPr>
        <w:numId w:val="2"/>
      </w:numPr>
      <w:spacing w:before="480" w:after="180"/>
      <w:ind w:left="74" w:hanging="431"/>
      <w:outlineLvl w:val="0"/>
    </w:pPr>
    <w:rPr>
      <w:b/>
      <w:bCs/>
      <w:sz w:val="32"/>
      <w:szCs w:val="28"/>
    </w:rPr>
  </w:style>
  <w:style w:type="character" w:customStyle="1" w:styleId="PSubtitleChar">
    <w:name w:val="P Subtitle Char"/>
    <w:basedOn w:val="Absatz-Standardschriftart"/>
    <w:link w:val="PSubtitle"/>
    <w:rsid w:val="00C871FE"/>
    <w:rPr>
      <w:rFonts w:ascii="Arial" w:hAnsi="Arial"/>
      <w:color w:val="3274BA"/>
      <w:sz w:val="40"/>
      <w:szCs w:val="40"/>
    </w:rPr>
  </w:style>
  <w:style w:type="paragraph" w:customStyle="1" w:styleId="PHeading2">
    <w:name w:val="P Heading 2"/>
    <w:basedOn w:val="PHeading1"/>
    <w:next w:val="PParagraph"/>
    <w:link w:val="PHeading2Char"/>
    <w:qFormat/>
    <w:rsid w:val="00A548B8"/>
    <w:pPr>
      <w:numPr>
        <w:ilvl w:val="1"/>
      </w:numPr>
      <w:spacing w:before="360"/>
      <w:ind w:left="397" w:hanging="578"/>
      <w:outlineLvl w:val="1"/>
    </w:pPr>
    <w:rPr>
      <w:sz w:val="28"/>
    </w:rPr>
  </w:style>
  <w:style w:type="character" w:customStyle="1" w:styleId="PHeading1Char">
    <w:name w:val="P Heading 1 Char"/>
    <w:basedOn w:val="ListenabsatzZchn"/>
    <w:link w:val="PHeading1"/>
    <w:rsid w:val="00A548B8"/>
    <w:rPr>
      <w:b/>
      <w:bCs/>
      <w:sz w:val="32"/>
      <w:szCs w:val="28"/>
    </w:rPr>
  </w:style>
  <w:style w:type="paragraph" w:customStyle="1" w:styleId="PHeading3">
    <w:name w:val="P Heading 3"/>
    <w:basedOn w:val="Listenabsatz"/>
    <w:next w:val="PParagraph"/>
    <w:link w:val="PHeading3Char"/>
    <w:qFormat/>
    <w:rsid w:val="00A548B8"/>
    <w:pPr>
      <w:keepNext/>
      <w:numPr>
        <w:ilvl w:val="2"/>
        <w:numId w:val="2"/>
      </w:numPr>
      <w:spacing w:before="360" w:after="180"/>
      <w:outlineLvl w:val="2"/>
    </w:pPr>
    <w:rPr>
      <w:b/>
      <w:bCs/>
      <w:sz w:val="26"/>
      <w:szCs w:val="26"/>
    </w:rPr>
  </w:style>
  <w:style w:type="character" w:customStyle="1" w:styleId="PHeading2Char">
    <w:name w:val="P Heading 2 Char"/>
    <w:basedOn w:val="PHeading1Char"/>
    <w:link w:val="PHeading2"/>
    <w:rsid w:val="00A548B8"/>
    <w:rPr>
      <w:b/>
      <w:bCs/>
      <w:sz w:val="28"/>
      <w:szCs w:val="28"/>
    </w:rPr>
  </w:style>
  <w:style w:type="character" w:customStyle="1" w:styleId="berschrift1Zchn">
    <w:name w:val="Überschrift 1 Zchn"/>
    <w:basedOn w:val="Absatz-Standardschriftart"/>
    <w:link w:val="berschrift1"/>
    <w:uiPriority w:val="9"/>
    <w:rsid w:val="00CD6AB8"/>
    <w:rPr>
      <w:rFonts w:asciiTheme="majorHAnsi" w:eastAsiaTheme="majorEastAsia" w:hAnsiTheme="majorHAnsi" w:cstheme="majorBidi"/>
      <w:color w:val="2F5496" w:themeColor="accent1" w:themeShade="BF"/>
      <w:sz w:val="32"/>
      <w:szCs w:val="32"/>
    </w:rPr>
  </w:style>
  <w:style w:type="character" w:customStyle="1" w:styleId="PHeading3Char">
    <w:name w:val="P Heading 3 Char"/>
    <w:basedOn w:val="ListenabsatzZchn"/>
    <w:link w:val="PHeading3"/>
    <w:rsid w:val="00A548B8"/>
    <w:rPr>
      <w:b/>
      <w:bCs/>
      <w:sz w:val="26"/>
      <w:szCs w:val="26"/>
    </w:rPr>
  </w:style>
  <w:style w:type="character" w:customStyle="1" w:styleId="berschrift2Zchn">
    <w:name w:val="Überschrift 2 Zchn"/>
    <w:basedOn w:val="Absatz-Standardschriftart"/>
    <w:link w:val="berschrift2"/>
    <w:uiPriority w:val="99"/>
    <w:rsid w:val="00CD6AB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D6AB8"/>
    <w:rPr>
      <w:rFonts w:asciiTheme="majorHAnsi" w:eastAsiaTheme="majorEastAsia" w:hAnsiTheme="majorHAnsi" w:cstheme="majorBidi"/>
      <w:color w:val="1F3763" w:themeColor="accent1" w:themeShade="7F"/>
    </w:rPr>
  </w:style>
  <w:style w:type="character" w:customStyle="1" w:styleId="berschrift4Zchn">
    <w:name w:val="Überschrift 4 Zchn"/>
    <w:basedOn w:val="Absatz-Standardschriftart"/>
    <w:link w:val="berschrift4"/>
    <w:uiPriority w:val="9"/>
    <w:rsid w:val="00CD6AB8"/>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CD6AB8"/>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CD6AB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CD6AB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rsid w:val="00CD6AB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CD6AB8"/>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4C7100"/>
    <w:rPr>
      <w:color w:val="0563C1" w:themeColor="hyperlink"/>
      <w:u w:val="single"/>
    </w:rPr>
  </w:style>
  <w:style w:type="paragraph" w:styleId="Inhaltsverzeichnisberschrift">
    <w:name w:val="TOC Heading"/>
    <w:basedOn w:val="berschrift1"/>
    <w:next w:val="Standard"/>
    <w:link w:val="InhaltsverzeichnisberschriftZchn"/>
    <w:uiPriority w:val="39"/>
    <w:unhideWhenUsed/>
    <w:rsid w:val="00B83707"/>
    <w:pPr>
      <w:numPr>
        <w:numId w:val="0"/>
      </w:numPr>
      <w:spacing w:line="259" w:lineRule="auto"/>
      <w:outlineLvl w:val="9"/>
    </w:pPr>
    <w:rPr>
      <w:lang w:val="en-US"/>
    </w:rPr>
  </w:style>
  <w:style w:type="paragraph" w:styleId="Verzeichnis1">
    <w:name w:val="toc 1"/>
    <w:basedOn w:val="Standard"/>
    <w:next w:val="Standard"/>
    <w:autoRedefine/>
    <w:uiPriority w:val="39"/>
    <w:unhideWhenUsed/>
    <w:rsid w:val="00FC56BA"/>
    <w:pPr>
      <w:spacing w:after="120"/>
    </w:pPr>
    <w:rPr>
      <w:b/>
    </w:rPr>
  </w:style>
  <w:style w:type="paragraph" w:styleId="Verzeichnis2">
    <w:name w:val="toc 2"/>
    <w:basedOn w:val="Standard"/>
    <w:next w:val="Standard"/>
    <w:autoRedefine/>
    <w:uiPriority w:val="39"/>
    <w:unhideWhenUsed/>
    <w:rsid w:val="00FC56BA"/>
    <w:pPr>
      <w:spacing w:after="120"/>
      <w:ind w:left="238"/>
    </w:pPr>
  </w:style>
  <w:style w:type="paragraph" w:customStyle="1" w:styleId="PTOCHeading">
    <w:name w:val="P TOC Heading"/>
    <w:basedOn w:val="Inhaltsverzeichnisberschrift"/>
    <w:link w:val="PTOCHeadingChar"/>
    <w:qFormat/>
    <w:rsid w:val="0065583F"/>
    <w:pPr>
      <w:spacing w:after="120"/>
    </w:pPr>
    <w:rPr>
      <w:rFonts w:ascii="Arial" w:hAnsi="Arial" w:cs="Arial"/>
      <w:b/>
      <w:color w:val="00326D"/>
    </w:rPr>
  </w:style>
  <w:style w:type="character" w:customStyle="1" w:styleId="InhaltsverzeichnisberschriftZchn">
    <w:name w:val="Inhaltsverzeichnisüberschrift Zchn"/>
    <w:basedOn w:val="berschrift1Zchn"/>
    <w:link w:val="Inhaltsverzeichnisberschrift"/>
    <w:uiPriority w:val="39"/>
    <w:rsid w:val="00B83707"/>
    <w:rPr>
      <w:rFonts w:asciiTheme="majorHAnsi" w:eastAsiaTheme="majorEastAsia" w:hAnsiTheme="majorHAnsi" w:cstheme="majorBidi"/>
      <w:color w:val="2F5496" w:themeColor="accent1" w:themeShade="BF"/>
      <w:sz w:val="32"/>
      <w:szCs w:val="32"/>
      <w:lang w:val="en-US"/>
    </w:rPr>
  </w:style>
  <w:style w:type="character" w:customStyle="1" w:styleId="PTOCHeadingChar">
    <w:name w:val="P TOC Heading Char"/>
    <w:basedOn w:val="InhaltsverzeichnisberschriftZchn"/>
    <w:link w:val="PTOCHeading"/>
    <w:rsid w:val="0065583F"/>
    <w:rPr>
      <w:rFonts w:ascii="Arial" w:eastAsiaTheme="majorEastAsia" w:hAnsi="Arial" w:cs="Arial"/>
      <w:b/>
      <w:color w:val="00326D"/>
      <w:sz w:val="32"/>
      <w:szCs w:val="32"/>
      <w:lang w:val="en-US"/>
    </w:rPr>
  </w:style>
  <w:style w:type="character" w:styleId="BesuchterLink">
    <w:name w:val="FollowedHyperlink"/>
    <w:basedOn w:val="Absatz-Standardschriftart"/>
    <w:uiPriority w:val="99"/>
    <w:semiHidden/>
    <w:unhideWhenUsed/>
    <w:rsid w:val="00512742"/>
    <w:rPr>
      <w:color w:val="954F72" w:themeColor="followedHyperlink"/>
      <w:u w:val="single"/>
    </w:rPr>
  </w:style>
  <w:style w:type="character" w:styleId="Kommentarzeichen">
    <w:name w:val="annotation reference"/>
    <w:basedOn w:val="Absatz-Standardschriftart"/>
    <w:uiPriority w:val="99"/>
    <w:semiHidden/>
    <w:unhideWhenUsed/>
    <w:rsid w:val="006C0110"/>
    <w:rPr>
      <w:sz w:val="16"/>
      <w:szCs w:val="16"/>
    </w:rPr>
  </w:style>
  <w:style w:type="paragraph" w:styleId="Kommentartext">
    <w:name w:val="annotation text"/>
    <w:basedOn w:val="Standard"/>
    <w:link w:val="KommentartextZchn"/>
    <w:uiPriority w:val="99"/>
    <w:unhideWhenUsed/>
    <w:rsid w:val="006C0110"/>
    <w:rPr>
      <w:sz w:val="20"/>
      <w:szCs w:val="20"/>
    </w:rPr>
  </w:style>
  <w:style w:type="character" w:customStyle="1" w:styleId="KommentartextZchn">
    <w:name w:val="Kommentartext Zchn"/>
    <w:basedOn w:val="Absatz-Standardschriftart"/>
    <w:link w:val="Kommentartext"/>
    <w:uiPriority w:val="99"/>
    <w:rsid w:val="006C0110"/>
    <w:rPr>
      <w:sz w:val="20"/>
      <w:szCs w:val="20"/>
    </w:rPr>
  </w:style>
  <w:style w:type="paragraph" w:styleId="Kommentarthema">
    <w:name w:val="annotation subject"/>
    <w:basedOn w:val="Kommentartext"/>
    <w:next w:val="Kommentartext"/>
    <w:link w:val="KommentarthemaZchn"/>
    <w:uiPriority w:val="99"/>
    <w:semiHidden/>
    <w:unhideWhenUsed/>
    <w:rsid w:val="006C0110"/>
    <w:rPr>
      <w:b/>
      <w:bCs/>
    </w:rPr>
  </w:style>
  <w:style w:type="character" w:customStyle="1" w:styleId="KommentarthemaZchn">
    <w:name w:val="Kommentarthema Zchn"/>
    <w:basedOn w:val="KommentartextZchn"/>
    <w:link w:val="Kommentarthema"/>
    <w:uiPriority w:val="99"/>
    <w:semiHidden/>
    <w:rsid w:val="006C0110"/>
    <w:rPr>
      <w:b/>
      <w:bCs/>
      <w:sz w:val="20"/>
      <w:szCs w:val="20"/>
    </w:rPr>
  </w:style>
  <w:style w:type="paragraph" w:styleId="Sprechblasentext">
    <w:name w:val="Balloon Text"/>
    <w:basedOn w:val="Standard"/>
    <w:link w:val="SprechblasentextZchn"/>
    <w:uiPriority w:val="99"/>
    <w:semiHidden/>
    <w:unhideWhenUsed/>
    <w:rsid w:val="006C0110"/>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C0110"/>
    <w:rPr>
      <w:rFonts w:ascii="Segoe UI" w:hAnsi="Segoe UI" w:cs="Segoe UI"/>
      <w:sz w:val="18"/>
      <w:szCs w:val="18"/>
    </w:rPr>
  </w:style>
  <w:style w:type="character" w:customStyle="1" w:styleId="UnresolvedMention1">
    <w:name w:val="Unresolved Mention1"/>
    <w:basedOn w:val="Absatz-Standardschriftart"/>
    <w:uiPriority w:val="99"/>
    <w:semiHidden/>
    <w:unhideWhenUsed/>
    <w:rsid w:val="00A762F2"/>
    <w:rPr>
      <w:color w:val="605E5C"/>
      <w:shd w:val="clear" w:color="auto" w:fill="E1DFDD"/>
    </w:rPr>
  </w:style>
  <w:style w:type="paragraph" w:styleId="Verzeichnis3">
    <w:name w:val="toc 3"/>
    <w:basedOn w:val="Standard"/>
    <w:next w:val="Standard"/>
    <w:autoRedefine/>
    <w:uiPriority w:val="39"/>
    <w:unhideWhenUsed/>
    <w:rsid w:val="00FC56BA"/>
    <w:pPr>
      <w:spacing w:after="120"/>
      <w:ind w:left="482"/>
    </w:pPr>
  </w:style>
  <w:style w:type="character" w:customStyle="1" w:styleId="UnresolvedMention2">
    <w:name w:val="Unresolved Mention2"/>
    <w:basedOn w:val="Absatz-Standardschriftart"/>
    <w:uiPriority w:val="99"/>
    <w:semiHidden/>
    <w:unhideWhenUsed/>
    <w:rsid w:val="004179C1"/>
    <w:rPr>
      <w:color w:val="605E5C"/>
      <w:shd w:val="clear" w:color="auto" w:fill="E1DFDD"/>
    </w:rPr>
  </w:style>
  <w:style w:type="paragraph" w:customStyle="1" w:styleId="CodeBlock">
    <w:name w:val="Code Block"/>
    <w:basedOn w:val="PParagraph"/>
    <w:rsid w:val="00F34983"/>
    <w:pPr>
      <w:pBdr>
        <w:top w:val="single" w:sz="4" w:space="1" w:color="auto"/>
        <w:left w:val="single" w:sz="4" w:space="4" w:color="auto"/>
        <w:bottom w:val="single" w:sz="4" w:space="1" w:color="auto"/>
        <w:right w:val="single" w:sz="4" w:space="4" w:color="auto"/>
      </w:pBdr>
      <w:shd w:val="clear" w:color="auto" w:fill="FFFFFF"/>
      <w:ind w:left="567"/>
      <w:contextualSpacing/>
    </w:pPr>
    <w:rPr>
      <w:rFonts w:ascii="Courier New" w:hAnsi="Courier New"/>
      <w:noProof/>
      <w:sz w:val="20"/>
    </w:rPr>
  </w:style>
  <w:style w:type="paragraph" w:customStyle="1" w:styleId="PEPPOLHeadding1">
    <w:name w:val="PEPPOL_Headding_1"/>
    <w:basedOn w:val="berschrift1"/>
    <w:next w:val="Standard"/>
    <w:link w:val="PEPPOLHeadding1Tegn"/>
    <w:rsid w:val="004D5EC1"/>
    <w:pPr>
      <w:keepNext w:val="0"/>
      <w:keepLines w:val="0"/>
      <w:tabs>
        <w:tab w:val="left" w:pos="851"/>
        <w:tab w:val="left" w:pos="1418"/>
        <w:tab w:val="left" w:pos="1985"/>
        <w:tab w:val="left" w:pos="2552"/>
        <w:tab w:val="left" w:pos="3119"/>
        <w:tab w:val="left" w:pos="3686"/>
        <w:tab w:val="decimal" w:pos="5954"/>
        <w:tab w:val="decimal" w:pos="7088"/>
        <w:tab w:val="decimal" w:pos="8222"/>
      </w:tabs>
      <w:spacing w:before="200" w:after="120"/>
      <w:ind w:left="993" w:right="567"/>
    </w:pPr>
    <w:rPr>
      <w:rFonts w:ascii="Calibri" w:eastAsia="Times New Roman" w:hAnsi="Calibri" w:cstheme="minorHAnsi"/>
      <w:b/>
      <w:bCs/>
      <w:color w:val="auto"/>
      <w:szCs w:val="28"/>
    </w:rPr>
  </w:style>
  <w:style w:type="paragraph" w:customStyle="1" w:styleId="PEPPOLHeadding2">
    <w:name w:val="PEPPOL_Headding_2"/>
    <w:basedOn w:val="PEPPOLHeadding1"/>
    <w:next w:val="Standard"/>
    <w:link w:val="PEPPOLHeadding2Tegn"/>
    <w:rsid w:val="004D5EC1"/>
    <w:pPr>
      <w:numPr>
        <w:numId w:val="0"/>
      </w:numPr>
      <w:tabs>
        <w:tab w:val="clear" w:pos="851"/>
        <w:tab w:val="left" w:pos="567"/>
        <w:tab w:val="left" w:pos="1134"/>
      </w:tabs>
      <w:suppressAutoHyphens/>
      <w:spacing w:before="360"/>
      <w:ind w:left="992" w:right="142" w:hanging="425"/>
      <w:outlineLvl w:val="1"/>
    </w:pPr>
    <w:rPr>
      <w:sz w:val="28"/>
    </w:rPr>
  </w:style>
  <w:style w:type="character" w:customStyle="1" w:styleId="PEPPOLHeadding1Tegn">
    <w:name w:val="PEPPOL_Headding_1 Tegn"/>
    <w:basedOn w:val="Absatz-Standardschriftart"/>
    <w:link w:val="PEPPOLHeadding1"/>
    <w:rsid w:val="00B0243F"/>
    <w:rPr>
      <w:rFonts w:ascii="Calibri" w:eastAsia="Times New Roman" w:hAnsi="Calibri" w:cstheme="minorHAnsi"/>
      <w:b/>
      <w:bCs/>
      <w:color w:val="auto"/>
      <w:sz w:val="32"/>
      <w:szCs w:val="28"/>
    </w:rPr>
  </w:style>
  <w:style w:type="paragraph" w:customStyle="1" w:styleId="PEPPOLHeading3">
    <w:name w:val="PEPPOL_Heading_3"/>
    <w:basedOn w:val="PEPPOLHeadding2"/>
    <w:next w:val="Standard"/>
    <w:link w:val="PEPPOLHeading3Tegn"/>
    <w:rsid w:val="004D5EC1"/>
    <w:pPr>
      <w:tabs>
        <w:tab w:val="clear" w:pos="567"/>
        <w:tab w:val="left" w:pos="851"/>
      </w:tabs>
      <w:ind w:left="1134" w:hanging="567"/>
      <w:outlineLvl w:val="2"/>
    </w:pPr>
    <w:rPr>
      <w:sz w:val="22"/>
    </w:rPr>
  </w:style>
  <w:style w:type="character" w:customStyle="1" w:styleId="PEPPOLHeadding2Tegn">
    <w:name w:val="PEPPOL_Headding_2 Tegn"/>
    <w:basedOn w:val="Absatz-Standardschriftart"/>
    <w:link w:val="PEPPOLHeadding2"/>
    <w:rsid w:val="00B0243F"/>
    <w:rPr>
      <w:rFonts w:ascii="Calibri" w:eastAsia="Times New Roman" w:hAnsi="Calibri" w:cstheme="minorHAnsi"/>
      <w:b/>
      <w:bCs/>
      <w:sz w:val="28"/>
      <w:szCs w:val="28"/>
    </w:rPr>
  </w:style>
  <w:style w:type="character" w:customStyle="1" w:styleId="PEPPOLHeading3Tegn">
    <w:name w:val="PEPPOL_Heading_3 Tegn"/>
    <w:basedOn w:val="Absatz-Standardschriftart"/>
    <w:link w:val="PEPPOLHeading3"/>
    <w:rsid w:val="00B0243F"/>
    <w:rPr>
      <w:rFonts w:ascii="Calibri" w:eastAsia="Times New Roman" w:hAnsi="Calibri" w:cstheme="minorHAnsi"/>
      <w:b/>
      <w:bCs/>
      <w:sz w:val="22"/>
      <w:szCs w:val="28"/>
    </w:rPr>
  </w:style>
  <w:style w:type="character" w:customStyle="1" w:styleId="UnresolvedMention3">
    <w:name w:val="Unresolved Mention3"/>
    <w:basedOn w:val="Absatz-Standardschriftart"/>
    <w:uiPriority w:val="99"/>
    <w:semiHidden/>
    <w:unhideWhenUsed/>
    <w:rsid w:val="002B7916"/>
    <w:rPr>
      <w:color w:val="605E5C"/>
      <w:shd w:val="clear" w:color="auto" w:fill="E1DFDD"/>
    </w:rPr>
  </w:style>
  <w:style w:type="paragraph" w:customStyle="1" w:styleId="NumberedContract1">
    <w:name w:val="Numbered Contract 1"/>
    <w:basedOn w:val="Standard"/>
    <w:next w:val="NumberedContract2"/>
    <w:uiPriority w:val="99"/>
    <w:rsid w:val="001D185E"/>
    <w:pPr>
      <w:keepNext/>
      <w:numPr>
        <w:numId w:val="4"/>
      </w:numPr>
      <w:spacing w:before="40" w:after="80"/>
      <w:outlineLvl w:val="0"/>
    </w:pPr>
    <w:rPr>
      <w:rFonts w:ascii="Century Gothic" w:eastAsia="Times New Roman" w:hAnsi="Century Gothic" w:cs="Century Gothic"/>
      <w:b/>
      <w:bCs/>
      <w:smallCaps/>
      <w:color w:val="002060"/>
      <w:sz w:val="22"/>
      <w:szCs w:val="22"/>
      <w:lang w:eastAsia="nb-NO"/>
    </w:rPr>
  </w:style>
  <w:style w:type="paragraph" w:customStyle="1" w:styleId="NumberedContract2">
    <w:name w:val="Numbered Contract 2"/>
    <w:basedOn w:val="Standard"/>
    <w:uiPriority w:val="99"/>
    <w:rsid w:val="001D185E"/>
    <w:pPr>
      <w:numPr>
        <w:ilvl w:val="1"/>
        <w:numId w:val="4"/>
      </w:numPr>
      <w:spacing w:after="60"/>
      <w:outlineLvl w:val="1"/>
    </w:pPr>
    <w:rPr>
      <w:rFonts w:ascii="Garamond" w:eastAsia="Times New Roman" w:hAnsi="Garamond" w:cs="Garamond"/>
      <w:color w:val="002060"/>
      <w:sz w:val="21"/>
      <w:szCs w:val="21"/>
      <w:lang w:eastAsia="nb-NO"/>
    </w:rPr>
  </w:style>
  <w:style w:type="paragraph" w:customStyle="1" w:styleId="NumberedContract3">
    <w:name w:val="Numbered Contract 3"/>
    <w:basedOn w:val="NumberedContract2"/>
    <w:uiPriority w:val="99"/>
    <w:rsid w:val="001D185E"/>
    <w:pPr>
      <w:numPr>
        <w:ilvl w:val="2"/>
      </w:numPr>
      <w:tabs>
        <w:tab w:val="decimal" w:pos="1584"/>
      </w:tabs>
      <w:outlineLvl w:val="2"/>
    </w:pPr>
  </w:style>
  <w:style w:type="paragraph" w:customStyle="1" w:styleId="SectionHeading1">
    <w:name w:val="Section Heading 1"/>
    <w:basedOn w:val="berschrift1"/>
    <w:next w:val="Standard"/>
    <w:rsid w:val="005F6B0C"/>
    <w:pPr>
      <w:keepLines w:val="0"/>
      <w:pageBreakBefore/>
      <w:numPr>
        <w:numId w:val="0"/>
      </w:numPr>
      <w:suppressAutoHyphens/>
      <w:spacing w:after="60"/>
      <w:ind w:left="-357"/>
    </w:pPr>
    <w:rPr>
      <w:rFonts w:ascii="Arial" w:eastAsia="Cambria" w:hAnsi="Arial" w:cs="Arial"/>
      <w:b/>
      <w:bCs/>
      <w:color w:val="002060"/>
      <w:kern w:val="32"/>
      <w:sz w:val="36"/>
      <w:szCs w:val="36"/>
      <w:lang w:eastAsia="nb-NO" w:bidi="en-US"/>
    </w:rPr>
  </w:style>
  <w:style w:type="table" w:styleId="Gitternetztabelle5dunkelAkzent5">
    <w:name w:val="Grid Table 5 Dark Accent 5"/>
    <w:basedOn w:val="NormaleTabelle"/>
    <w:uiPriority w:val="50"/>
    <w:rsid w:val="001D185E"/>
    <w:rPr>
      <w:rFonts w:asciiTheme="minorHAnsi" w:hAnsiTheme="minorHAnsi"/>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eschriftung">
    <w:name w:val="caption"/>
    <w:aliases w:val="P Caption"/>
    <w:basedOn w:val="Standard"/>
    <w:next w:val="PParagraph"/>
    <w:uiPriority w:val="35"/>
    <w:unhideWhenUsed/>
    <w:qFormat/>
    <w:rsid w:val="00100E1F"/>
    <w:pPr>
      <w:spacing w:before="240" w:after="240"/>
      <w:jc w:val="center"/>
    </w:pPr>
    <w:rPr>
      <w:rFonts w:cs="Arial"/>
      <w:i/>
      <w:iCs/>
      <w:color w:val="007AD7"/>
      <w:sz w:val="20"/>
      <w:szCs w:val="18"/>
      <w:lang w:eastAsia="nb-NO"/>
    </w:rPr>
  </w:style>
  <w:style w:type="character" w:styleId="IntensiveHervorhebung">
    <w:name w:val="Intense Emphasis"/>
    <w:aliases w:val="P Intense Emphasis"/>
    <w:basedOn w:val="Absatz-Standardschriftart"/>
    <w:uiPriority w:val="21"/>
    <w:rsid w:val="005F6B0C"/>
    <w:rPr>
      <w:b/>
      <w:bCs/>
      <w:i/>
      <w:iCs/>
      <w:color w:val="007AD7"/>
    </w:rPr>
  </w:style>
  <w:style w:type="table" w:styleId="Listentabelle4Akzent1">
    <w:name w:val="List Table 4 Accent 1"/>
    <w:basedOn w:val="NormaleTabelle"/>
    <w:uiPriority w:val="49"/>
    <w:rsid w:val="00DC7D5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enraster">
    <w:name w:val="Table Grid"/>
    <w:basedOn w:val="NormaleTabelle"/>
    <w:uiPriority w:val="59"/>
    <w:rsid w:val="00DC7D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5F2965"/>
    <w:rPr>
      <w:rFonts w:asciiTheme="minorHAnsi" w:hAnsiTheme="minorHAnsi"/>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HelleListe-Akzent11">
    <w:name w:val="Helle Liste - Akzent 11"/>
    <w:basedOn w:val="NormaleTabelle"/>
    <w:uiPriority w:val="61"/>
    <w:rsid w:val="0031687B"/>
    <w:rPr>
      <w:rFonts w:ascii="Calibri" w:eastAsia="Times New Roman" w:hAnsi="Calibri" w:cs="Times New Roman"/>
      <w:color w:val="auto"/>
      <w:sz w:val="20"/>
      <w:szCs w:val="20"/>
      <w:lang w:val="de-AT" w:eastAsia="de-AT"/>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Funotentext">
    <w:name w:val="footnote text"/>
    <w:basedOn w:val="PParagraph"/>
    <w:link w:val="FunotentextZchn"/>
    <w:uiPriority w:val="99"/>
    <w:unhideWhenUsed/>
    <w:rsid w:val="00503F92"/>
    <w:pPr>
      <w:suppressAutoHyphens/>
      <w:spacing w:before="0" w:after="0"/>
    </w:pPr>
    <w:rPr>
      <w:rFonts w:eastAsia="Arial Unicode MS" w:cs="Tahoma"/>
      <w:color w:val="auto"/>
      <w:sz w:val="20"/>
      <w:szCs w:val="20"/>
      <w:lang w:val="ru-RU" w:bidi="en-US"/>
    </w:rPr>
  </w:style>
  <w:style w:type="character" w:customStyle="1" w:styleId="FunotentextZchn">
    <w:name w:val="Fußnotentext Zchn"/>
    <w:basedOn w:val="Absatz-Standardschriftart"/>
    <w:link w:val="Funotentext"/>
    <w:uiPriority w:val="99"/>
    <w:rsid w:val="00503F92"/>
    <w:rPr>
      <w:rFonts w:eastAsia="Arial Unicode MS" w:cs="Tahoma"/>
      <w:color w:val="auto"/>
      <w:sz w:val="20"/>
      <w:szCs w:val="20"/>
      <w:lang w:val="ru-RU" w:bidi="en-US"/>
    </w:rPr>
  </w:style>
  <w:style w:type="character" w:styleId="Funotenzeichen">
    <w:name w:val="footnote reference"/>
    <w:basedOn w:val="Absatz-Standardschriftart"/>
    <w:unhideWhenUsed/>
    <w:rsid w:val="007F06E5"/>
    <w:rPr>
      <w:vertAlign w:val="superscript"/>
    </w:rPr>
  </w:style>
  <w:style w:type="paragraph" w:customStyle="1" w:styleId="PFootnoteText">
    <w:name w:val="P Footnote Text"/>
    <w:basedOn w:val="Funotentext"/>
    <w:link w:val="PFootnoteTextChar"/>
    <w:qFormat/>
    <w:rsid w:val="0081458F"/>
    <w:rPr>
      <w:rFonts w:cs="Arial"/>
      <w:color w:val="00326D"/>
    </w:rPr>
  </w:style>
  <w:style w:type="character" w:customStyle="1" w:styleId="PFootnoteTextChar">
    <w:name w:val="P Footnote Text Char"/>
    <w:basedOn w:val="FunotentextZchn"/>
    <w:link w:val="PFootnoteText"/>
    <w:rsid w:val="0081458F"/>
    <w:rPr>
      <w:rFonts w:ascii="Times New Roman" w:eastAsia="Arial Unicode MS" w:hAnsi="Times New Roman" w:cs="Arial"/>
      <w:color w:val="auto"/>
      <w:sz w:val="20"/>
      <w:szCs w:val="20"/>
      <w:lang w:val="ru-RU" w:bidi="en-US"/>
    </w:rPr>
  </w:style>
  <w:style w:type="paragraph" w:styleId="Textkrper">
    <w:name w:val="Body Text"/>
    <w:basedOn w:val="Standard"/>
    <w:link w:val="TextkrperZchn"/>
    <w:uiPriority w:val="99"/>
    <w:unhideWhenUsed/>
    <w:rsid w:val="001122DF"/>
    <w:pPr>
      <w:spacing w:after="120"/>
    </w:pPr>
    <w:rPr>
      <w:color w:val="auto"/>
      <w:sz w:val="22"/>
      <w:szCs w:val="22"/>
    </w:rPr>
  </w:style>
  <w:style w:type="character" w:customStyle="1" w:styleId="TextkrperZchn">
    <w:name w:val="Textkörper Zchn"/>
    <w:basedOn w:val="Absatz-Standardschriftart"/>
    <w:link w:val="Textkrper"/>
    <w:uiPriority w:val="99"/>
    <w:rsid w:val="001122DF"/>
    <w:rPr>
      <w:color w:val="auto"/>
      <w:sz w:val="22"/>
      <w:szCs w:val="22"/>
    </w:rPr>
  </w:style>
  <w:style w:type="table" w:styleId="Listentabelle3Akzent5">
    <w:name w:val="List Table 3 Accent 5"/>
    <w:aliases w:val="PEPPOL01"/>
    <w:basedOn w:val="NormaleTabelle"/>
    <w:uiPriority w:val="48"/>
    <w:rsid w:val="001122DF"/>
    <w:rPr>
      <w:rFonts w:asciiTheme="minorHAnsi" w:hAnsiTheme="minorHAnsi"/>
      <w:color w:val="auto"/>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FFFFFF" w:themeColor="background1"/>
      </w:rPr>
      <w:tblPr/>
      <w:tcPr>
        <w:shd w:val="clear" w:color="auto" w:fill="5B9BD5"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style>
  <w:style w:type="paragraph" w:customStyle="1" w:styleId="PHeading4">
    <w:name w:val="P Heading 4"/>
    <w:basedOn w:val="berschrift4"/>
    <w:next w:val="PParagraph"/>
    <w:link w:val="PHeading4Char"/>
    <w:qFormat/>
    <w:rsid w:val="00A548B8"/>
    <w:pPr>
      <w:spacing w:before="360" w:after="180" w:line="276" w:lineRule="auto"/>
      <w:ind w:left="953" w:hanging="862"/>
    </w:pPr>
    <w:rPr>
      <w:rFonts w:ascii="Arial" w:hAnsi="Arial" w:cs="Arial"/>
      <w:b/>
      <w:i w:val="0"/>
      <w:color w:val="00326D"/>
    </w:rPr>
  </w:style>
  <w:style w:type="character" w:customStyle="1" w:styleId="PHeading4Char">
    <w:name w:val="P Heading 4 Char"/>
    <w:basedOn w:val="berschrift4Zchn"/>
    <w:link w:val="PHeading4"/>
    <w:rsid w:val="00A548B8"/>
    <w:rPr>
      <w:rFonts w:asciiTheme="majorHAnsi" w:eastAsiaTheme="majorEastAsia" w:hAnsiTheme="majorHAnsi" w:cs="Arial"/>
      <w:b/>
      <w:i w:val="0"/>
      <w:iCs/>
      <w:color w:val="2F5496" w:themeColor="accent1" w:themeShade="BF"/>
    </w:rPr>
  </w:style>
  <w:style w:type="paragraph" w:styleId="Verzeichnis4">
    <w:name w:val="toc 4"/>
    <w:basedOn w:val="Standard"/>
    <w:next w:val="Standard"/>
    <w:autoRedefine/>
    <w:uiPriority w:val="39"/>
    <w:unhideWhenUsed/>
    <w:rsid w:val="00FC56BA"/>
    <w:pPr>
      <w:spacing w:after="120"/>
      <w:ind w:left="720"/>
    </w:pPr>
  </w:style>
  <w:style w:type="paragraph" w:customStyle="1" w:styleId="PHeading5">
    <w:name w:val="P Heading 5"/>
    <w:basedOn w:val="berschrift5"/>
    <w:next w:val="PParagraph"/>
    <w:link w:val="PHeading5Char"/>
    <w:qFormat/>
    <w:rsid w:val="005D1231"/>
    <w:pPr>
      <w:spacing w:before="360" w:after="180" w:line="276" w:lineRule="auto"/>
      <w:ind w:left="1190" w:hanging="1009"/>
    </w:pPr>
    <w:rPr>
      <w:rFonts w:ascii="Arial" w:hAnsi="Arial"/>
      <w:b/>
      <w:color w:val="00326D"/>
      <w:sz w:val="22"/>
    </w:rPr>
  </w:style>
  <w:style w:type="paragraph" w:styleId="Verzeichnis5">
    <w:name w:val="toc 5"/>
    <w:basedOn w:val="Standard"/>
    <w:next w:val="Standard"/>
    <w:autoRedefine/>
    <w:uiPriority w:val="39"/>
    <w:unhideWhenUsed/>
    <w:rsid w:val="005D1231"/>
    <w:pPr>
      <w:spacing w:after="100"/>
      <w:ind w:left="960"/>
    </w:pPr>
  </w:style>
  <w:style w:type="character" w:customStyle="1" w:styleId="PHeading5Char">
    <w:name w:val="P Heading 5 Char"/>
    <w:basedOn w:val="berschrift5Zchn"/>
    <w:link w:val="PHeading5"/>
    <w:rsid w:val="005D1231"/>
    <w:rPr>
      <w:rFonts w:asciiTheme="majorHAnsi" w:eastAsiaTheme="majorEastAsia" w:hAnsiTheme="majorHAnsi" w:cstheme="majorBidi"/>
      <w:b/>
      <w:color w:val="2F5496" w:themeColor="accent1" w:themeShade="BF"/>
      <w:sz w:val="22"/>
    </w:rPr>
  </w:style>
  <w:style w:type="character" w:styleId="NichtaufgelsteErwhnung">
    <w:name w:val="Unresolved Mention"/>
    <w:basedOn w:val="Absatz-Standardschriftart"/>
    <w:uiPriority w:val="99"/>
    <w:semiHidden/>
    <w:unhideWhenUsed/>
    <w:rsid w:val="009B53C8"/>
    <w:rPr>
      <w:color w:val="605E5C"/>
      <w:shd w:val="clear" w:color="auto" w:fill="E1DFDD"/>
    </w:rPr>
  </w:style>
  <w:style w:type="paragraph" w:styleId="berarbeitung">
    <w:name w:val="Revision"/>
    <w:hidden/>
    <w:uiPriority w:val="99"/>
    <w:semiHidden/>
    <w:rsid w:val="001F093E"/>
  </w:style>
  <w:style w:type="character" w:styleId="Hervorhebung">
    <w:name w:val="Emphasis"/>
    <w:basedOn w:val="Absatz-Standardschriftart"/>
    <w:uiPriority w:val="20"/>
    <w:qFormat/>
    <w:rsid w:val="007A5E26"/>
    <w:rPr>
      <w:i/>
      <w:iCs/>
    </w:rPr>
  </w:style>
  <w:style w:type="table" w:styleId="Gitternetztabelle4Akzent1">
    <w:name w:val="Grid Table 4 Accent 1"/>
    <w:basedOn w:val="NormaleTabelle"/>
    <w:uiPriority w:val="49"/>
    <w:rsid w:val="008C021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entabelle3Akzent1">
    <w:name w:val="List Table 3 Accent 1"/>
    <w:basedOn w:val="NormaleTabelle"/>
    <w:uiPriority w:val="48"/>
    <w:rsid w:val="009E4AD5"/>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itternetztabelle5dunkelAkzent1">
    <w:name w:val="Grid Table 5 Dark Accent 1"/>
    <w:basedOn w:val="NormaleTabelle"/>
    <w:uiPriority w:val="50"/>
    <w:rsid w:val="009E4A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Policy">
    <w:name w:val="Policy"/>
    <w:basedOn w:val="Standard"/>
    <w:link w:val="PolicyZchn"/>
    <w:rsid w:val="00A057F2"/>
    <w:pPr>
      <w:pBdr>
        <w:top w:val="single" w:sz="4" w:space="1" w:color="auto"/>
        <w:left w:val="single" w:sz="4" w:space="4" w:color="auto"/>
        <w:bottom w:val="single" w:sz="4" w:space="1" w:color="auto"/>
        <w:right w:val="single" w:sz="4" w:space="4" w:color="auto"/>
      </w:pBdr>
      <w:shd w:val="clear" w:color="auto" w:fill="D9D9D9"/>
      <w:spacing w:line="276" w:lineRule="auto"/>
    </w:pPr>
    <w:rPr>
      <w:rFonts w:eastAsia="Times New Roman" w:cs="Times New Roman"/>
      <w:color w:val="auto"/>
      <w:sz w:val="22"/>
      <w:szCs w:val="22"/>
      <w:lang w:eastAsia="de-AT"/>
    </w:rPr>
  </w:style>
  <w:style w:type="paragraph" w:customStyle="1" w:styleId="Smallemptyline">
    <w:name w:val="Small empty line"/>
    <w:basedOn w:val="Policy"/>
    <w:qFormat/>
    <w:rsid w:val="00A3525F"/>
    <w:rPr>
      <w:sz w:val="12"/>
      <w:szCs w:val="12"/>
    </w:rPr>
  </w:style>
  <w:style w:type="paragraph" w:customStyle="1" w:styleId="PolicyHeader">
    <w:name w:val="Policy Header"/>
    <w:basedOn w:val="berschrift3"/>
    <w:next w:val="Policy"/>
    <w:qFormat/>
    <w:rsid w:val="002E35D9"/>
    <w:pPr>
      <w:numPr>
        <w:ilvl w:val="0"/>
        <w:numId w:val="0"/>
      </w:numPr>
      <w:spacing w:before="200" w:after="120"/>
      <w:ind w:left="357"/>
    </w:pPr>
    <w:rPr>
      <w:rFonts w:ascii="Arial" w:eastAsia="Calibri" w:hAnsi="Arial" w:cs="Times New Roman"/>
      <w:b/>
      <w:bCs/>
      <w:color w:val="auto"/>
      <w:szCs w:val="20"/>
      <w:lang w:eastAsia="de-AT"/>
    </w:rPr>
  </w:style>
  <w:style w:type="character" w:customStyle="1" w:styleId="PolicyZchn">
    <w:name w:val="Policy Zchn"/>
    <w:link w:val="Policy"/>
    <w:rsid w:val="00A057F2"/>
    <w:rPr>
      <w:rFonts w:eastAsia="Times New Roman" w:cs="Times New Roman"/>
      <w:color w:val="auto"/>
      <w:sz w:val="22"/>
      <w:szCs w:val="22"/>
      <w:shd w:val="clear" w:color="auto" w:fill="D9D9D9"/>
      <w:lang w:eastAsia="de-AT"/>
    </w:rPr>
  </w:style>
  <w:style w:type="character" w:styleId="Zeilennummer">
    <w:name w:val="line number"/>
    <w:basedOn w:val="Absatz-Standardschriftart"/>
    <w:uiPriority w:val="99"/>
    <w:semiHidden/>
    <w:unhideWhenUsed/>
    <w:rsid w:val="00A3525F"/>
  </w:style>
  <w:style w:type="paragraph" w:customStyle="1" w:styleId="MittlereListe2-Akzent21">
    <w:name w:val="Mittlere Liste 2 - Akzent 21"/>
    <w:hidden/>
    <w:uiPriority w:val="99"/>
    <w:semiHidden/>
    <w:rsid w:val="00A3525F"/>
    <w:pPr>
      <w:spacing w:after="200" w:line="276" w:lineRule="auto"/>
    </w:pPr>
    <w:rPr>
      <w:rFonts w:ascii="Calibri" w:eastAsia="Times New Roman" w:hAnsi="Calibri" w:cs="Times New Roman"/>
      <w:color w:val="auto"/>
      <w:sz w:val="22"/>
      <w:szCs w:val="22"/>
      <w:lang w:val="nb-NO"/>
    </w:rPr>
  </w:style>
  <w:style w:type="paragraph" w:styleId="Titel">
    <w:name w:val="Title"/>
    <w:basedOn w:val="Standard"/>
    <w:next w:val="Standard"/>
    <w:link w:val="TitelZchn"/>
    <w:uiPriority w:val="10"/>
    <w:qFormat/>
    <w:rsid w:val="00A3525F"/>
    <w:pPr>
      <w:pBdr>
        <w:bottom w:val="single" w:sz="8" w:space="4" w:color="2DA2BF"/>
      </w:pBdr>
      <w:spacing w:after="300"/>
      <w:contextualSpacing/>
    </w:pPr>
    <w:rPr>
      <w:rFonts w:ascii="Cambria" w:eastAsia="Times New Roman" w:hAnsi="Cambria" w:cs="Times New Roman"/>
      <w:color w:val="343434"/>
      <w:spacing w:val="5"/>
      <w:kern w:val="28"/>
      <w:sz w:val="52"/>
      <w:szCs w:val="52"/>
      <w:lang w:eastAsia="de-AT"/>
    </w:rPr>
  </w:style>
  <w:style w:type="character" w:customStyle="1" w:styleId="TitelZchn">
    <w:name w:val="Titel Zchn"/>
    <w:basedOn w:val="Absatz-Standardschriftart"/>
    <w:link w:val="Titel"/>
    <w:uiPriority w:val="10"/>
    <w:rsid w:val="00A3525F"/>
    <w:rPr>
      <w:rFonts w:ascii="Cambria" w:eastAsia="Times New Roman" w:hAnsi="Cambria" w:cs="Times New Roman"/>
      <w:color w:val="343434"/>
      <w:spacing w:val="5"/>
      <w:kern w:val="28"/>
      <w:sz w:val="52"/>
      <w:szCs w:val="52"/>
      <w:lang w:eastAsia="de-AT"/>
    </w:rPr>
  </w:style>
  <w:style w:type="paragraph" w:styleId="Untertitel">
    <w:name w:val="Subtitle"/>
    <w:basedOn w:val="Standard"/>
    <w:next w:val="Standard"/>
    <w:link w:val="UntertitelZchn"/>
    <w:uiPriority w:val="11"/>
    <w:qFormat/>
    <w:rsid w:val="00A3525F"/>
    <w:pPr>
      <w:numPr>
        <w:ilvl w:val="1"/>
      </w:numPr>
      <w:spacing w:after="120"/>
    </w:pPr>
    <w:rPr>
      <w:rFonts w:ascii="Cambria" w:eastAsia="Times New Roman" w:hAnsi="Cambria" w:cs="Times New Roman"/>
      <w:i/>
      <w:iCs/>
      <w:color w:val="2DA2BF"/>
      <w:spacing w:val="15"/>
      <w:lang w:eastAsia="de-AT"/>
    </w:rPr>
  </w:style>
  <w:style w:type="character" w:customStyle="1" w:styleId="UntertitelZchn">
    <w:name w:val="Untertitel Zchn"/>
    <w:basedOn w:val="Absatz-Standardschriftart"/>
    <w:link w:val="Untertitel"/>
    <w:uiPriority w:val="11"/>
    <w:rsid w:val="00A3525F"/>
    <w:rPr>
      <w:rFonts w:ascii="Cambria" w:eastAsia="Times New Roman" w:hAnsi="Cambria" w:cs="Times New Roman"/>
      <w:i/>
      <w:iCs/>
      <w:color w:val="2DA2BF"/>
      <w:spacing w:val="15"/>
      <w:lang w:eastAsia="de-AT"/>
    </w:rPr>
  </w:style>
  <w:style w:type="character" w:styleId="Fett">
    <w:name w:val="Strong"/>
    <w:uiPriority w:val="22"/>
    <w:qFormat/>
    <w:rsid w:val="00A3525F"/>
    <w:rPr>
      <w:b/>
      <w:bCs/>
    </w:rPr>
  </w:style>
  <w:style w:type="table" w:customStyle="1" w:styleId="HelleSchattierung2">
    <w:name w:val="Helle Schattierung2"/>
    <w:basedOn w:val="NormaleTabelle"/>
    <w:uiPriority w:val="60"/>
    <w:rsid w:val="00A3525F"/>
    <w:rPr>
      <w:rFonts w:ascii="Calibri" w:eastAsia="Times New Roman" w:hAnsi="Calibri" w:cs="Times New Roman"/>
      <w:color w:val="000000"/>
      <w:sz w:val="20"/>
      <w:szCs w:val="20"/>
      <w:lang w:val="de-AT" w:eastAsia="de-A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Overskrift1">
    <w:name w:val="Overskrift1"/>
    <w:basedOn w:val="berschrift1"/>
    <w:next w:val="Standard"/>
    <w:uiPriority w:val="39"/>
    <w:semiHidden/>
    <w:unhideWhenUsed/>
    <w:qFormat/>
    <w:rsid w:val="00A3525F"/>
    <w:pPr>
      <w:keepLines w:val="0"/>
      <w:pageBreakBefore/>
      <w:spacing w:after="60"/>
      <w:outlineLvl w:val="9"/>
    </w:pPr>
    <w:rPr>
      <w:rFonts w:ascii="Cambria" w:eastAsia="Times New Roman" w:hAnsi="Cambria" w:cs="Times New Roman"/>
      <w:b/>
      <w:bCs/>
      <w:color w:val="21798E"/>
      <w:kern w:val="32"/>
      <w:lang w:eastAsia="it-IT"/>
    </w:rPr>
  </w:style>
  <w:style w:type="table" w:customStyle="1" w:styleId="MittlereSchattierung2-Akzent11">
    <w:name w:val="Mittlere Schattierung 2 - Akzent 11"/>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HelleSchattierung1">
    <w:name w:val="Helle Schattierung1"/>
    <w:basedOn w:val="NormaleTabelle"/>
    <w:uiPriority w:val="60"/>
    <w:rsid w:val="00A3525F"/>
    <w:rPr>
      <w:rFonts w:ascii="Calibri" w:eastAsia="Times New Roman" w:hAnsi="Calibri" w:cs="Times New Roman"/>
      <w:color w:val="000000"/>
      <w:sz w:val="20"/>
      <w:szCs w:val="20"/>
      <w:lang w:val="de-AT" w:eastAsia="de-A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A3525F"/>
    <w:rPr>
      <w:rFonts w:ascii="Cambria" w:eastAsia="Times New Roman" w:hAnsi="Cambria" w:cs="Times New Roman"/>
      <w:color w:val="000000"/>
      <w:sz w:val="20"/>
      <w:szCs w:val="20"/>
      <w:lang w:val="de-AT" w:eastAsia="de-AT"/>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Dokumentstruktur">
    <w:name w:val="Document Map"/>
    <w:basedOn w:val="Standard"/>
    <w:link w:val="DokumentstrukturZchn"/>
    <w:uiPriority w:val="99"/>
    <w:semiHidden/>
    <w:unhideWhenUsed/>
    <w:rsid w:val="00A3525F"/>
    <w:pPr>
      <w:spacing w:after="120"/>
    </w:pPr>
    <w:rPr>
      <w:rFonts w:ascii="Tahoma" w:eastAsia="Times New Roman" w:hAnsi="Tahoma" w:cs="Times New Roman"/>
      <w:color w:val="auto"/>
      <w:sz w:val="16"/>
      <w:szCs w:val="16"/>
      <w:lang w:eastAsia="de-AT"/>
    </w:rPr>
  </w:style>
  <w:style w:type="character" w:customStyle="1" w:styleId="DokumentstrukturZchn">
    <w:name w:val="Dokumentstruktur Zchn"/>
    <w:basedOn w:val="Absatz-Standardschriftart"/>
    <w:link w:val="Dokumentstruktur"/>
    <w:uiPriority w:val="99"/>
    <w:semiHidden/>
    <w:rsid w:val="00A3525F"/>
    <w:rPr>
      <w:rFonts w:ascii="Tahoma" w:eastAsia="Times New Roman" w:hAnsi="Tahoma" w:cs="Times New Roman"/>
      <w:color w:val="auto"/>
      <w:sz w:val="16"/>
      <w:szCs w:val="16"/>
      <w:lang w:eastAsia="de-AT"/>
    </w:rPr>
  </w:style>
  <w:style w:type="table" w:customStyle="1" w:styleId="MittlereSchattierung2-Akzent12">
    <w:name w:val="Mittlere Schattierung 2 - Akzent 12"/>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arbigeSchattierung-Akzent11">
    <w:name w:val="Farbige Schattierung - Akzent 11"/>
    <w:hidden/>
    <w:uiPriority w:val="99"/>
    <w:semiHidden/>
    <w:rsid w:val="00A3525F"/>
    <w:rPr>
      <w:rFonts w:ascii="Calibri" w:eastAsia="Times New Roman" w:hAnsi="Calibri" w:cs="Times New Roman"/>
      <w:color w:val="auto"/>
      <w:sz w:val="22"/>
      <w:szCs w:val="22"/>
      <w:lang w:eastAsia="de-AT"/>
    </w:rPr>
  </w:style>
  <w:style w:type="table" w:customStyle="1" w:styleId="MittlereSchattierung2-Akzent13">
    <w:name w:val="Mittlere Schattierung 2 - Akzent 13"/>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A3525F"/>
    <w:rPr>
      <w:rFonts w:ascii="Calibri" w:eastAsia="Times New Roman" w:hAnsi="Calibri" w:cs="Times New Roman"/>
      <w:color w:val="auto"/>
      <w:sz w:val="20"/>
      <w:szCs w:val="20"/>
      <w:lang w:val="de-AT" w:eastAsia="de-AT"/>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customStyle="1" w:styleId="ExampleHeader">
    <w:name w:val="Example Header"/>
    <w:basedOn w:val="PParagraph"/>
    <w:qFormat/>
    <w:rsid w:val="00A3525F"/>
    <w:rPr>
      <w:rFonts w:eastAsia="Times New Roman" w:cs="Times New Roman"/>
      <w:b/>
      <w:i/>
      <w:color w:val="auto"/>
      <w:lang w:eastAsia="de-AT"/>
    </w:rPr>
  </w:style>
  <w:style w:type="paragraph" w:customStyle="1" w:styleId="Default">
    <w:name w:val="Default"/>
    <w:rsid w:val="00A3525F"/>
    <w:pPr>
      <w:autoSpaceDE w:val="0"/>
      <w:autoSpaceDN w:val="0"/>
      <w:adjustRightInd w:val="0"/>
    </w:pPr>
    <w:rPr>
      <w:rFonts w:ascii="Calibri" w:eastAsia="Times New Roman" w:hAnsi="Calibri" w:cs="Calibri"/>
      <w:color w:val="000000"/>
      <w:lang w:eastAsia="de-AT"/>
    </w:rPr>
  </w:style>
  <w:style w:type="paragraph" w:customStyle="1" w:styleId="Code">
    <w:name w:val="Code"/>
    <w:basedOn w:val="Standard"/>
    <w:link w:val="CodeZchn"/>
    <w:qFormat/>
    <w:rsid w:val="005823FE"/>
    <w:pPr>
      <w:pBdr>
        <w:top w:val="single" w:sz="4" w:space="1" w:color="auto"/>
        <w:left w:val="single" w:sz="4" w:space="4" w:color="auto"/>
        <w:bottom w:val="single" w:sz="4" w:space="1" w:color="auto"/>
        <w:right w:val="single" w:sz="4" w:space="4" w:color="auto"/>
      </w:pBdr>
      <w:shd w:val="clear" w:color="auto" w:fill="D9D9D9"/>
      <w:spacing w:after="120"/>
      <w:contextualSpacing/>
    </w:pPr>
    <w:rPr>
      <w:rFonts w:ascii="Courier New" w:eastAsia="Times New Roman" w:hAnsi="Courier New" w:cs="Times New Roman"/>
      <w:noProof/>
      <w:color w:val="auto"/>
      <w:sz w:val="20"/>
      <w:szCs w:val="20"/>
      <w:lang w:eastAsia="de-AT"/>
    </w:rPr>
  </w:style>
  <w:style w:type="character" w:customStyle="1" w:styleId="CodeZchn">
    <w:name w:val="Code Zchn"/>
    <w:link w:val="Code"/>
    <w:rsid w:val="005823FE"/>
    <w:rPr>
      <w:rFonts w:ascii="Courier New" w:eastAsia="Times New Roman" w:hAnsi="Courier New" w:cs="Times New Roman"/>
      <w:noProof/>
      <w:color w:val="auto"/>
      <w:sz w:val="20"/>
      <w:szCs w:val="20"/>
      <w:shd w:val="clear" w:color="auto" w:fill="D9D9D9"/>
      <w:lang w:eastAsia="de-AT"/>
    </w:rPr>
  </w:style>
  <w:style w:type="paragraph" w:customStyle="1" w:styleId="Inlinecode">
    <w:name w:val="Inline code"/>
    <w:basedOn w:val="Standard"/>
    <w:link w:val="InlinecodeZchn"/>
    <w:qFormat/>
    <w:rsid w:val="008F4D80"/>
    <w:pPr>
      <w:pBdr>
        <w:top w:val="single" w:sz="4" w:space="1" w:color="auto"/>
        <w:left w:val="single" w:sz="4" w:space="4" w:color="auto"/>
        <w:bottom w:val="single" w:sz="4" w:space="1" w:color="auto"/>
        <w:right w:val="single" w:sz="4" w:space="4" w:color="auto"/>
      </w:pBdr>
      <w:shd w:val="clear" w:color="auto" w:fill="D9D9D9"/>
    </w:pPr>
    <w:rPr>
      <w:rFonts w:ascii="Courier New" w:eastAsia="Times New Roman" w:hAnsi="Courier New" w:cs="Times New Roman"/>
      <w:noProof/>
      <w:color w:val="auto"/>
      <w:sz w:val="22"/>
      <w:szCs w:val="22"/>
      <w:lang w:eastAsia="de-AT"/>
    </w:rPr>
  </w:style>
  <w:style w:type="character" w:customStyle="1" w:styleId="InlinecodeZchn">
    <w:name w:val="Inline code Zchn"/>
    <w:link w:val="Inlinecode"/>
    <w:rsid w:val="008F4D80"/>
    <w:rPr>
      <w:rFonts w:ascii="Courier New" w:eastAsia="Times New Roman" w:hAnsi="Courier New" w:cs="Times New Roman"/>
      <w:noProof/>
      <w:color w:val="auto"/>
      <w:sz w:val="22"/>
      <w:szCs w:val="22"/>
      <w:shd w:val="clear" w:color="auto" w:fill="D9D9D9"/>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66449">
      <w:bodyDiv w:val="1"/>
      <w:marLeft w:val="0"/>
      <w:marRight w:val="0"/>
      <w:marTop w:val="0"/>
      <w:marBottom w:val="0"/>
      <w:divBdr>
        <w:top w:val="none" w:sz="0" w:space="0" w:color="auto"/>
        <w:left w:val="none" w:sz="0" w:space="0" w:color="auto"/>
        <w:bottom w:val="none" w:sz="0" w:space="0" w:color="auto"/>
        <w:right w:val="none" w:sz="0" w:space="0" w:color="auto"/>
      </w:divBdr>
    </w:div>
    <w:div w:id="17630961">
      <w:bodyDiv w:val="1"/>
      <w:marLeft w:val="0"/>
      <w:marRight w:val="0"/>
      <w:marTop w:val="0"/>
      <w:marBottom w:val="0"/>
      <w:divBdr>
        <w:top w:val="none" w:sz="0" w:space="0" w:color="auto"/>
        <w:left w:val="none" w:sz="0" w:space="0" w:color="auto"/>
        <w:bottom w:val="none" w:sz="0" w:space="0" w:color="auto"/>
        <w:right w:val="none" w:sz="0" w:space="0" w:color="auto"/>
      </w:divBdr>
    </w:div>
    <w:div w:id="27613238">
      <w:bodyDiv w:val="1"/>
      <w:marLeft w:val="0"/>
      <w:marRight w:val="0"/>
      <w:marTop w:val="0"/>
      <w:marBottom w:val="0"/>
      <w:divBdr>
        <w:top w:val="none" w:sz="0" w:space="0" w:color="auto"/>
        <w:left w:val="none" w:sz="0" w:space="0" w:color="auto"/>
        <w:bottom w:val="none" w:sz="0" w:space="0" w:color="auto"/>
        <w:right w:val="none" w:sz="0" w:space="0" w:color="auto"/>
      </w:divBdr>
    </w:div>
    <w:div w:id="44767560">
      <w:bodyDiv w:val="1"/>
      <w:marLeft w:val="0"/>
      <w:marRight w:val="0"/>
      <w:marTop w:val="0"/>
      <w:marBottom w:val="0"/>
      <w:divBdr>
        <w:top w:val="none" w:sz="0" w:space="0" w:color="auto"/>
        <w:left w:val="none" w:sz="0" w:space="0" w:color="auto"/>
        <w:bottom w:val="none" w:sz="0" w:space="0" w:color="auto"/>
        <w:right w:val="none" w:sz="0" w:space="0" w:color="auto"/>
      </w:divBdr>
    </w:div>
    <w:div w:id="74711460">
      <w:bodyDiv w:val="1"/>
      <w:marLeft w:val="0"/>
      <w:marRight w:val="0"/>
      <w:marTop w:val="0"/>
      <w:marBottom w:val="0"/>
      <w:divBdr>
        <w:top w:val="none" w:sz="0" w:space="0" w:color="auto"/>
        <w:left w:val="none" w:sz="0" w:space="0" w:color="auto"/>
        <w:bottom w:val="none" w:sz="0" w:space="0" w:color="auto"/>
        <w:right w:val="none" w:sz="0" w:space="0" w:color="auto"/>
      </w:divBdr>
    </w:div>
    <w:div w:id="100074749">
      <w:bodyDiv w:val="1"/>
      <w:marLeft w:val="0"/>
      <w:marRight w:val="0"/>
      <w:marTop w:val="0"/>
      <w:marBottom w:val="0"/>
      <w:divBdr>
        <w:top w:val="none" w:sz="0" w:space="0" w:color="auto"/>
        <w:left w:val="none" w:sz="0" w:space="0" w:color="auto"/>
        <w:bottom w:val="none" w:sz="0" w:space="0" w:color="auto"/>
        <w:right w:val="none" w:sz="0" w:space="0" w:color="auto"/>
      </w:divBdr>
    </w:div>
    <w:div w:id="104273044">
      <w:bodyDiv w:val="1"/>
      <w:marLeft w:val="0"/>
      <w:marRight w:val="0"/>
      <w:marTop w:val="0"/>
      <w:marBottom w:val="0"/>
      <w:divBdr>
        <w:top w:val="none" w:sz="0" w:space="0" w:color="auto"/>
        <w:left w:val="none" w:sz="0" w:space="0" w:color="auto"/>
        <w:bottom w:val="none" w:sz="0" w:space="0" w:color="auto"/>
        <w:right w:val="none" w:sz="0" w:space="0" w:color="auto"/>
      </w:divBdr>
    </w:div>
    <w:div w:id="193152022">
      <w:bodyDiv w:val="1"/>
      <w:marLeft w:val="0"/>
      <w:marRight w:val="0"/>
      <w:marTop w:val="0"/>
      <w:marBottom w:val="0"/>
      <w:divBdr>
        <w:top w:val="none" w:sz="0" w:space="0" w:color="auto"/>
        <w:left w:val="none" w:sz="0" w:space="0" w:color="auto"/>
        <w:bottom w:val="none" w:sz="0" w:space="0" w:color="auto"/>
        <w:right w:val="none" w:sz="0" w:space="0" w:color="auto"/>
      </w:divBdr>
      <w:divsChild>
        <w:div w:id="452872399">
          <w:marLeft w:val="360"/>
          <w:marRight w:val="0"/>
          <w:marTop w:val="200"/>
          <w:marBottom w:val="0"/>
          <w:divBdr>
            <w:top w:val="none" w:sz="0" w:space="0" w:color="auto"/>
            <w:left w:val="none" w:sz="0" w:space="0" w:color="auto"/>
            <w:bottom w:val="none" w:sz="0" w:space="0" w:color="auto"/>
            <w:right w:val="none" w:sz="0" w:space="0" w:color="auto"/>
          </w:divBdr>
        </w:div>
        <w:div w:id="1433890987">
          <w:marLeft w:val="1080"/>
          <w:marRight w:val="0"/>
          <w:marTop w:val="100"/>
          <w:marBottom w:val="0"/>
          <w:divBdr>
            <w:top w:val="none" w:sz="0" w:space="0" w:color="auto"/>
            <w:left w:val="none" w:sz="0" w:space="0" w:color="auto"/>
            <w:bottom w:val="none" w:sz="0" w:space="0" w:color="auto"/>
            <w:right w:val="none" w:sz="0" w:space="0" w:color="auto"/>
          </w:divBdr>
        </w:div>
        <w:div w:id="876813903">
          <w:marLeft w:val="1080"/>
          <w:marRight w:val="0"/>
          <w:marTop w:val="100"/>
          <w:marBottom w:val="0"/>
          <w:divBdr>
            <w:top w:val="none" w:sz="0" w:space="0" w:color="auto"/>
            <w:left w:val="none" w:sz="0" w:space="0" w:color="auto"/>
            <w:bottom w:val="none" w:sz="0" w:space="0" w:color="auto"/>
            <w:right w:val="none" w:sz="0" w:space="0" w:color="auto"/>
          </w:divBdr>
        </w:div>
        <w:div w:id="480925477">
          <w:marLeft w:val="360"/>
          <w:marRight w:val="0"/>
          <w:marTop w:val="200"/>
          <w:marBottom w:val="0"/>
          <w:divBdr>
            <w:top w:val="none" w:sz="0" w:space="0" w:color="auto"/>
            <w:left w:val="none" w:sz="0" w:space="0" w:color="auto"/>
            <w:bottom w:val="none" w:sz="0" w:space="0" w:color="auto"/>
            <w:right w:val="none" w:sz="0" w:space="0" w:color="auto"/>
          </w:divBdr>
        </w:div>
        <w:div w:id="642927843">
          <w:marLeft w:val="1080"/>
          <w:marRight w:val="0"/>
          <w:marTop w:val="100"/>
          <w:marBottom w:val="0"/>
          <w:divBdr>
            <w:top w:val="none" w:sz="0" w:space="0" w:color="auto"/>
            <w:left w:val="none" w:sz="0" w:space="0" w:color="auto"/>
            <w:bottom w:val="none" w:sz="0" w:space="0" w:color="auto"/>
            <w:right w:val="none" w:sz="0" w:space="0" w:color="auto"/>
          </w:divBdr>
        </w:div>
        <w:div w:id="1407991351">
          <w:marLeft w:val="1080"/>
          <w:marRight w:val="0"/>
          <w:marTop w:val="100"/>
          <w:marBottom w:val="0"/>
          <w:divBdr>
            <w:top w:val="none" w:sz="0" w:space="0" w:color="auto"/>
            <w:left w:val="none" w:sz="0" w:space="0" w:color="auto"/>
            <w:bottom w:val="none" w:sz="0" w:space="0" w:color="auto"/>
            <w:right w:val="none" w:sz="0" w:space="0" w:color="auto"/>
          </w:divBdr>
        </w:div>
        <w:div w:id="894853570">
          <w:marLeft w:val="1080"/>
          <w:marRight w:val="0"/>
          <w:marTop w:val="100"/>
          <w:marBottom w:val="0"/>
          <w:divBdr>
            <w:top w:val="none" w:sz="0" w:space="0" w:color="auto"/>
            <w:left w:val="none" w:sz="0" w:space="0" w:color="auto"/>
            <w:bottom w:val="none" w:sz="0" w:space="0" w:color="auto"/>
            <w:right w:val="none" w:sz="0" w:space="0" w:color="auto"/>
          </w:divBdr>
        </w:div>
        <w:div w:id="193659657">
          <w:marLeft w:val="360"/>
          <w:marRight w:val="0"/>
          <w:marTop w:val="200"/>
          <w:marBottom w:val="0"/>
          <w:divBdr>
            <w:top w:val="none" w:sz="0" w:space="0" w:color="auto"/>
            <w:left w:val="none" w:sz="0" w:space="0" w:color="auto"/>
            <w:bottom w:val="none" w:sz="0" w:space="0" w:color="auto"/>
            <w:right w:val="none" w:sz="0" w:space="0" w:color="auto"/>
          </w:divBdr>
        </w:div>
        <w:div w:id="2012415222">
          <w:marLeft w:val="1080"/>
          <w:marRight w:val="0"/>
          <w:marTop w:val="100"/>
          <w:marBottom w:val="0"/>
          <w:divBdr>
            <w:top w:val="none" w:sz="0" w:space="0" w:color="auto"/>
            <w:left w:val="none" w:sz="0" w:space="0" w:color="auto"/>
            <w:bottom w:val="none" w:sz="0" w:space="0" w:color="auto"/>
            <w:right w:val="none" w:sz="0" w:space="0" w:color="auto"/>
          </w:divBdr>
        </w:div>
        <w:div w:id="1258906114">
          <w:marLeft w:val="1080"/>
          <w:marRight w:val="0"/>
          <w:marTop w:val="100"/>
          <w:marBottom w:val="0"/>
          <w:divBdr>
            <w:top w:val="none" w:sz="0" w:space="0" w:color="auto"/>
            <w:left w:val="none" w:sz="0" w:space="0" w:color="auto"/>
            <w:bottom w:val="none" w:sz="0" w:space="0" w:color="auto"/>
            <w:right w:val="none" w:sz="0" w:space="0" w:color="auto"/>
          </w:divBdr>
        </w:div>
        <w:div w:id="1727603471">
          <w:marLeft w:val="1080"/>
          <w:marRight w:val="0"/>
          <w:marTop w:val="100"/>
          <w:marBottom w:val="0"/>
          <w:divBdr>
            <w:top w:val="none" w:sz="0" w:space="0" w:color="auto"/>
            <w:left w:val="none" w:sz="0" w:space="0" w:color="auto"/>
            <w:bottom w:val="none" w:sz="0" w:space="0" w:color="auto"/>
            <w:right w:val="none" w:sz="0" w:space="0" w:color="auto"/>
          </w:divBdr>
        </w:div>
      </w:divsChild>
    </w:div>
    <w:div w:id="201095533">
      <w:bodyDiv w:val="1"/>
      <w:marLeft w:val="0"/>
      <w:marRight w:val="0"/>
      <w:marTop w:val="0"/>
      <w:marBottom w:val="0"/>
      <w:divBdr>
        <w:top w:val="none" w:sz="0" w:space="0" w:color="auto"/>
        <w:left w:val="none" w:sz="0" w:space="0" w:color="auto"/>
        <w:bottom w:val="none" w:sz="0" w:space="0" w:color="auto"/>
        <w:right w:val="none" w:sz="0" w:space="0" w:color="auto"/>
      </w:divBdr>
    </w:div>
    <w:div w:id="265499802">
      <w:bodyDiv w:val="1"/>
      <w:marLeft w:val="0"/>
      <w:marRight w:val="0"/>
      <w:marTop w:val="0"/>
      <w:marBottom w:val="0"/>
      <w:divBdr>
        <w:top w:val="none" w:sz="0" w:space="0" w:color="auto"/>
        <w:left w:val="none" w:sz="0" w:space="0" w:color="auto"/>
        <w:bottom w:val="none" w:sz="0" w:space="0" w:color="auto"/>
        <w:right w:val="none" w:sz="0" w:space="0" w:color="auto"/>
      </w:divBdr>
    </w:div>
    <w:div w:id="266349799">
      <w:bodyDiv w:val="1"/>
      <w:marLeft w:val="0"/>
      <w:marRight w:val="0"/>
      <w:marTop w:val="0"/>
      <w:marBottom w:val="0"/>
      <w:divBdr>
        <w:top w:val="none" w:sz="0" w:space="0" w:color="auto"/>
        <w:left w:val="none" w:sz="0" w:space="0" w:color="auto"/>
        <w:bottom w:val="none" w:sz="0" w:space="0" w:color="auto"/>
        <w:right w:val="none" w:sz="0" w:space="0" w:color="auto"/>
      </w:divBdr>
    </w:div>
    <w:div w:id="339040151">
      <w:bodyDiv w:val="1"/>
      <w:marLeft w:val="0"/>
      <w:marRight w:val="0"/>
      <w:marTop w:val="0"/>
      <w:marBottom w:val="0"/>
      <w:divBdr>
        <w:top w:val="none" w:sz="0" w:space="0" w:color="auto"/>
        <w:left w:val="none" w:sz="0" w:space="0" w:color="auto"/>
        <w:bottom w:val="none" w:sz="0" w:space="0" w:color="auto"/>
        <w:right w:val="none" w:sz="0" w:space="0" w:color="auto"/>
      </w:divBdr>
    </w:div>
    <w:div w:id="385221369">
      <w:bodyDiv w:val="1"/>
      <w:marLeft w:val="0"/>
      <w:marRight w:val="0"/>
      <w:marTop w:val="0"/>
      <w:marBottom w:val="0"/>
      <w:divBdr>
        <w:top w:val="none" w:sz="0" w:space="0" w:color="auto"/>
        <w:left w:val="none" w:sz="0" w:space="0" w:color="auto"/>
        <w:bottom w:val="none" w:sz="0" w:space="0" w:color="auto"/>
        <w:right w:val="none" w:sz="0" w:space="0" w:color="auto"/>
      </w:divBdr>
    </w:div>
    <w:div w:id="391925438">
      <w:bodyDiv w:val="1"/>
      <w:marLeft w:val="0"/>
      <w:marRight w:val="0"/>
      <w:marTop w:val="0"/>
      <w:marBottom w:val="0"/>
      <w:divBdr>
        <w:top w:val="none" w:sz="0" w:space="0" w:color="auto"/>
        <w:left w:val="none" w:sz="0" w:space="0" w:color="auto"/>
        <w:bottom w:val="none" w:sz="0" w:space="0" w:color="auto"/>
        <w:right w:val="none" w:sz="0" w:space="0" w:color="auto"/>
      </w:divBdr>
    </w:div>
    <w:div w:id="455025976">
      <w:bodyDiv w:val="1"/>
      <w:marLeft w:val="0"/>
      <w:marRight w:val="0"/>
      <w:marTop w:val="0"/>
      <w:marBottom w:val="0"/>
      <w:divBdr>
        <w:top w:val="none" w:sz="0" w:space="0" w:color="auto"/>
        <w:left w:val="none" w:sz="0" w:space="0" w:color="auto"/>
        <w:bottom w:val="none" w:sz="0" w:space="0" w:color="auto"/>
        <w:right w:val="none" w:sz="0" w:space="0" w:color="auto"/>
      </w:divBdr>
    </w:div>
    <w:div w:id="610742862">
      <w:bodyDiv w:val="1"/>
      <w:marLeft w:val="0"/>
      <w:marRight w:val="0"/>
      <w:marTop w:val="0"/>
      <w:marBottom w:val="0"/>
      <w:divBdr>
        <w:top w:val="none" w:sz="0" w:space="0" w:color="auto"/>
        <w:left w:val="none" w:sz="0" w:space="0" w:color="auto"/>
        <w:bottom w:val="none" w:sz="0" w:space="0" w:color="auto"/>
        <w:right w:val="none" w:sz="0" w:space="0" w:color="auto"/>
      </w:divBdr>
    </w:div>
    <w:div w:id="615716917">
      <w:bodyDiv w:val="1"/>
      <w:marLeft w:val="0"/>
      <w:marRight w:val="0"/>
      <w:marTop w:val="0"/>
      <w:marBottom w:val="0"/>
      <w:divBdr>
        <w:top w:val="none" w:sz="0" w:space="0" w:color="auto"/>
        <w:left w:val="none" w:sz="0" w:space="0" w:color="auto"/>
        <w:bottom w:val="none" w:sz="0" w:space="0" w:color="auto"/>
        <w:right w:val="none" w:sz="0" w:space="0" w:color="auto"/>
      </w:divBdr>
    </w:div>
    <w:div w:id="730276877">
      <w:bodyDiv w:val="1"/>
      <w:marLeft w:val="0"/>
      <w:marRight w:val="0"/>
      <w:marTop w:val="0"/>
      <w:marBottom w:val="0"/>
      <w:divBdr>
        <w:top w:val="none" w:sz="0" w:space="0" w:color="auto"/>
        <w:left w:val="none" w:sz="0" w:space="0" w:color="auto"/>
        <w:bottom w:val="none" w:sz="0" w:space="0" w:color="auto"/>
        <w:right w:val="none" w:sz="0" w:space="0" w:color="auto"/>
      </w:divBdr>
    </w:div>
    <w:div w:id="752625980">
      <w:bodyDiv w:val="1"/>
      <w:marLeft w:val="0"/>
      <w:marRight w:val="0"/>
      <w:marTop w:val="0"/>
      <w:marBottom w:val="0"/>
      <w:divBdr>
        <w:top w:val="none" w:sz="0" w:space="0" w:color="auto"/>
        <w:left w:val="none" w:sz="0" w:space="0" w:color="auto"/>
        <w:bottom w:val="none" w:sz="0" w:space="0" w:color="auto"/>
        <w:right w:val="none" w:sz="0" w:space="0" w:color="auto"/>
      </w:divBdr>
    </w:div>
    <w:div w:id="753209983">
      <w:bodyDiv w:val="1"/>
      <w:marLeft w:val="0"/>
      <w:marRight w:val="0"/>
      <w:marTop w:val="0"/>
      <w:marBottom w:val="0"/>
      <w:divBdr>
        <w:top w:val="none" w:sz="0" w:space="0" w:color="auto"/>
        <w:left w:val="none" w:sz="0" w:space="0" w:color="auto"/>
        <w:bottom w:val="none" w:sz="0" w:space="0" w:color="auto"/>
        <w:right w:val="none" w:sz="0" w:space="0" w:color="auto"/>
      </w:divBdr>
      <w:divsChild>
        <w:div w:id="2043821325">
          <w:marLeft w:val="0"/>
          <w:marRight w:val="0"/>
          <w:marTop w:val="0"/>
          <w:marBottom w:val="0"/>
          <w:divBdr>
            <w:top w:val="none" w:sz="0" w:space="0" w:color="auto"/>
            <w:left w:val="none" w:sz="0" w:space="0" w:color="auto"/>
            <w:bottom w:val="none" w:sz="0" w:space="0" w:color="auto"/>
            <w:right w:val="none" w:sz="0" w:space="0" w:color="auto"/>
          </w:divBdr>
          <w:divsChild>
            <w:div w:id="20699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6159">
      <w:bodyDiv w:val="1"/>
      <w:marLeft w:val="0"/>
      <w:marRight w:val="0"/>
      <w:marTop w:val="0"/>
      <w:marBottom w:val="0"/>
      <w:divBdr>
        <w:top w:val="none" w:sz="0" w:space="0" w:color="auto"/>
        <w:left w:val="none" w:sz="0" w:space="0" w:color="auto"/>
        <w:bottom w:val="none" w:sz="0" w:space="0" w:color="auto"/>
        <w:right w:val="none" w:sz="0" w:space="0" w:color="auto"/>
      </w:divBdr>
    </w:div>
    <w:div w:id="910307418">
      <w:bodyDiv w:val="1"/>
      <w:marLeft w:val="0"/>
      <w:marRight w:val="0"/>
      <w:marTop w:val="0"/>
      <w:marBottom w:val="0"/>
      <w:divBdr>
        <w:top w:val="none" w:sz="0" w:space="0" w:color="auto"/>
        <w:left w:val="none" w:sz="0" w:space="0" w:color="auto"/>
        <w:bottom w:val="none" w:sz="0" w:space="0" w:color="auto"/>
        <w:right w:val="none" w:sz="0" w:space="0" w:color="auto"/>
      </w:divBdr>
    </w:div>
    <w:div w:id="967011899">
      <w:bodyDiv w:val="1"/>
      <w:marLeft w:val="0"/>
      <w:marRight w:val="0"/>
      <w:marTop w:val="0"/>
      <w:marBottom w:val="0"/>
      <w:divBdr>
        <w:top w:val="none" w:sz="0" w:space="0" w:color="auto"/>
        <w:left w:val="none" w:sz="0" w:space="0" w:color="auto"/>
        <w:bottom w:val="none" w:sz="0" w:space="0" w:color="auto"/>
        <w:right w:val="none" w:sz="0" w:space="0" w:color="auto"/>
      </w:divBdr>
    </w:div>
    <w:div w:id="1038971212">
      <w:bodyDiv w:val="1"/>
      <w:marLeft w:val="0"/>
      <w:marRight w:val="0"/>
      <w:marTop w:val="0"/>
      <w:marBottom w:val="0"/>
      <w:divBdr>
        <w:top w:val="none" w:sz="0" w:space="0" w:color="auto"/>
        <w:left w:val="none" w:sz="0" w:space="0" w:color="auto"/>
        <w:bottom w:val="none" w:sz="0" w:space="0" w:color="auto"/>
        <w:right w:val="none" w:sz="0" w:space="0" w:color="auto"/>
      </w:divBdr>
    </w:div>
    <w:div w:id="1052534616">
      <w:bodyDiv w:val="1"/>
      <w:marLeft w:val="0"/>
      <w:marRight w:val="0"/>
      <w:marTop w:val="0"/>
      <w:marBottom w:val="0"/>
      <w:divBdr>
        <w:top w:val="none" w:sz="0" w:space="0" w:color="auto"/>
        <w:left w:val="none" w:sz="0" w:space="0" w:color="auto"/>
        <w:bottom w:val="none" w:sz="0" w:space="0" w:color="auto"/>
        <w:right w:val="none" w:sz="0" w:space="0" w:color="auto"/>
      </w:divBdr>
    </w:div>
    <w:div w:id="1091589402">
      <w:bodyDiv w:val="1"/>
      <w:marLeft w:val="0"/>
      <w:marRight w:val="0"/>
      <w:marTop w:val="0"/>
      <w:marBottom w:val="0"/>
      <w:divBdr>
        <w:top w:val="none" w:sz="0" w:space="0" w:color="auto"/>
        <w:left w:val="none" w:sz="0" w:space="0" w:color="auto"/>
        <w:bottom w:val="none" w:sz="0" w:space="0" w:color="auto"/>
        <w:right w:val="none" w:sz="0" w:space="0" w:color="auto"/>
      </w:divBdr>
    </w:div>
    <w:div w:id="1094473270">
      <w:bodyDiv w:val="1"/>
      <w:marLeft w:val="0"/>
      <w:marRight w:val="0"/>
      <w:marTop w:val="0"/>
      <w:marBottom w:val="0"/>
      <w:divBdr>
        <w:top w:val="none" w:sz="0" w:space="0" w:color="auto"/>
        <w:left w:val="none" w:sz="0" w:space="0" w:color="auto"/>
        <w:bottom w:val="none" w:sz="0" w:space="0" w:color="auto"/>
        <w:right w:val="none" w:sz="0" w:space="0" w:color="auto"/>
      </w:divBdr>
    </w:div>
    <w:div w:id="1153135845">
      <w:bodyDiv w:val="1"/>
      <w:marLeft w:val="0"/>
      <w:marRight w:val="0"/>
      <w:marTop w:val="0"/>
      <w:marBottom w:val="0"/>
      <w:divBdr>
        <w:top w:val="none" w:sz="0" w:space="0" w:color="auto"/>
        <w:left w:val="none" w:sz="0" w:space="0" w:color="auto"/>
        <w:bottom w:val="none" w:sz="0" w:space="0" w:color="auto"/>
        <w:right w:val="none" w:sz="0" w:space="0" w:color="auto"/>
      </w:divBdr>
    </w:div>
    <w:div w:id="1268387491">
      <w:bodyDiv w:val="1"/>
      <w:marLeft w:val="0"/>
      <w:marRight w:val="0"/>
      <w:marTop w:val="0"/>
      <w:marBottom w:val="0"/>
      <w:divBdr>
        <w:top w:val="none" w:sz="0" w:space="0" w:color="auto"/>
        <w:left w:val="none" w:sz="0" w:space="0" w:color="auto"/>
        <w:bottom w:val="none" w:sz="0" w:space="0" w:color="auto"/>
        <w:right w:val="none" w:sz="0" w:space="0" w:color="auto"/>
      </w:divBdr>
    </w:div>
    <w:div w:id="1349527490">
      <w:bodyDiv w:val="1"/>
      <w:marLeft w:val="0"/>
      <w:marRight w:val="0"/>
      <w:marTop w:val="0"/>
      <w:marBottom w:val="0"/>
      <w:divBdr>
        <w:top w:val="none" w:sz="0" w:space="0" w:color="auto"/>
        <w:left w:val="none" w:sz="0" w:space="0" w:color="auto"/>
        <w:bottom w:val="none" w:sz="0" w:space="0" w:color="auto"/>
        <w:right w:val="none" w:sz="0" w:space="0" w:color="auto"/>
      </w:divBdr>
    </w:div>
    <w:div w:id="1459685366">
      <w:bodyDiv w:val="1"/>
      <w:marLeft w:val="0"/>
      <w:marRight w:val="0"/>
      <w:marTop w:val="0"/>
      <w:marBottom w:val="0"/>
      <w:divBdr>
        <w:top w:val="none" w:sz="0" w:space="0" w:color="auto"/>
        <w:left w:val="none" w:sz="0" w:space="0" w:color="auto"/>
        <w:bottom w:val="none" w:sz="0" w:space="0" w:color="auto"/>
        <w:right w:val="none" w:sz="0" w:space="0" w:color="auto"/>
      </w:divBdr>
    </w:div>
    <w:div w:id="1472138504">
      <w:bodyDiv w:val="1"/>
      <w:marLeft w:val="0"/>
      <w:marRight w:val="0"/>
      <w:marTop w:val="0"/>
      <w:marBottom w:val="0"/>
      <w:divBdr>
        <w:top w:val="none" w:sz="0" w:space="0" w:color="auto"/>
        <w:left w:val="none" w:sz="0" w:space="0" w:color="auto"/>
        <w:bottom w:val="none" w:sz="0" w:space="0" w:color="auto"/>
        <w:right w:val="none" w:sz="0" w:space="0" w:color="auto"/>
      </w:divBdr>
    </w:div>
    <w:div w:id="1487279260">
      <w:bodyDiv w:val="1"/>
      <w:marLeft w:val="0"/>
      <w:marRight w:val="0"/>
      <w:marTop w:val="0"/>
      <w:marBottom w:val="0"/>
      <w:divBdr>
        <w:top w:val="none" w:sz="0" w:space="0" w:color="auto"/>
        <w:left w:val="none" w:sz="0" w:space="0" w:color="auto"/>
        <w:bottom w:val="none" w:sz="0" w:space="0" w:color="auto"/>
        <w:right w:val="none" w:sz="0" w:space="0" w:color="auto"/>
      </w:divBdr>
    </w:div>
    <w:div w:id="1492596922">
      <w:bodyDiv w:val="1"/>
      <w:marLeft w:val="0"/>
      <w:marRight w:val="0"/>
      <w:marTop w:val="0"/>
      <w:marBottom w:val="0"/>
      <w:divBdr>
        <w:top w:val="none" w:sz="0" w:space="0" w:color="auto"/>
        <w:left w:val="none" w:sz="0" w:space="0" w:color="auto"/>
        <w:bottom w:val="none" w:sz="0" w:space="0" w:color="auto"/>
        <w:right w:val="none" w:sz="0" w:space="0" w:color="auto"/>
      </w:divBdr>
    </w:div>
    <w:div w:id="1496646031">
      <w:bodyDiv w:val="1"/>
      <w:marLeft w:val="0"/>
      <w:marRight w:val="0"/>
      <w:marTop w:val="0"/>
      <w:marBottom w:val="0"/>
      <w:divBdr>
        <w:top w:val="none" w:sz="0" w:space="0" w:color="auto"/>
        <w:left w:val="none" w:sz="0" w:space="0" w:color="auto"/>
        <w:bottom w:val="none" w:sz="0" w:space="0" w:color="auto"/>
        <w:right w:val="none" w:sz="0" w:space="0" w:color="auto"/>
      </w:divBdr>
    </w:div>
    <w:div w:id="1498692509">
      <w:bodyDiv w:val="1"/>
      <w:marLeft w:val="0"/>
      <w:marRight w:val="0"/>
      <w:marTop w:val="0"/>
      <w:marBottom w:val="0"/>
      <w:divBdr>
        <w:top w:val="none" w:sz="0" w:space="0" w:color="auto"/>
        <w:left w:val="none" w:sz="0" w:space="0" w:color="auto"/>
        <w:bottom w:val="none" w:sz="0" w:space="0" w:color="auto"/>
        <w:right w:val="none" w:sz="0" w:space="0" w:color="auto"/>
      </w:divBdr>
      <w:divsChild>
        <w:div w:id="1325551130">
          <w:marLeft w:val="0"/>
          <w:marRight w:val="0"/>
          <w:marTop w:val="0"/>
          <w:marBottom w:val="0"/>
          <w:divBdr>
            <w:top w:val="none" w:sz="0" w:space="0" w:color="auto"/>
            <w:left w:val="none" w:sz="0" w:space="0" w:color="auto"/>
            <w:bottom w:val="none" w:sz="0" w:space="0" w:color="auto"/>
            <w:right w:val="none" w:sz="0" w:space="0" w:color="auto"/>
          </w:divBdr>
          <w:divsChild>
            <w:div w:id="7506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5656">
      <w:bodyDiv w:val="1"/>
      <w:marLeft w:val="0"/>
      <w:marRight w:val="0"/>
      <w:marTop w:val="0"/>
      <w:marBottom w:val="0"/>
      <w:divBdr>
        <w:top w:val="none" w:sz="0" w:space="0" w:color="auto"/>
        <w:left w:val="none" w:sz="0" w:space="0" w:color="auto"/>
        <w:bottom w:val="none" w:sz="0" w:space="0" w:color="auto"/>
        <w:right w:val="none" w:sz="0" w:space="0" w:color="auto"/>
      </w:divBdr>
    </w:div>
    <w:div w:id="1602377448">
      <w:bodyDiv w:val="1"/>
      <w:marLeft w:val="0"/>
      <w:marRight w:val="0"/>
      <w:marTop w:val="0"/>
      <w:marBottom w:val="0"/>
      <w:divBdr>
        <w:top w:val="none" w:sz="0" w:space="0" w:color="auto"/>
        <w:left w:val="none" w:sz="0" w:space="0" w:color="auto"/>
        <w:bottom w:val="none" w:sz="0" w:space="0" w:color="auto"/>
        <w:right w:val="none" w:sz="0" w:space="0" w:color="auto"/>
      </w:divBdr>
    </w:div>
    <w:div w:id="1607348583">
      <w:bodyDiv w:val="1"/>
      <w:marLeft w:val="0"/>
      <w:marRight w:val="0"/>
      <w:marTop w:val="0"/>
      <w:marBottom w:val="0"/>
      <w:divBdr>
        <w:top w:val="none" w:sz="0" w:space="0" w:color="auto"/>
        <w:left w:val="none" w:sz="0" w:space="0" w:color="auto"/>
        <w:bottom w:val="none" w:sz="0" w:space="0" w:color="auto"/>
        <w:right w:val="none" w:sz="0" w:space="0" w:color="auto"/>
      </w:divBdr>
    </w:div>
    <w:div w:id="1690177489">
      <w:bodyDiv w:val="1"/>
      <w:marLeft w:val="0"/>
      <w:marRight w:val="0"/>
      <w:marTop w:val="0"/>
      <w:marBottom w:val="0"/>
      <w:divBdr>
        <w:top w:val="none" w:sz="0" w:space="0" w:color="auto"/>
        <w:left w:val="none" w:sz="0" w:space="0" w:color="auto"/>
        <w:bottom w:val="none" w:sz="0" w:space="0" w:color="auto"/>
        <w:right w:val="none" w:sz="0" w:space="0" w:color="auto"/>
      </w:divBdr>
    </w:div>
    <w:div w:id="1695182431">
      <w:bodyDiv w:val="1"/>
      <w:marLeft w:val="0"/>
      <w:marRight w:val="0"/>
      <w:marTop w:val="0"/>
      <w:marBottom w:val="0"/>
      <w:divBdr>
        <w:top w:val="none" w:sz="0" w:space="0" w:color="auto"/>
        <w:left w:val="none" w:sz="0" w:space="0" w:color="auto"/>
        <w:bottom w:val="none" w:sz="0" w:space="0" w:color="auto"/>
        <w:right w:val="none" w:sz="0" w:space="0" w:color="auto"/>
      </w:divBdr>
    </w:div>
    <w:div w:id="1765297322">
      <w:bodyDiv w:val="1"/>
      <w:marLeft w:val="0"/>
      <w:marRight w:val="0"/>
      <w:marTop w:val="0"/>
      <w:marBottom w:val="0"/>
      <w:divBdr>
        <w:top w:val="none" w:sz="0" w:space="0" w:color="auto"/>
        <w:left w:val="none" w:sz="0" w:space="0" w:color="auto"/>
        <w:bottom w:val="none" w:sz="0" w:space="0" w:color="auto"/>
        <w:right w:val="none" w:sz="0" w:space="0" w:color="auto"/>
      </w:divBdr>
    </w:div>
    <w:div w:id="1775401083">
      <w:bodyDiv w:val="1"/>
      <w:marLeft w:val="0"/>
      <w:marRight w:val="0"/>
      <w:marTop w:val="0"/>
      <w:marBottom w:val="0"/>
      <w:divBdr>
        <w:top w:val="none" w:sz="0" w:space="0" w:color="auto"/>
        <w:left w:val="none" w:sz="0" w:space="0" w:color="auto"/>
        <w:bottom w:val="none" w:sz="0" w:space="0" w:color="auto"/>
        <w:right w:val="none" w:sz="0" w:space="0" w:color="auto"/>
      </w:divBdr>
    </w:div>
    <w:div w:id="1787044347">
      <w:bodyDiv w:val="1"/>
      <w:marLeft w:val="0"/>
      <w:marRight w:val="0"/>
      <w:marTop w:val="0"/>
      <w:marBottom w:val="0"/>
      <w:divBdr>
        <w:top w:val="none" w:sz="0" w:space="0" w:color="auto"/>
        <w:left w:val="none" w:sz="0" w:space="0" w:color="auto"/>
        <w:bottom w:val="none" w:sz="0" w:space="0" w:color="auto"/>
        <w:right w:val="none" w:sz="0" w:space="0" w:color="auto"/>
      </w:divBdr>
    </w:div>
    <w:div w:id="1829444340">
      <w:bodyDiv w:val="1"/>
      <w:marLeft w:val="0"/>
      <w:marRight w:val="0"/>
      <w:marTop w:val="0"/>
      <w:marBottom w:val="0"/>
      <w:divBdr>
        <w:top w:val="none" w:sz="0" w:space="0" w:color="auto"/>
        <w:left w:val="none" w:sz="0" w:space="0" w:color="auto"/>
        <w:bottom w:val="none" w:sz="0" w:space="0" w:color="auto"/>
        <w:right w:val="none" w:sz="0" w:space="0" w:color="auto"/>
      </w:divBdr>
    </w:div>
    <w:div w:id="1848132505">
      <w:bodyDiv w:val="1"/>
      <w:marLeft w:val="0"/>
      <w:marRight w:val="0"/>
      <w:marTop w:val="0"/>
      <w:marBottom w:val="0"/>
      <w:divBdr>
        <w:top w:val="none" w:sz="0" w:space="0" w:color="auto"/>
        <w:left w:val="none" w:sz="0" w:space="0" w:color="auto"/>
        <w:bottom w:val="none" w:sz="0" w:space="0" w:color="auto"/>
        <w:right w:val="none" w:sz="0" w:space="0" w:color="auto"/>
      </w:divBdr>
    </w:div>
    <w:div w:id="1854025243">
      <w:bodyDiv w:val="1"/>
      <w:marLeft w:val="0"/>
      <w:marRight w:val="0"/>
      <w:marTop w:val="0"/>
      <w:marBottom w:val="0"/>
      <w:divBdr>
        <w:top w:val="none" w:sz="0" w:space="0" w:color="auto"/>
        <w:left w:val="none" w:sz="0" w:space="0" w:color="auto"/>
        <w:bottom w:val="none" w:sz="0" w:space="0" w:color="auto"/>
        <w:right w:val="none" w:sz="0" w:space="0" w:color="auto"/>
      </w:divBdr>
    </w:div>
    <w:div w:id="1956253733">
      <w:bodyDiv w:val="1"/>
      <w:marLeft w:val="0"/>
      <w:marRight w:val="0"/>
      <w:marTop w:val="0"/>
      <w:marBottom w:val="0"/>
      <w:divBdr>
        <w:top w:val="none" w:sz="0" w:space="0" w:color="auto"/>
        <w:left w:val="none" w:sz="0" w:space="0" w:color="auto"/>
        <w:bottom w:val="none" w:sz="0" w:space="0" w:color="auto"/>
        <w:right w:val="none" w:sz="0" w:space="0" w:color="auto"/>
      </w:divBdr>
    </w:div>
    <w:div w:id="1993020092">
      <w:bodyDiv w:val="1"/>
      <w:marLeft w:val="0"/>
      <w:marRight w:val="0"/>
      <w:marTop w:val="0"/>
      <w:marBottom w:val="0"/>
      <w:divBdr>
        <w:top w:val="none" w:sz="0" w:space="0" w:color="auto"/>
        <w:left w:val="none" w:sz="0" w:space="0" w:color="auto"/>
        <w:bottom w:val="none" w:sz="0" w:space="0" w:color="auto"/>
        <w:right w:val="none" w:sz="0" w:space="0" w:color="auto"/>
      </w:divBdr>
    </w:div>
    <w:div w:id="2069567759">
      <w:bodyDiv w:val="1"/>
      <w:marLeft w:val="0"/>
      <w:marRight w:val="0"/>
      <w:marTop w:val="0"/>
      <w:marBottom w:val="0"/>
      <w:divBdr>
        <w:top w:val="none" w:sz="0" w:space="0" w:color="auto"/>
        <w:left w:val="none" w:sz="0" w:space="0" w:color="auto"/>
        <w:bottom w:val="none" w:sz="0" w:space="0" w:color="auto"/>
        <w:right w:val="none" w:sz="0" w:space="0" w:color="auto"/>
      </w:divBdr>
    </w:div>
    <w:div w:id="208969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7.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www.peppol.eu" TargetMode="External"/><Relationship Id="rId1" Type="http://schemas.openxmlformats.org/officeDocument/2006/relationships/hyperlink" Target="http://www.peppol.e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ummary xmlns="38ca6ff3-8692-406a-bcbd-91fe8f1629fe" xsi:nil="true"/>
    <lcf76f155ced4ddcb4097134ff3c332f xmlns="38ca6ff3-8692-406a-bcbd-91fe8f1629fe">
      <Terms xmlns="http://schemas.microsoft.com/office/infopath/2007/PartnerControls"/>
    </lcf76f155ced4ddcb4097134ff3c332f>
    <TaxCatchAll xmlns="694fc7c8-a271-466e-8696-8f21270a1628" xsi:nil="true"/>
    <Contents xmlns="38ca6ff3-8692-406a-bcbd-91fe8f1629fe" xsi:nil="true"/>
    <TaxKeywordTaxHTField xmlns="694fc7c8-a271-466e-8696-8f21270a1628">
      <Terms xmlns="http://schemas.microsoft.com/office/infopath/2007/PartnerControls"/>
    </TaxKeywordTaxHTField>
    <Documenttype xmlns="38ca6ff3-8692-406a-bcbd-91fe8f1629fe" xsi:nil="true"/>
    <Segment xmlns="38ca6ff3-8692-406a-bcbd-91fe8f1629fe" xsi:nil="true"/>
    <eInvoicingArea xmlns="38ca6ff3-8692-406a-bcbd-91fe8f1629f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7E1C8F3E417404D92D3A44A75786C32" ma:contentTypeVersion="27" ma:contentTypeDescription="Create a new document." ma:contentTypeScope="" ma:versionID="a24504a25e533217cd352c5212f25bfa">
  <xsd:schema xmlns:xsd="http://www.w3.org/2001/XMLSchema" xmlns:xs="http://www.w3.org/2001/XMLSchema" xmlns:p="http://schemas.microsoft.com/office/2006/metadata/properties" xmlns:ns2="38ca6ff3-8692-406a-bcbd-91fe8f1629fe" xmlns:ns3="694fc7c8-a271-466e-8696-8f21270a1628" targetNamespace="http://schemas.microsoft.com/office/2006/metadata/properties" ma:root="true" ma:fieldsID="2dbb78472ff04ddf379ffdfdc1e3ad23" ns2:_="" ns3:_="">
    <xsd:import namespace="38ca6ff3-8692-406a-bcbd-91fe8f1629fe"/>
    <xsd:import namespace="694fc7c8-a271-466e-8696-8f21270a162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Location"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element ref="ns2:Contents" minOccurs="0"/>
                <xsd:element ref="ns2:Summary" minOccurs="0"/>
                <xsd:element ref="ns2:Segment" minOccurs="0"/>
                <xsd:element ref="ns2:MediaServiceObjectDetectorVersions" minOccurs="0"/>
                <xsd:element ref="ns2:eInvoicingArea" minOccurs="0"/>
                <xsd:element ref="ns3:TaxKeywordTaxHTField" minOccurs="0"/>
                <xsd:element ref="ns2:MediaServiceSearchProperties" minOccurs="0"/>
                <xsd:element ref="ns2:Document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a6ff3-8692-406a-bcbd-91fe8f1629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hidden="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hidden="true" ma:internalName="MediaServiceOCR" ma:readOnly="true">
      <xsd:simpleType>
        <xsd:restriction base="dms:Note"/>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d3d766a-8f2e-4101-b24c-d4a22e3f1d12" ma:termSetId="09814cd3-568e-fe90-9814-8d621ff8fb84" ma:anchorId="fba54fb3-c3e1-fe81-a776-ca4b69148c4d" ma:open="true" ma:isKeyword="false">
      <xsd:complexType>
        <xsd:sequence>
          <xsd:element ref="pc:Terms" minOccurs="0" maxOccurs="1"/>
        </xsd:sequence>
      </xsd:complexType>
    </xsd:element>
    <xsd:element name="Contents" ma:index="24" nillable="true" ma:displayName="Contents" ma:format="Dropdown" ma:hidden="true" ma:internalName="Contents" ma:readOnly="false">
      <xsd:simpleType>
        <xsd:restriction base="dms:Note"/>
      </xsd:simpleType>
    </xsd:element>
    <xsd:element name="Summary" ma:index="25" nillable="true" ma:displayName="Summary" ma:format="Dropdown" ma:internalName="Summary">
      <xsd:simpleType>
        <xsd:restriction base="dms:Text">
          <xsd:maxLength value="255"/>
        </xsd:restriction>
      </xsd:simpleType>
    </xsd:element>
    <xsd:element name="Segment" ma:index="26" nillable="true" ma:displayName="Segment" ma:format="Dropdown" ma:internalName="Segment">
      <xsd:simpleType>
        <xsd:restriction base="dms:Choice">
          <xsd:enumeration value="Events"/>
          <xsd:enumeration value="Large Business"/>
          <xsd:enumeration value="Small Business"/>
          <xsd:enumeration value="DSP"/>
          <xsd:enumeration value="State/Territory Gov"/>
          <xsd:enumeration value="Local Gov"/>
          <xsd:enumeration value="Fed Gov"/>
        </xsd:restriction>
      </xsd:simple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element name="eInvoicingArea" ma:index="28" nillable="true" ma:displayName="eInvoicingArea" ma:description="Area in eInvoicing in which file belongs to" ma:format="Dropdown" ma:internalName="eInvoicingArea">
      <xsd:complexType>
        <xsd:complexContent>
          <xsd:extension base="dms:MultiChoice">
            <xsd:sequence>
              <xsd:element name="Value" maxOccurs="unbounded" minOccurs="0" nillable="true">
                <xsd:simpleType>
                  <xsd:restriction base="dms:Choice">
                    <xsd:enumeration value="Large Business"/>
                    <xsd:enumeration value="Small Business"/>
                    <xsd:enumeration value="Government"/>
                  </xsd:restriction>
                </xsd:simpleType>
              </xsd:element>
            </xsd:sequence>
          </xsd:extension>
        </xsd:complexContent>
      </xsd:complexType>
    </xsd:element>
    <xsd:element name="MediaServiceSearchProperties" ma:index="31" nillable="true" ma:displayName="MediaServiceSearchProperties" ma:hidden="true" ma:internalName="MediaServiceSearchProperties" ma:readOnly="true">
      <xsd:simpleType>
        <xsd:restriction base="dms:Note"/>
      </xsd:simpleType>
    </xsd:element>
    <xsd:element name="Documenttype" ma:index="32" nillable="true" ma:displayName="Document type" ma:description="What kind of information is this?" ma:format="Dropdown" ma:internalName="Documenttype">
      <xsd:complexType>
        <xsd:complexContent>
          <xsd:extension base="dms:MultiChoice">
            <xsd:sequence>
              <xsd:element name="Value" maxOccurs="unbounded" minOccurs="0" nillable="true">
                <xsd:simpleType>
                  <xsd:restriction base="dms:Choice">
                    <xsd:enumeration value="Admin"/>
                    <xsd:enumeration value="ATO report"/>
                    <xsd:enumeration value="Non-ATO report"/>
                    <xsd:enumeration value="Case study"/>
                    <xsd:enumeration value="Guidance"/>
                    <xsd:enumeration value="List"/>
                    <xsd:enumeration value="Note"/>
                    <xsd:enumeration value="Planning, Strategy &amp; Reporting"/>
                    <xsd:enumeration value="Presentation"/>
                    <xsd:enumeration value="Research"/>
                    <xsd:enumeration value="Web content"/>
                    <xsd:enumeration value="Other"/>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94fc7c8-a271-466e-8696-8f21270a1628" elementFormDefault="qualified">
    <xsd:import namespace="http://schemas.microsoft.com/office/2006/documentManagement/types"/>
    <xsd:import namespace="http://schemas.microsoft.com/office/infopath/2007/PartnerControls"/>
    <xsd:element name="SharedWithUsers" ma:index="19"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469c4c10-978d-4b09-a2f4-2bfe9eca3adb}" ma:internalName="TaxCatchAll" ma:readOnly="false" ma:showField="CatchAllData" ma:web="694fc7c8-a271-466e-8696-8f21270a1628">
      <xsd:complexType>
        <xsd:complexContent>
          <xsd:extension base="dms:MultiChoiceLookup">
            <xsd:sequence>
              <xsd:element name="Value" type="dms:Lookup" maxOccurs="unbounded" minOccurs="0" nillable="true"/>
            </xsd:sequence>
          </xsd:extension>
        </xsd:complexContent>
      </xsd:complexType>
    </xsd:element>
    <xsd:element name="TaxKeywordTaxHTField" ma:index="30" nillable="true" ma:taxonomy="true" ma:internalName="TaxKeywordTaxHTField" ma:taxonomyFieldName="TaxKeyword" ma:displayName="Enterprise Keywords" ma:fieldId="{23f27201-bee3-471e-b2e7-b64fd8b7ca38}" ma:taxonomyMulti="true" ma:sspId="2d3d766a-8f2e-4101-b24c-d4a22e3f1d12" ma:termSetId="00000000-0000-0000-0000-000000000000" ma:anchorId="00000000-0000-0000-0000-000000000000" ma:open="true" ma:isKeyword="tru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6C32FC0-9929-4A94-8A05-F0E5E005944C}">
  <ds:schemaRefs>
    <ds:schemaRef ds:uri="http://schemas.microsoft.com/office/2006/metadata/properties"/>
    <ds:schemaRef ds:uri="http://schemas.microsoft.com/office/infopath/2007/PartnerControls"/>
    <ds:schemaRef ds:uri="38ca6ff3-8692-406a-bcbd-91fe8f1629fe"/>
    <ds:schemaRef ds:uri="694fc7c8-a271-466e-8696-8f21270a1628"/>
  </ds:schemaRefs>
</ds:datastoreItem>
</file>

<file path=customXml/itemProps2.xml><?xml version="1.0" encoding="utf-8"?>
<ds:datastoreItem xmlns:ds="http://schemas.openxmlformats.org/officeDocument/2006/customXml" ds:itemID="{0B00D277-0029-4794-92FA-2E293AD3E294}">
  <ds:schemaRefs>
    <ds:schemaRef ds:uri="http://schemas.openxmlformats.org/officeDocument/2006/bibliography"/>
  </ds:schemaRefs>
</ds:datastoreItem>
</file>

<file path=customXml/itemProps3.xml><?xml version="1.0" encoding="utf-8"?>
<ds:datastoreItem xmlns:ds="http://schemas.openxmlformats.org/officeDocument/2006/customXml" ds:itemID="{B41683C5-22BD-4AB1-B6B0-A2457D2E3A51}">
  <ds:schemaRefs>
    <ds:schemaRef ds:uri="http://schemas.microsoft.com/sharepoint/v3/contenttype/forms"/>
  </ds:schemaRefs>
</ds:datastoreItem>
</file>

<file path=customXml/itemProps4.xml><?xml version="1.0" encoding="utf-8"?>
<ds:datastoreItem xmlns:ds="http://schemas.openxmlformats.org/officeDocument/2006/customXml" ds:itemID="{B9C7CA6C-3A33-443E-A6D1-8896E78987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ca6ff3-8692-406a-bcbd-91fe8f1629fe"/>
    <ds:schemaRef ds:uri="694fc7c8-a271-466e-8696-8f21270a16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6737</Words>
  <Characters>38401</Characters>
  <Application>Microsoft Office Word</Application>
  <DocSecurity>0</DocSecurity>
  <Lines>320</Lines>
  <Paragraphs>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Peppol Policy for use of Identifiers</vt:lpstr>
      <vt:lpstr>Title</vt:lpstr>
    </vt:vector>
  </TitlesOfParts>
  <Company/>
  <LinksUpToDate>false</LinksUpToDate>
  <CharactersWithSpaces>45048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Peppol Policy for use of Identifiers</dc:title>
  <dc:subject/>
  <dc:creator>OpenPeppol</dc:creator>
  <cp:keywords/>
  <dc:description/>
  <cp:lastModifiedBy>PH</cp:lastModifiedBy>
  <cp:revision>234</cp:revision>
  <cp:lastPrinted>2024-10-03T17:17:00Z</cp:lastPrinted>
  <dcterms:created xsi:type="dcterms:W3CDTF">2024-10-01T11:29:00Z</dcterms:created>
  <dcterms:modified xsi:type="dcterms:W3CDTF">2024-11-11T21:13:00Z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0x010100E7E1C8F3E417404D92D3A44A75786C32</vt:lpwstr>
  </property>
  <property fmtid="{D5CDD505-2E9C-101B-9397-08002B2CF9AE}" pid="3" name="TaxKeyword">
    <vt:lpwstr/>
  </property>
  <property fmtid="{D5CDD505-2E9C-101B-9397-08002B2CF9AE}" pid="4" name="MediaServiceImageTags">
    <vt:lpwstr/>
  </property>
</Properties>
</file>